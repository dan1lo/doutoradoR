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DEA9A" w14:textId="1DF4F519" w:rsidR="00113FAA" w:rsidRDefault="00113FAA" w:rsidP="00113FAA">
      <w:pPr>
        <w:jc w:val="center"/>
        <w:rPr>
          <w:rFonts w:ascii="Arial Black" w:hAnsi="Arial Black"/>
          <w:color w:val="808080"/>
        </w:rPr>
      </w:pPr>
      <w:r>
        <w:rPr>
          <w:rFonts w:ascii="Arial Black" w:hAnsi="Arial Black"/>
          <w:noProof/>
          <w:color w:val="808080"/>
          <w:lang w:val="en-US"/>
        </w:rPr>
        <w:drawing>
          <wp:inline distT="0" distB="0" distL="0" distR="0" wp14:anchorId="50B3486A" wp14:editId="08EDF728">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0EDD482"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4EFE72C4" w14:textId="77777777" w:rsidR="00113FAA" w:rsidRDefault="00113FAA" w:rsidP="00113FAA"/>
    <w:p w14:paraId="1285A67E" w14:textId="77777777" w:rsidR="00113FAA" w:rsidRDefault="00113FAA" w:rsidP="00113FAA"/>
    <w:p w14:paraId="2C50E8B8" w14:textId="77777777" w:rsidR="00113FAA" w:rsidRDefault="00113FAA" w:rsidP="00113FAA">
      <w:pPr>
        <w:pStyle w:val="Cabealho"/>
      </w:pPr>
    </w:p>
    <w:p w14:paraId="36FCB67B" w14:textId="77777777" w:rsidR="00113FAA" w:rsidRDefault="00113FAA" w:rsidP="00113FAA"/>
    <w:p w14:paraId="17F16C25" w14:textId="77777777" w:rsidR="00113FAA" w:rsidRDefault="00113FAA" w:rsidP="00113FAA">
      <w:pPr>
        <w:pStyle w:val="Cabealho"/>
      </w:pPr>
    </w:p>
    <w:p w14:paraId="23CE8AA7" w14:textId="77777777" w:rsidR="00113FAA" w:rsidRDefault="00113FAA" w:rsidP="00113FAA"/>
    <w:p w14:paraId="45A9FFE2" w14:textId="77777777" w:rsidR="00113FAA" w:rsidRDefault="00113FAA" w:rsidP="00113FAA"/>
    <w:p w14:paraId="25CA6B6D" w14:textId="77777777" w:rsidR="00113FAA" w:rsidRDefault="00113FAA" w:rsidP="00113FAA"/>
    <w:p w14:paraId="618804C5" w14:textId="4E18B3B7" w:rsidR="00113FAA" w:rsidRPr="00F5469F" w:rsidRDefault="00113FAA" w:rsidP="00113FAA">
      <w:pPr>
        <w:jc w:val="center"/>
        <w:rPr>
          <w:rFonts w:cs="Arial"/>
        </w:rPr>
      </w:pPr>
      <w:r>
        <w:rPr>
          <w:rFonts w:cs="Arial"/>
          <w:b/>
        </w:rPr>
        <w:t>Danilo Monteiro Ribeiro</w:t>
      </w:r>
    </w:p>
    <w:p w14:paraId="3A2BE10B" w14:textId="77777777" w:rsidR="00113FAA" w:rsidRPr="00F5469F" w:rsidRDefault="00113FAA" w:rsidP="00113FAA"/>
    <w:p w14:paraId="406536EB" w14:textId="77777777" w:rsidR="00113FAA" w:rsidRDefault="00113FAA" w:rsidP="00113FAA"/>
    <w:p w14:paraId="05F899A2" w14:textId="77777777" w:rsidR="00113FAA" w:rsidRDefault="00113FAA" w:rsidP="00113FAA"/>
    <w:p w14:paraId="2D2AA189" w14:textId="77777777" w:rsidR="00113FAA" w:rsidRPr="00F5469F" w:rsidRDefault="00113FAA" w:rsidP="00113FAA"/>
    <w:p w14:paraId="5783DBC3" w14:textId="77777777" w:rsidR="00113FAA" w:rsidRPr="00F5469F" w:rsidRDefault="00113FAA" w:rsidP="00113FAA"/>
    <w:p w14:paraId="78929D41"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D4488" w14:paraId="1958C145" w14:textId="77777777" w:rsidTr="004E4C2D">
        <w:trPr>
          <w:trHeight w:val="2797"/>
          <w:jc w:val="center"/>
        </w:trPr>
        <w:tc>
          <w:tcPr>
            <w:tcW w:w="7655" w:type="dxa"/>
          </w:tcPr>
          <w:p w14:paraId="759F9798" w14:textId="32D16A98" w:rsidR="00113FAA" w:rsidRPr="00475076" w:rsidRDefault="001D4488" w:rsidP="00113FAA">
            <w:pPr>
              <w:pStyle w:val="PhD-CoverTitle"/>
              <w:rPr>
                <w:lang w:val="en-US"/>
              </w:rPr>
            </w:pPr>
            <w:sdt>
              <w:sdtPr>
                <w:rPr>
                  <w:rFonts w:ascii="Arial" w:hAnsi="Arial" w:cs="Arial"/>
                  <w:sz w:val="24"/>
                  <w:szCs w:val="24"/>
                  <w:lang w:val="en-US"/>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550AE0">
                  <w:rPr>
                    <w:rFonts w:ascii="Arial" w:hAnsi="Arial" w:cs="Arial"/>
                    <w:sz w:val="24"/>
                    <w:szCs w:val="24"/>
                    <w:lang w:val="en-US"/>
                  </w:rPr>
                  <w:t>THE RELATIONSHIPS BETWEEN INDIVIDUAL ADAPTATION, JOB SATISFACTION AND JOB BURNOUT IN SOFTWARE ENGINEERING</w:t>
                </w:r>
              </w:sdtContent>
            </w:sdt>
          </w:p>
          <w:p w14:paraId="11D64FD1" w14:textId="3FCAF165" w:rsidR="00113FAA" w:rsidRDefault="00113FAA" w:rsidP="00113FAA">
            <w:pPr>
              <w:pStyle w:val="Corpodetexto2"/>
              <w:jc w:val="center"/>
              <w:rPr>
                <w:rFonts w:cs="Arial"/>
                <w:b/>
                <w:lang w:val="en-US"/>
              </w:rPr>
            </w:pPr>
            <w:r w:rsidRPr="00113FAA">
              <w:rPr>
                <w:rFonts w:cs="Arial"/>
                <w:b/>
                <w:lang w:val="en-US"/>
              </w:rPr>
              <w:t xml:space="preserve"> </w:t>
            </w:r>
          </w:p>
          <w:p w14:paraId="1ABB2A76" w14:textId="77777777" w:rsidR="00113FAA" w:rsidRPr="00113FAA" w:rsidRDefault="00113FAA" w:rsidP="004E4C2D">
            <w:pPr>
              <w:rPr>
                <w:lang w:val="en-US"/>
              </w:rPr>
            </w:pPr>
          </w:p>
        </w:tc>
      </w:tr>
    </w:tbl>
    <w:p w14:paraId="7CFB23B8" w14:textId="77777777" w:rsidR="00113FAA" w:rsidRPr="00113FAA" w:rsidRDefault="001D4488" w:rsidP="00113FAA">
      <w:pPr>
        <w:rPr>
          <w:lang w:val="en-US"/>
        </w:rPr>
      </w:pPr>
      <w:r>
        <w:rPr>
          <w:noProof/>
        </w:rPr>
        <w:object w:dxaOrig="1440" w:dyaOrig="1440" w14:anchorId="2E44EC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alt="" style="position:absolute;left:0;text-align:left;margin-left:213pt;margin-top:1.35pt;width:28.8pt;height:40.6pt;z-index:251660288;visibility:visible;mso-wrap-edited:f;mso-width-percent:0;mso-height-percent:0;mso-position-horizontal-relative:text;mso-position-vertical-relative:text;mso-width-percent:0;mso-height-percent:0" o:allowincell="f" fillcolor="maroon" strokeweight="0">
            <v:imagedata r:id="rId12" o:title=""/>
          </v:shape>
          <o:OLEObject Type="Embed" ProgID="Word.Picture.8" ShapeID="Figura 4" DrawAspect="Content" ObjectID="_1662043317" r:id="rId13"/>
        </w:object>
      </w:r>
    </w:p>
    <w:p w14:paraId="499637C3" w14:textId="77777777" w:rsidR="00113FAA" w:rsidRPr="00113FAA" w:rsidRDefault="00113FAA" w:rsidP="00113FAA">
      <w:pPr>
        <w:rPr>
          <w:lang w:val="en-US"/>
        </w:rPr>
      </w:pPr>
    </w:p>
    <w:p w14:paraId="22E61FAA" w14:textId="77777777" w:rsidR="00113FAA" w:rsidRPr="00113FAA" w:rsidRDefault="00113FAA" w:rsidP="00113FAA">
      <w:pPr>
        <w:rPr>
          <w:lang w:val="en-US"/>
        </w:rPr>
      </w:pPr>
    </w:p>
    <w:p w14:paraId="71597ED8" w14:textId="77777777" w:rsidR="00113FAA" w:rsidRPr="00113FAA" w:rsidRDefault="00113FAA" w:rsidP="00113FAA">
      <w:pPr>
        <w:pStyle w:val="Cabealho"/>
        <w:rPr>
          <w:lang w:val="en-US"/>
        </w:rPr>
      </w:pPr>
    </w:p>
    <w:p w14:paraId="11640641" w14:textId="77777777" w:rsidR="00113FAA" w:rsidRDefault="00113FAA" w:rsidP="00113FAA">
      <w:pPr>
        <w:jc w:val="center"/>
        <w:rPr>
          <w:sz w:val="16"/>
        </w:rPr>
      </w:pPr>
      <w:r>
        <w:rPr>
          <w:sz w:val="16"/>
        </w:rPr>
        <w:t>Universidade Federal de Pernambuco</w:t>
      </w:r>
    </w:p>
    <w:p w14:paraId="4550A0BD" w14:textId="77777777" w:rsidR="00113FAA" w:rsidRDefault="00113FAA" w:rsidP="00113FAA">
      <w:pPr>
        <w:jc w:val="center"/>
        <w:rPr>
          <w:sz w:val="16"/>
        </w:rPr>
      </w:pPr>
      <w:r>
        <w:rPr>
          <w:sz w:val="16"/>
        </w:rPr>
        <w:t>posgraduacao@cin.ufpe.br</w:t>
      </w:r>
    </w:p>
    <w:p w14:paraId="4133442F" w14:textId="77777777" w:rsidR="00113FAA" w:rsidRPr="00430EBF" w:rsidRDefault="00113FAA" w:rsidP="00113FAA">
      <w:pPr>
        <w:jc w:val="center"/>
        <w:rPr>
          <w:sz w:val="16"/>
        </w:rPr>
      </w:pPr>
      <w:r>
        <w:rPr>
          <w:sz w:val="16"/>
        </w:rPr>
        <w:t>www.cin.ufpe.br/~posgraduacao</w:t>
      </w:r>
    </w:p>
    <w:p w14:paraId="66CB8A86" w14:textId="77777777" w:rsidR="00113FAA" w:rsidRDefault="00113FAA" w:rsidP="00113FAA">
      <w:pPr>
        <w:pStyle w:val="Cabealho"/>
        <w:jc w:val="center"/>
      </w:pPr>
    </w:p>
    <w:p w14:paraId="298E3383" w14:textId="77777777" w:rsidR="00113FAA" w:rsidRPr="00F5469F" w:rsidRDefault="00113FAA" w:rsidP="00113FAA">
      <w:pPr>
        <w:pStyle w:val="Cabealho"/>
        <w:jc w:val="center"/>
        <w:rPr>
          <w:rFonts w:cs="Arial"/>
        </w:rPr>
      </w:pPr>
      <w:r w:rsidRPr="00F5469F">
        <w:rPr>
          <w:rFonts w:cs="Arial"/>
        </w:rPr>
        <w:t>Recife</w:t>
      </w:r>
    </w:p>
    <w:p w14:paraId="4F5AF398" w14:textId="27EA2BBA" w:rsidR="00113FAA" w:rsidRPr="00113FAA" w:rsidRDefault="00113FAA" w:rsidP="00113FAA">
      <w:pPr>
        <w:pStyle w:val="Cabealho"/>
        <w:jc w:val="center"/>
        <w:rPr>
          <w:rFonts w:cs="Arial"/>
          <w:lang w:val="en-US"/>
        </w:rPr>
      </w:pPr>
      <w:r w:rsidRPr="00113FAA">
        <w:rPr>
          <w:rFonts w:cs="Arial"/>
          <w:lang w:val="en-US"/>
        </w:rPr>
        <w:t>2020</w:t>
      </w:r>
    </w:p>
    <w:p w14:paraId="6F3FE13D" w14:textId="77777777" w:rsidR="00113FAA" w:rsidRPr="00113FAA" w:rsidRDefault="00113FAA" w:rsidP="00113FAA">
      <w:pPr>
        <w:rPr>
          <w:rFonts w:eastAsia="Calibri" w:cs="Arial"/>
          <w:caps/>
          <w:lang w:val="en-US"/>
        </w:rPr>
      </w:pPr>
    </w:p>
    <w:p w14:paraId="00B0C4E5" w14:textId="667B26A4" w:rsidR="00113FAA" w:rsidRPr="00113FAA" w:rsidRDefault="00113FAA" w:rsidP="00113FAA">
      <w:pPr>
        <w:pStyle w:val="Capa-FolhaDeRosto"/>
        <w:rPr>
          <w:rFonts w:cs="Arial"/>
          <w:b w:val="0"/>
          <w:szCs w:val="24"/>
          <w:lang w:val="en-US"/>
        </w:rPr>
      </w:pPr>
      <w:r w:rsidRPr="00113FAA">
        <w:rPr>
          <w:rFonts w:cs="Arial"/>
          <w:b w:val="0"/>
          <w:szCs w:val="24"/>
          <w:lang w:val="en-US"/>
        </w:rPr>
        <w:t>danilo monteiro ribeiro</w:t>
      </w:r>
    </w:p>
    <w:p w14:paraId="187E2FAE" w14:textId="77777777" w:rsidR="00113FAA" w:rsidRPr="00113FAA" w:rsidRDefault="00113FAA" w:rsidP="00113FAA">
      <w:pPr>
        <w:pStyle w:val="Capa-FolhaDeRosto"/>
        <w:rPr>
          <w:rFonts w:cs="Arial"/>
          <w:b w:val="0"/>
          <w:szCs w:val="24"/>
          <w:lang w:val="en-US"/>
        </w:rPr>
      </w:pPr>
    </w:p>
    <w:p w14:paraId="3BF7D950" w14:textId="77777777" w:rsidR="00113FAA" w:rsidRPr="00113FAA" w:rsidRDefault="00113FAA" w:rsidP="00113FAA">
      <w:pPr>
        <w:pStyle w:val="Capa-FolhaDeRosto"/>
        <w:rPr>
          <w:rFonts w:cs="Arial"/>
          <w:b w:val="0"/>
          <w:szCs w:val="24"/>
          <w:lang w:val="en-US"/>
        </w:rPr>
      </w:pPr>
    </w:p>
    <w:p w14:paraId="2E58B2C2" w14:textId="77777777" w:rsidR="00113FAA" w:rsidRPr="00113FAA" w:rsidRDefault="00113FAA" w:rsidP="00113FAA">
      <w:pPr>
        <w:pStyle w:val="Capa-FolhaDeRosto"/>
        <w:rPr>
          <w:rFonts w:cs="Arial"/>
          <w:b w:val="0"/>
          <w:szCs w:val="24"/>
          <w:lang w:val="en-US"/>
        </w:rPr>
      </w:pPr>
    </w:p>
    <w:p w14:paraId="1BCE92CC" w14:textId="77777777" w:rsidR="00113FAA" w:rsidRPr="00113FAA" w:rsidRDefault="00113FAA" w:rsidP="00113FAA">
      <w:pPr>
        <w:pStyle w:val="Capa-FolhaDeRosto"/>
        <w:rPr>
          <w:rFonts w:cs="Arial"/>
          <w:b w:val="0"/>
          <w:szCs w:val="24"/>
          <w:lang w:val="en-US"/>
        </w:rPr>
      </w:pPr>
    </w:p>
    <w:p w14:paraId="5EE2592D" w14:textId="77777777" w:rsidR="00113FAA" w:rsidRPr="00113FAA" w:rsidRDefault="00113FAA" w:rsidP="00113FAA">
      <w:pPr>
        <w:pStyle w:val="Capa-FolhaDeRosto"/>
        <w:rPr>
          <w:rFonts w:cs="Arial"/>
          <w:b w:val="0"/>
          <w:szCs w:val="24"/>
          <w:lang w:val="en-US"/>
        </w:rPr>
      </w:pPr>
    </w:p>
    <w:p w14:paraId="46190D0D" w14:textId="23FAAEC3" w:rsidR="00113FAA" w:rsidRPr="00113FAA" w:rsidRDefault="001D4488" w:rsidP="00113FAA">
      <w:pPr>
        <w:pStyle w:val="PhD-CoverTitle"/>
        <w:rPr>
          <w:rFonts w:ascii="Arial" w:hAnsi="Arial" w:cs="Arial"/>
          <w:sz w:val="24"/>
          <w:szCs w:val="24"/>
          <w:lang w:val="en-US"/>
        </w:rPr>
      </w:pPr>
      <w:sdt>
        <w:sdtPr>
          <w:rPr>
            <w:rFonts w:ascii="Arial" w:hAnsi="Arial" w:cs="Arial"/>
            <w:sz w:val="24"/>
            <w:szCs w:val="24"/>
            <w:lang w:val="en-US"/>
          </w:rPr>
          <w:alias w:val="Title"/>
          <w:tag w:val=""/>
          <w:id w:val="990678740"/>
          <w:placeholder>
            <w:docPart w:val="6FBEC776400146FF808C38BDC514E43E"/>
          </w:placeholder>
          <w:dataBinding w:prefixMappings="xmlns:ns0='http://purl.org/dc/elements/1.1/' xmlns:ns1='http://schemas.openxmlformats.org/package/2006/metadata/core-properties' " w:xpath="/ns1:coreProperties[1]/ns0:title[1]" w:storeItemID="{6C3C8BC8-F283-45AE-878A-BAB7291924A1}"/>
          <w:text/>
        </w:sdtPr>
        <w:sdtContent>
          <w:r w:rsidR="00550AE0">
            <w:rPr>
              <w:rFonts w:ascii="Arial" w:hAnsi="Arial" w:cs="Arial"/>
              <w:sz w:val="24"/>
              <w:szCs w:val="24"/>
              <w:lang w:val="en-US"/>
            </w:rPr>
            <w:t>THE RELATIONSHIPS BETWEEN INDIVIDUAL ADAPTATION, JOB SATISFACTION AND JOB BURNOUT IN SOFTWARE ENGINEERING</w:t>
          </w:r>
        </w:sdtContent>
      </w:sdt>
    </w:p>
    <w:p w14:paraId="5C65B9A7" w14:textId="77777777" w:rsidR="00113FAA" w:rsidRPr="00113FAA" w:rsidRDefault="00113FAA" w:rsidP="00113FAA">
      <w:pPr>
        <w:pStyle w:val="Capa-FolhaDeRosto"/>
        <w:rPr>
          <w:rFonts w:cs="Arial"/>
          <w:b w:val="0"/>
          <w:szCs w:val="24"/>
          <w:lang w:val="en-US"/>
        </w:rPr>
      </w:pPr>
    </w:p>
    <w:p w14:paraId="4590137C" w14:textId="77777777" w:rsidR="00113FAA" w:rsidRPr="00113FAA" w:rsidRDefault="00113FAA" w:rsidP="00113FAA">
      <w:pPr>
        <w:pStyle w:val="Capa-FolhaDeRosto"/>
        <w:rPr>
          <w:rFonts w:cs="Arial"/>
          <w:b w:val="0"/>
          <w:szCs w:val="24"/>
          <w:lang w:val="en-US"/>
        </w:rPr>
      </w:pPr>
    </w:p>
    <w:p w14:paraId="43485164" w14:textId="77777777" w:rsidR="00113FAA" w:rsidRPr="00113FAA" w:rsidRDefault="00113FAA" w:rsidP="00113FAA">
      <w:pPr>
        <w:pStyle w:val="Capa-FolhaDeRosto"/>
        <w:rPr>
          <w:rFonts w:cs="Arial"/>
          <w:b w:val="0"/>
          <w:szCs w:val="24"/>
          <w:lang w:val="en-US"/>
        </w:rPr>
      </w:pPr>
    </w:p>
    <w:p w14:paraId="48673EE5" w14:textId="77777777" w:rsidR="00113FAA" w:rsidRPr="00113FAA" w:rsidRDefault="00113FAA" w:rsidP="00113FAA">
      <w:pPr>
        <w:pStyle w:val="Capa-FolhaDeRosto"/>
        <w:rPr>
          <w:rFonts w:cs="Arial"/>
          <w:b w:val="0"/>
          <w:szCs w:val="24"/>
          <w:lang w:val="en-US"/>
        </w:rPr>
      </w:pPr>
    </w:p>
    <w:p w14:paraId="3BE4C1AA" w14:textId="77777777" w:rsidR="00113FAA" w:rsidRPr="00113FAA" w:rsidRDefault="00113FAA" w:rsidP="00113FAA">
      <w:pPr>
        <w:pStyle w:val="Capa-FolhaDeRosto"/>
        <w:rPr>
          <w:rFonts w:cs="Arial"/>
          <w:b w:val="0"/>
          <w:szCs w:val="24"/>
          <w:lang w:val="en-US"/>
        </w:rPr>
      </w:pPr>
    </w:p>
    <w:p w14:paraId="51E674DE" w14:textId="77777777" w:rsidR="00113FAA" w:rsidRPr="00113FAA" w:rsidRDefault="00113FAA" w:rsidP="00113FAA">
      <w:pPr>
        <w:pStyle w:val="Capa-FolhaDeRosto"/>
        <w:rPr>
          <w:rFonts w:cs="Arial"/>
          <w:b w:val="0"/>
          <w:szCs w:val="24"/>
          <w:lang w:val="en-US"/>
        </w:rPr>
      </w:pPr>
    </w:p>
    <w:p w14:paraId="111E47E3"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51B87DC5" w14:textId="77777777" w:rsidR="00113FAA" w:rsidRPr="00175A08" w:rsidRDefault="00113FAA" w:rsidP="00113FAA">
      <w:pPr>
        <w:pStyle w:val="CF-NaturezadoTrabalho-Orientador"/>
        <w:spacing w:line="360" w:lineRule="auto"/>
        <w:rPr>
          <w:rFonts w:cs="Arial"/>
          <w:szCs w:val="24"/>
        </w:rPr>
      </w:pPr>
    </w:p>
    <w:p w14:paraId="2DBDD226" w14:textId="5AF36982"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633BEA4" w14:textId="77777777" w:rsidR="00113FAA" w:rsidRPr="00175A08" w:rsidRDefault="00113FAA" w:rsidP="00113FAA">
      <w:pPr>
        <w:pStyle w:val="CF-NaturezadoTrabalho-Orientador"/>
        <w:spacing w:line="360" w:lineRule="auto"/>
        <w:rPr>
          <w:rFonts w:cs="Arial"/>
          <w:szCs w:val="24"/>
        </w:rPr>
      </w:pPr>
    </w:p>
    <w:p w14:paraId="6A257450" w14:textId="2B70B112"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39EC1FFE" w14:textId="3E9D2183" w:rsidR="00113FAA" w:rsidRDefault="00F90616" w:rsidP="00361820">
      <w:pPr>
        <w:pStyle w:val="CF-NaturezadoTrabalho-Orientador"/>
        <w:spacing w:line="360" w:lineRule="auto"/>
        <w:ind w:left="0"/>
        <w:rPr>
          <w:rFonts w:cs="Arial"/>
          <w:b/>
          <w:szCs w:val="24"/>
        </w:rPr>
      </w:pPr>
      <w:proofErr w:type="spellStart"/>
      <w:r>
        <w:rPr>
          <w:rFonts w:cs="Arial"/>
          <w:b/>
          <w:szCs w:val="24"/>
        </w:rPr>
        <w:t>Co-</w:t>
      </w:r>
      <w:r w:rsidRPr="00175A08">
        <w:rPr>
          <w:rFonts w:cs="Arial"/>
          <w:b/>
          <w:szCs w:val="24"/>
        </w:rPr>
        <w:t>Orientador</w:t>
      </w:r>
      <w:proofErr w:type="spellEnd"/>
      <w:r w:rsidRPr="00584F5E">
        <w:rPr>
          <w:rFonts w:cs="Arial"/>
          <w:szCs w:val="24"/>
        </w:rPr>
        <w:t>:</w:t>
      </w:r>
      <w:r w:rsidRPr="00175A08">
        <w:rPr>
          <w:rFonts w:cs="Arial"/>
          <w:szCs w:val="24"/>
        </w:rPr>
        <w:t xml:space="preserve"> Prof. Dr. </w:t>
      </w:r>
      <w:r>
        <w:rPr>
          <w:rFonts w:cs="Arial"/>
          <w:szCs w:val="24"/>
        </w:rPr>
        <w:t>José Jorge Lima Dias Junior</w:t>
      </w:r>
    </w:p>
    <w:p w14:paraId="32942193" w14:textId="77777777" w:rsidR="00113FAA" w:rsidRPr="00175A08" w:rsidRDefault="00113FAA" w:rsidP="00113FAA">
      <w:pPr>
        <w:pStyle w:val="CF-NaturezadoTrabalho-Orientador"/>
        <w:rPr>
          <w:rFonts w:cs="Arial"/>
          <w:szCs w:val="24"/>
        </w:rPr>
      </w:pPr>
    </w:p>
    <w:p w14:paraId="76D51F6A" w14:textId="77777777" w:rsidR="00113FAA" w:rsidRPr="00175A08" w:rsidRDefault="00113FAA" w:rsidP="00113FAA">
      <w:pPr>
        <w:pStyle w:val="Capa-FolhaDeRosto"/>
        <w:rPr>
          <w:rFonts w:cs="Arial"/>
          <w:b w:val="0"/>
          <w:szCs w:val="24"/>
        </w:rPr>
      </w:pPr>
    </w:p>
    <w:p w14:paraId="69232F26" w14:textId="77777777" w:rsidR="00113FAA" w:rsidRDefault="00113FAA" w:rsidP="00113FAA">
      <w:pPr>
        <w:pStyle w:val="Capa-FolhaDeRosto"/>
        <w:rPr>
          <w:rFonts w:cs="Arial"/>
          <w:b w:val="0"/>
          <w:szCs w:val="24"/>
        </w:rPr>
      </w:pPr>
    </w:p>
    <w:p w14:paraId="05D4B893" w14:textId="77777777" w:rsidR="00113FAA" w:rsidRPr="00175A08" w:rsidRDefault="00113FAA" w:rsidP="00113FAA">
      <w:pPr>
        <w:pStyle w:val="Capa-FolhaDeRosto"/>
        <w:rPr>
          <w:rFonts w:cs="Arial"/>
          <w:b w:val="0"/>
          <w:szCs w:val="24"/>
        </w:rPr>
      </w:pPr>
    </w:p>
    <w:p w14:paraId="4CB984DE" w14:textId="77777777" w:rsidR="00113FAA" w:rsidRPr="00175A08" w:rsidRDefault="00113FAA" w:rsidP="00113FAA">
      <w:pPr>
        <w:pStyle w:val="Capa-FolhaDeRosto"/>
        <w:rPr>
          <w:rFonts w:cs="Arial"/>
          <w:b w:val="0"/>
          <w:szCs w:val="24"/>
        </w:rPr>
      </w:pPr>
    </w:p>
    <w:p w14:paraId="042B0B99" w14:textId="77777777" w:rsidR="00113FAA" w:rsidRPr="00175A08" w:rsidRDefault="00113FAA" w:rsidP="00113FAA">
      <w:pPr>
        <w:pStyle w:val="Capa-FolhaDeRosto"/>
        <w:rPr>
          <w:rFonts w:cs="Arial"/>
          <w:b w:val="0"/>
          <w:szCs w:val="24"/>
        </w:rPr>
      </w:pPr>
    </w:p>
    <w:p w14:paraId="0268A2FC" w14:textId="77777777" w:rsidR="00113FAA" w:rsidRPr="00175A08" w:rsidRDefault="00113FAA" w:rsidP="00113FAA">
      <w:pPr>
        <w:pStyle w:val="Capa-FolhaDeRosto"/>
        <w:rPr>
          <w:rFonts w:cs="Arial"/>
          <w:b w:val="0"/>
          <w:szCs w:val="24"/>
        </w:rPr>
      </w:pPr>
    </w:p>
    <w:p w14:paraId="03414C15" w14:textId="77777777" w:rsidR="00113FAA" w:rsidRPr="00175A08" w:rsidRDefault="00113FAA" w:rsidP="00113FAA">
      <w:pPr>
        <w:pStyle w:val="Capa-FolhaDeRosto"/>
        <w:rPr>
          <w:rFonts w:cs="Arial"/>
          <w:b w:val="0"/>
          <w:szCs w:val="24"/>
        </w:rPr>
      </w:pPr>
    </w:p>
    <w:p w14:paraId="7B106D63"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04162CD" w14:textId="1F5C2FF5" w:rsidR="00113FAA" w:rsidRDefault="00113FAA" w:rsidP="00113FAA">
      <w:pPr>
        <w:jc w:val="center"/>
        <w:rPr>
          <w:rFonts w:ascii="Calibri" w:hAnsi="Calibri" w:cs="Times"/>
          <w:b/>
        </w:rPr>
      </w:pPr>
      <w:r>
        <w:rPr>
          <w:rFonts w:cs="Arial"/>
        </w:rPr>
        <w:t>2020</w:t>
      </w:r>
    </w:p>
    <w:p w14:paraId="39090738" w14:textId="2EA899E1" w:rsidR="00113FAA" w:rsidRDefault="00113FAA" w:rsidP="00113FAA">
      <w:pPr>
        <w:pStyle w:val="Capa-FolhaDeRosto"/>
        <w:rPr>
          <w:rFonts w:cs="Arial"/>
          <w:b w:val="0"/>
          <w:szCs w:val="24"/>
        </w:rPr>
      </w:pPr>
    </w:p>
    <w:p w14:paraId="6348C5C8" w14:textId="77777777" w:rsidR="00113FAA" w:rsidRPr="00175A08" w:rsidRDefault="00113FAA" w:rsidP="00113FAA">
      <w:pPr>
        <w:pStyle w:val="Capa-FolhaDeRosto"/>
        <w:rPr>
          <w:rFonts w:cs="Arial"/>
          <w:b w:val="0"/>
          <w:szCs w:val="24"/>
        </w:rPr>
      </w:pPr>
    </w:p>
    <w:p w14:paraId="79D87A1F" w14:textId="77777777" w:rsidR="00113FAA" w:rsidRPr="00175A08" w:rsidRDefault="00113FAA" w:rsidP="00113FAA">
      <w:pPr>
        <w:pStyle w:val="Capa-FolhaDeRosto"/>
        <w:rPr>
          <w:rFonts w:cs="Arial"/>
          <w:b w:val="0"/>
          <w:szCs w:val="24"/>
        </w:rPr>
      </w:pPr>
    </w:p>
    <w:p w14:paraId="00D1E9C2" w14:textId="77777777" w:rsidR="00113FAA" w:rsidRPr="00175A08" w:rsidRDefault="00113FAA" w:rsidP="00113FAA">
      <w:pPr>
        <w:pStyle w:val="Capa-FolhaDeRosto"/>
        <w:rPr>
          <w:rFonts w:cs="Arial"/>
          <w:b w:val="0"/>
          <w:szCs w:val="24"/>
        </w:rPr>
      </w:pPr>
    </w:p>
    <w:p w14:paraId="10015992" w14:textId="77777777" w:rsidR="00113FAA" w:rsidRPr="00175A08" w:rsidRDefault="00113FAA" w:rsidP="00113FAA">
      <w:pPr>
        <w:pStyle w:val="Capa-FolhaDeRosto"/>
        <w:rPr>
          <w:rFonts w:cs="Arial"/>
          <w:b w:val="0"/>
          <w:szCs w:val="24"/>
        </w:rPr>
      </w:pPr>
    </w:p>
    <w:p w14:paraId="1ED60252" w14:textId="77777777" w:rsidR="00113FAA" w:rsidRPr="00175A08" w:rsidRDefault="00113FAA" w:rsidP="00113FAA">
      <w:pPr>
        <w:pStyle w:val="Capa-FolhaDeRosto"/>
        <w:rPr>
          <w:rFonts w:cs="Arial"/>
          <w:b w:val="0"/>
          <w:szCs w:val="24"/>
        </w:rPr>
      </w:pPr>
    </w:p>
    <w:p w14:paraId="1323BF53" w14:textId="77777777" w:rsidR="00113FAA" w:rsidRPr="00175A08" w:rsidRDefault="00113FAA" w:rsidP="00113FAA">
      <w:pPr>
        <w:pStyle w:val="Capa-FolhaDeRosto"/>
        <w:rPr>
          <w:rFonts w:cs="Arial"/>
          <w:b w:val="0"/>
          <w:szCs w:val="24"/>
        </w:rPr>
      </w:pPr>
    </w:p>
    <w:p w14:paraId="5D6F7F79" w14:textId="77777777" w:rsidR="00113FAA" w:rsidRPr="00175A08" w:rsidRDefault="00113FAA" w:rsidP="00113FAA">
      <w:pPr>
        <w:pStyle w:val="Capa-FolhaDeRosto"/>
        <w:rPr>
          <w:rFonts w:cs="Arial"/>
          <w:b w:val="0"/>
          <w:szCs w:val="24"/>
        </w:rPr>
      </w:pPr>
    </w:p>
    <w:p w14:paraId="197A1C83" w14:textId="77777777" w:rsidR="00113FAA" w:rsidRPr="00175A08" w:rsidRDefault="00113FAA" w:rsidP="00113FAA">
      <w:pPr>
        <w:pStyle w:val="Capa-FolhaDeRosto"/>
        <w:rPr>
          <w:rFonts w:cs="Arial"/>
          <w:b w:val="0"/>
          <w:szCs w:val="24"/>
        </w:rPr>
      </w:pPr>
    </w:p>
    <w:p w14:paraId="7CA49DC2" w14:textId="77777777" w:rsidR="00113FAA" w:rsidRPr="00175A08" w:rsidRDefault="00113FAA" w:rsidP="00113FAA">
      <w:pPr>
        <w:pStyle w:val="Capa-FolhaDeRosto"/>
        <w:rPr>
          <w:rFonts w:cs="Arial"/>
          <w:b w:val="0"/>
          <w:szCs w:val="24"/>
        </w:rPr>
      </w:pPr>
    </w:p>
    <w:p w14:paraId="52452951" w14:textId="77777777" w:rsidR="00113FAA" w:rsidRPr="00175A08" w:rsidRDefault="00113FAA" w:rsidP="00113FAA">
      <w:pPr>
        <w:pStyle w:val="Capa-FolhaDeRosto"/>
        <w:rPr>
          <w:rFonts w:cs="Arial"/>
          <w:b w:val="0"/>
          <w:szCs w:val="24"/>
        </w:rPr>
      </w:pPr>
    </w:p>
    <w:p w14:paraId="424EDC6C" w14:textId="77777777" w:rsidR="00113FAA" w:rsidRPr="00175A08" w:rsidRDefault="00113FAA" w:rsidP="00113FAA">
      <w:pPr>
        <w:pStyle w:val="Capa-FolhaDeRosto"/>
        <w:rPr>
          <w:rFonts w:cs="Arial"/>
          <w:b w:val="0"/>
          <w:szCs w:val="24"/>
        </w:rPr>
      </w:pPr>
    </w:p>
    <w:p w14:paraId="666AE676" w14:textId="77777777" w:rsidR="00113FAA" w:rsidRPr="00175A08" w:rsidRDefault="00113FAA" w:rsidP="00113FAA">
      <w:pPr>
        <w:pStyle w:val="Capa-FolhaDeRosto"/>
        <w:rPr>
          <w:rFonts w:cs="Arial"/>
          <w:b w:val="0"/>
          <w:szCs w:val="24"/>
        </w:rPr>
      </w:pPr>
    </w:p>
    <w:p w14:paraId="2E1824CB" w14:textId="77777777" w:rsidR="00113FAA" w:rsidRPr="00175A08" w:rsidRDefault="00113FAA" w:rsidP="00113FAA">
      <w:pPr>
        <w:pStyle w:val="Capa-FolhaDeRosto"/>
        <w:rPr>
          <w:rFonts w:cs="Arial"/>
          <w:b w:val="0"/>
          <w:szCs w:val="24"/>
        </w:rPr>
      </w:pPr>
    </w:p>
    <w:p w14:paraId="6F48571C" w14:textId="77777777" w:rsidR="00113FAA" w:rsidRPr="00175A08" w:rsidRDefault="00113FAA" w:rsidP="00113FAA">
      <w:pPr>
        <w:pStyle w:val="Capa-FolhaDeRosto"/>
        <w:rPr>
          <w:rFonts w:cs="Arial"/>
          <w:b w:val="0"/>
          <w:szCs w:val="24"/>
        </w:rPr>
      </w:pPr>
    </w:p>
    <w:p w14:paraId="4542C56F" w14:textId="77777777" w:rsidR="00113FAA" w:rsidRPr="00175A08" w:rsidRDefault="00113FAA" w:rsidP="00113FAA">
      <w:pPr>
        <w:pStyle w:val="Capa-FolhaDeRosto"/>
        <w:rPr>
          <w:rFonts w:cs="Arial"/>
          <w:b w:val="0"/>
          <w:szCs w:val="24"/>
        </w:rPr>
      </w:pPr>
    </w:p>
    <w:p w14:paraId="2D9CFB55" w14:textId="77777777" w:rsidR="00113FAA" w:rsidRPr="00175A08" w:rsidRDefault="00113FAA" w:rsidP="00113FAA">
      <w:pPr>
        <w:pStyle w:val="Capa-FolhaDeRosto"/>
        <w:rPr>
          <w:rFonts w:cs="Arial"/>
          <w:b w:val="0"/>
          <w:szCs w:val="24"/>
        </w:rPr>
      </w:pPr>
    </w:p>
    <w:p w14:paraId="7A62B4B5" w14:textId="77777777" w:rsidR="00113FAA" w:rsidRPr="00175A08" w:rsidRDefault="00113FAA" w:rsidP="00113FAA">
      <w:pPr>
        <w:pStyle w:val="Capa-FolhaDeRosto"/>
        <w:rPr>
          <w:rFonts w:cs="Arial"/>
          <w:b w:val="0"/>
          <w:szCs w:val="24"/>
        </w:rPr>
      </w:pPr>
    </w:p>
    <w:p w14:paraId="37BB72E0" w14:textId="77777777" w:rsidR="00113FAA" w:rsidRPr="00175A08" w:rsidRDefault="00113FAA" w:rsidP="00113FAA">
      <w:pPr>
        <w:pStyle w:val="Capa-FolhaDeRosto"/>
        <w:rPr>
          <w:rFonts w:cs="Arial"/>
          <w:b w:val="0"/>
          <w:szCs w:val="24"/>
        </w:rPr>
      </w:pPr>
    </w:p>
    <w:p w14:paraId="2D32BD3D" w14:textId="77777777" w:rsidR="00113FAA" w:rsidRPr="00175A08" w:rsidRDefault="00113FAA" w:rsidP="00113FAA">
      <w:pPr>
        <w:pStyle w:val="Capa-FolhaDeRosto"/>
        <w:rPr>
          <w:rFonts w:cs="Arial"/>
          <w:b w:val="0"/>
          <w:szCs w:val="24"/>
        </w:rPr>
      </w:pPr>
    </w:p>
    <w:p w14:paraId="0E929A0A" w14:textId="77777777" w:rsidR="00113FAA" w:rsidRPr="00EE3BC3" w:rsidRDefault="00113FAA" w:rsidP="00113FAA">
      <w:pPr>
        <w:pStyle w:val="Corpodetexto"/>
        <w:spacing w:line="360" w:lineRule="auto"/>
        <w:rPr>
          <w:rFonts w:cs="Arial"/>
          <w:color w:val="000000" w:themeColor="text1"/>
          <w:sz w:val="24"/>
        </w:rPr>
      </w:pPr>
      <w:r w:rsidRPr="00EE3BC3">
        <w:rPr>
          <w:rFonts w:cs="Arial"/>
          <w:color w:val="000000" w:themeColor="text1"/>
          <w:sz w:val="24"/>
        </w:rPr>
        <w:t>Catalogação na fonte:</w:t>
      </w:r>
    </w:p>
    <w:p w14:paraId="292C330C" w14:textId="77777777" w:rsidR="00113FAA" w:rsidRPr="00175A08" w:rsidRDefault="00113FAA" w:rsidP="00113FAA">
      <w:pPr>
        <w:spacing w:line="360" w:lineRule="auto"/>
        <w:jc w:val="center"/>
        <w:rPr>
          <w:rFonts w:cs="Arial"/>
        </w:rPr>
      </w:pPr>
      <w:r>
        <w:rPr>
          <w:rFonts w:cs="Arial"/>
          <w:color w:val="000000" w:themeColor="text1"/>
        </w:rPr>
        <w:t>Bibliotecária</w:t>
      </w:r>
      <w:r w:rsidRPr="00175A08">
        <w:rPr>
          <w:rFonts w:cs="Arial"/>
          <w:color w:val="000000" w:themeColor="text1"/>
        </w:rPr>
        <w:t xml:space="preserve"> </w:t>
      </w:r>
      <w:r>
        <w:rPr>
          <w:rFonts w:cs="Arial"/>
          <w:color w:val="000000" w:themeColor="text1"/>
        </w:rPr>
        <w:t>Fulana de Tal</w:t>
      </w:r>
      <w:r w:rsidRPr="00175A08">
        <w:rPr>
          <w:rFonts w:cs="Arial"/>
          <w:color w:val="000000" w:themeColor="text1"/>
        </w:rPr>
        <w:t>,</w:t>
      </w:r>
      <w:r w:rsidRPr="00175A08">
        <w:rPr>
          <w:rFonts w:cs="Arial"/>
        </w:rPr>
        <w:t xml:space="preserve"> CRB4-12</w:t>
      </w:r>
      <w:r>
        <w:rPr>
          <w:rFonts w:cs="Arial"/>
        </w:rPr>
        <w:t>34</w:t>
      </w:r>
    </w:p>
    <w:p w14:paraId="1FAF1CCB" w14:textId="77777777" w:rsidR="00113FAA" w:rsidRPr="00175A08" w:rsidRDefault="00113FAA" w:rsidP="00113FAA">
      <w:pPr>
        <w:pStyle w:val="Capa-FolhaDeRosto"/>
        <w:rPr>
          <w:rFonts w:cs="Arial"/>
          <w:b w:val="0"/>
          <w:szCs w:val="24"/>
        </w:rPr>
      </w:pPr>
      <w:r>
        <w:rPr>
          <w:rFonts w:cs="Arial"/>
          <w:b w:val="0"/>
          <w:noProof/>
          <w:szCs w:val="24"/>
          <w:lang w:val="en-US"/>
        </w:rPr>
        <mc:AlternateContent>
          <mc:Choice Requires="wps">
            <w:drawing>
              <wp:anchor distT="0" distB="0" distL="114300" distR="114300" simplePos="0" relativeHeight="251662336" behindDoc="0" locked="0" layoutInCell="1" allowOverlap="1" wp14:anchorId="3DA9D4F1" wp14:editId="375AE97C">
                <wp:simplePos x="0" y="0"/>
                <wp:positionH relativeFrom="column">
                  <wp:posOffset>610235</wp:posOffset>
                </wp:positionH>
                <wp:positionV relativeFrom="paragraph">
                  <wp:posOffset>40640</wp:posOffset>
                </wp:positionV>
                <wp:extent cx="4577715" cy="3007360"/>
                <wp:effectExtent l="13970" t="11430" r="8890" b="1016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715" cy="3007360"/>
                        </a:xfrm>
                        <a:prstGeom prst="rect">
                          <a:avLst/>
                        </a:prstGeom>
                        <a:solidFill>
                          <a:srgbClr val="FFFFFF"/>
                        </a:solidFill>
                        <a:ln w="9525">
                          <a:solidFill>
                            <a:srgbClr val="000000"/>
                          </a:solidFill>
                          <a:miter lim="800000"/>
                          <a:headEnd/>
                          <a:tailEnd/>
                        </a:ln>
                      </wps:spPr>
                      <wps:txbx>
                        <w:txbxContent>
                          <w:p w14:paraId="56E07645" w14:textId="77777777" w:rsidR="00710271" w:rsidRDefault="00710271" w:rsidP="00113FAA">
                            <w:pPr>
                              <w:pStyle w:val="Capa-FolhaDeRosto"/>
                              <w:rPr>
                                <w:rFonts w:cs="Arial"/>
                                <w:b w:val="0"/>
                                <w:caps w:val="0"/>
                                <w:color w:val="FF0000"/>
                              </w:rPr>
                            </w:pPr>
                          </w:p>
                          <w:p w14:paraId="7C2617AB" w14:textId="77777777" w:rsidR="00710271" w:rsidRDefault="00710271" w:rsidP="00113FAA">
                            <w:pPr>
                              <w:pStyle w:val="Capa-FolhaDeRosto"/>
                              <w:rPr>
                                <w:rFonts w:cs="Arial"/>
                                <w:b w:val="0"/>
                                <w:caps w:val="0"/>
                                <w:color w:val="FF0000"/>
                              </w:rPr>
                            </w:pPr>
                          </w:p>
                          <w:p w14:paraId="5C66FCD2" w14:textId="77777777" w:rsidR="00710271" w:rsidRPr="00A918E0" w:rsidRDefault="00710271" w:rsidP="00113FAA">
                            <w:pPr>
                              <w:pStyle w:val="Capa-FolhaDeRosto"/>
                              <w:ind w:firstLine="709"/>
                              <w:jc w:val="both"/>
                              <w:rPr>
                                <w:rFonts w:cs="Arial"/>
                                <w:b w:val="0"/>
                                <w:caps w:val="0"/>
                                <w:color w:val="000000" w:themeColor="text1"/>
                              </w:rPr>
                            </w:pPr>
                            <w:r w:rsidRPr="00A918E0">
                              <w:rPr>
                                <w:rFonts w:cs="Arial"/>
                                <w:b w:val="0"/>
                                <w:caps w:val="0"/>
                                <w:color w:val="000000" w:themeColor="text1"/>
                              </w:rPr>
                              <w:t>Folha reservada para ficha catalográfica que deve ser elaborada após a defesa e alterações sugeridas pela banca examinadora.</w:t>
                            </w:r>
                          </w:p>
                          <w:p w14:paraId="75FDEE4F" w14:textId="77777777" w:rsidR="00710271" w:rsidRPr="00A918E0" w:rsidRDefault="00710271" w:rsidP="00113FAA">
                            <w:pPr>
                              <w:pStyle w:val="Capa-FolhaDeRosto"/>
                              <w:ind w:firstLine="709"/>
                              <w:jc w:val="both"/>
                              <w:rPr>
                                <w:rFonts w:cs="Arial"/>
                                <w:b w:val="0"/>
                                <w:caps w:val="0"/>
                                <w:color w:val="000000" w:themeColor="text1"/>
                              </w:rPr>
                            </w:pPr>
                            <w:r w:rsidRPr="00A918E0">
                              <w:rPr>
                                <w:rFonts w:cs="Arial"/>
                                <w:b w:val="0"/>
                                <w:caps w:val="0"/>
                                <w:color w:val="000000" w:themeColor="text1"/>
                              </w:rPr>
                              <w:t xml:space="preserve">Para solicitar a ficha catalográfica do trabalho, o usuário deve </w:t>
                            </w:r>
                            <w:r>
                              <w:rPr>
                                <w:rFonts w:cs="Arial"/>
                                <w:b w:val="0"/>
                                <w:caps w:val="0"/>
                                <w:color w:val="000000" w:themeColor="text1"/>
                              </w:rPr>
                              <w:t>entrar em contato com a</w:t>
                            </w:r>
                            <w:r w:rsidRPr="00A918E0">
                              <w:rPr>
                                <w:rFonts w:cs="Arial"/>
                                <w:b w:val="0"/>
                                <w:caps w:val="0"/>
                                <w:color w:val="000000" w:themeColor="text1"/>
                              </w:rPr>
                              <w:t xml:space="preserve"> Biblioteca Setorial do Centro Acadêmico ao qual o Programa de Pós-graduação está vinculado.</w:t>
                            </w:r>
                          </w:p>
                          <w:p w14:paraId="29AC4DBA" w14:textId="77777777" w:rsidR="00710271" w:rsidRDefault="00710271" w:rsidP="00113FAA">
                            <w:pPr>
                              <w:ind w:firstLine="709"/>
                            </w:pPr>
                          </w:p>
                          <w:p w14:paraId="522EAA51" w14:textId="77777777" w:rsidR="00710271" w:rsidRDefault="00710271" w:rsidP="00113FAA">
                            <w:pPr>
                              <w:ind w:firstLine="709"/>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A9D4F1" id="_x0000_t202" coordsize="21600,21600" o:spt="202" path="m,l,21600r21600,l21600,xe">
                <v:stroke joinstyle="miter"/>
                <v:path gradientshapeok="t" o:connecttype="rect"/>
              </v:shapetype>
              <v:shape id="Text Box 85" o:spid="_x0000_s1026" type="#_x0000_t202" style="position:absolute;left:0;text-align:left;margin-left:48.05pt;margin-top:3.2pt;width:360.45pt;height:23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">
                <v:textbox>
                  <w:txbxContent>
                    <w:p w14:paraId="56E07645" w14:textId="77777777" w:rsidR="00710271" w:rsidRDefault="00710271" w:rsidP="00113FAA">
                      <w:pPr>
                        <w:pStyle w:val="Capa-FolhaDeRosto"/>
                        <w:rPr>
                          <w:rFonts w:cs="Arial"/>
                          <w:b w:val="0"/>
                          <w:caps w:val="0"/>
                          <w:color w:val="FF0000"/>
                        </w:rPr>
                      </w:pPr>
                    </w:p>
                    <w:p w14:paraId="7C2617AB" w14:textId="77777777" w:rsidR="00710271" w:rsidRDefault="00710271" w:rsidP="00113FAA">
                      <w:pPr>
                        <w:pStyle w:val="Capa-FolhaDeRosto"/>
                        <w:rPr>
                          <w:rFonts w:cs="Arial"/>
                          <w:b w:val="0"/>
                          <w:caps w:val="0"/>
                          <w:color w:val="FF0000"/>
                        </w:rPr>
                      </w:pPr>
                    </w:p>
                    <w:p w14:paraId="5C66FCD2" w14:textId="77777777" w:rsidR="00710271" w:rsidRPr="00A918E0" w:rsidRDefault="00710271" w:rsidP="00113FAA">
                      <w:pPr>
                        <w:pStyle w:val="Capa-FolhaDeRosto"/>
                        <w:ind w:firstLine="709"/>
                        <w:jc w:val="both"/>
                        <w:rPr>
                          <w:rFonts w:cs="Arial"/>
                          <w:b w:val="0"/>
                          <w:caps w:val="0"/>
                          <w:color w:val="000000" w:themeColor="text1"/>
                        </w:rPr>
                      </w:pPr>
                      <w:r w:rsidRPr="00A918E0">
                        <w:rPr>
                          <w:rFonts w:cs="Arial"/>
                          <w:b w:val="0"/>
                          <w:caps w:val="0"/>
                          <w:color w:val="000000" w:themeColor="text1"/>
                        </w:rPr>
                        <w:t>Folha reservada para ficha catalográfica que deve ser elaborada após a defesa e alterações sugeridas pela banca examinadora.</w:t>
                      </w:r>
                    </w:p>
                    <w:p w14:paraId="75FDEE4F" w14:textId="77777777" w:rsidR="00710271" w:rsidRPr="00A918E0" w:rsidRDefault="00710271" w:rsidP="00113FAA">
                      <w:pPr>
                        <w:pStyle w:val="Capa-FolhaDeRosto"/>
                        <w:ind w:firstLine="709"/>
                        <w:jc w:val="both"/>
                        <w:rPr>
                          <w:rFonts w:cs="Arial"/>
                          <w:b w:val="0"/>
                          <w:caps w:val="0"/>
                          <w:color w:val="000000" w:themeColor="text1"/>
                        </w:rPr>
                      </w:pPr>
                      <w:r w:rsidRPr="00A918E0">
                        <w:rPr>
                          <w:rFonts w:cs="Arial"/>
                          <w:b w:val="0"/>
                          <w:caps w:val="0"/>
                          <w:color w:val="000000" w:themeColor="text1"/>
                        </w:rPr>
                        <w:t xml:space="preserve">Para solicitar a ficha catalográfica do trabalho, o usuário deve </w:t>
                      </w:r>
                      <w:r>
                        <w:rPr>
                          <w:rFonts w:cs="Arial"/>
                          <w:b w:val="0"/>
                          <w:caps w:val="0"/>
                          <w:color w:val="000000" w:themeColor="text1"/>
                        </w:rPr>
                        <w:t>entrar em contato com a</w:t>
                      </w:r>
                      <w:r w:rsidRPr="00A918E0">
                        <w:rPr>
                          <w:rFonts w:cs="Arial"/>
                          <w:b w:val="0"/>
                          <w:caps w:val="0"/>
                          <w:color w:val="000000" w:themeColor="text1"/>
                        </w:rPr>
                        <w:t xml:space="preserve"> Biblioteca Setorial do Centro Acadêmico ao qual o Programa de Pós-graduação está vinculado.</w:t>
                      </w:r>
                    </w:p>
                    <w:p w14:paraId="29AC4DBA" w14:textId="77777777" w:rsidR="00710271" w:rsidRDefault="00710271" w:rsidP="00113FAA">
                      <w:pPr>
                        <w:ind w:firstLine="709"/>
                      </w:pPr>
                    </w:p>
                    <w:p w14:paraId="522EAA51" w14:textId="77777777" w:rsidR="00710271" w:rsidRDefault="00710271" w:rsidP="00113FAA">
                      <w:pPr>
                        <w:ind w:firstLine="709"/>
                      </w:pPr>
                    </w:p>
                  </w:txbxContent>
                </v:textbox>
              </v:shape>
            </w:pict>
          </mc:Fallback>
        </mc:AlternateContent>
      </w:r>
    </w:p>
    <w:p w14:paraId="1BF04B86" w14:textId="77777777" w:rsidR="00113FAA" w:rsidRPr="00175A08" w:rsidRDefault="00113FAA" w:rsidP="00113FAA">
      <w:pPr>
        <w:pStyle w:val="Capa-FolhaDeRosto"/>
        <w:rPr>
          <w:rFonts w:cs="Arial"/>
          <w:b w:val="0"/>
          <w:szCs w:val="24"/>
        </w:rPr>
      </w:pPr>
    </w:p>
    <w:p w14:paraId="6C8E1ADC" w14:textId="77777777" w:rsidR="00113FAA" w:rsidRPr="00175A08" w:rsidRDefault="00113FAA" w:rsidP="00113FAA">
      <w:pPr>
        <w:pStyle w:val="Capa-FolhaDeRosto"/>
        <w:rPr>
          <w:rFonts w:cs="Arial"/>
          <w:b w:val="0"/>
          <w:szCs w:val="24"/>
        </w:rPr>
      </w:pPr>
    </w:p>
    <w:p w14:paraId="22A95931" w14:textId="77777777" w:rsidR="00113FAA" w:rsidRPr="00175A08" w:rsidRDefault="00113FAA" w:rsidP="00113FAA">
      <w:pPr>
        <w:pStyle w:val="Capa-FolhaDeRosto"/>
        <w:rPr>
          <w:rFonts w:cs="Arial"/>
          <w:b w:val="0"/>
          <w:szCs w:val="24"/>
        </w:rPr>
      </w:pPr>
    </w:p>
    <w:p w14:paraId="55CF7C99" w14:textId="77777777" w:rsidR="00113FAA" w:rsidRPr="00175A08" w:rsidRDefault="00113FAA" w:rsidP="00113FAA">
      <w:pPr>
        <w:pStyle w:val="Capa-FolhaDeRosto"/>
        <w:rPr>
          <w:rFonts w:cs="Arial"/>
          <w:b w:val="0"/>
          <w:szCs w:val="24"/>
        </w:rPr>
      </w:pPr>
    </w:p>
    <w:p w14:paraId="13EBE495" w14:textId="77777777" w:rsidR="00113FAA" w:rsidRPr="00175A08" w:rsidRDefault="00113FAA" w:rsidP="00113FAA">
      <w:pPr>
        <w:pStyle w:val="Capa-FolhaDeRosto"/>
        <w:rPr>
          <w:rFonts w:cs="Arial"/>
          <w:b w:val="0"/>
          <w:szCs w:val="24"/>
        </w:rPr>
      </w:pPr>
    </w:p>
    <w:p w14:paraId="5BACEA4A" w14:textId="77777777" w:rsidR="00113FAA" w:rsidRPr="00175A08" w:rsidRDefault="00113FAA" w:rsidP="00113FAA">
      <w:pPr>
        <w:pStyle w:val="Capa-FolhaDeRosto"/>
        <w:rPr>
          <w:rFonts w:cs="Arial"/>
          <w:b w:val="0"/>
          <w:szCs w:val="24"/>
        </w:rPr>
      </w:pPr>
    </w:p>
    <w:p w14:paraId="13A501A3" w14:textId="77777777" w:rsidR="00113FAA" w:rsidRPr="00175A08" w:rsidRDefault="00113FAA" w:rsidP="00113FAA">
      <w:pPr>
        <w:pStyle w:val="Capa-FolhaDeRosto"/>
        <w:rPr>
          <w:rFonts w:cs="Arial"/>
          <w:b w:val="0"/>
          <w:szCs w:val="24"/>
        </w:rPr>
      </w:pPr>
    </w:p>
    <w:p w14:paraId="3C3C7B25" w14:textId="77777777" w:rsidR="00113FAA" w:rsidRPr="00175A08" w:rsidRDefault="00113FAA" w:rsidP="00113FAA">
      <w:pPr>
        <w:pStyle w:val="Capa-FolhaDeRosto"/>
        <w:rPr>
          <w:rFonts w:cs="Arial"/>
          <w:b w:val="0"/>
          <w:szCs w:val="24"/>
        </w:rPr>
      </w:pPr>
    </w:p>
    <w:p w14:paraId="774D055E" w14:textId="77777777" w:rsidR="00113FAA" w:rsidRPr="00175A08" w:rsidRDefault="00113FAA" w:rsidP="00113FAA">
      <w:pPr>
        <w:pStyle w:val="Capa-FolhaDeRosto"/>
        <w:rPr>
          <w:rFonts w:cs="Arial"/>
          <w:b w:val="0"/>
          <w:szCs w:val="24"/>
        </w:rPr>
      </w:pPr>
    </w:p>
    <w:p w14:paraId="60D3D990" w14:textId="77777777" w:rsidR="00113FAA" w:rsidRPr="00175A08" w:rsidRDefault="00113FAA" w:rsidP="00113FAA">
      <w:pPr>
        <w:pStyle w:val="Capa-FolhaDeRosto"/>
        <w:rPr>
          <w:rFonts w:cs="Arial"/>
          <w:b w:val="0"/>
          <w:szCs w:val="24"/>
        </w:rPr>
      </w:pPr>
    </w:p>
    <w:p w14:paraId="5E9307F6" w14:textId="572B607B" w:rsidR="00113FAA" w:rsidRPr="00F95FA5" w:rsidRDefault="00361820" w:rsidP="00113FAA">
      <w:pPr>
        <w:spacing w:line="360" w:lineRule="auto"/>
        <w:jc w:val="center"/>
        <w:rPr>
          <w:rFonts w:eastAsia="Calibri" w:cs="Arial"/>
          <w:caps/>
          <w:lang w:val="en-US"/>
        </w:rPr>
      </w:pPr>
      <w:commentRangeStart w:id="0"/>
      <w:r>
        <w:rPr>
          <w:rFonts w:eastAsia="Calibri" w:cs="Arial"/>
          <w:caps/>
          <w:lang w:val="en-US"/>
        </w:rPr>
        <w:lastRenderedPageBreak/>
        <w:t>DANILO monteiro ribeiro</w:t>
      </w:r>
      <w:commentRangeEnd w:id="0"/>
      <w:r w:rsidR="00C17ACB">
        <w:rPr>
          <w:rStyle w:val="Refdecomentrio"/>
        </w:rPr>
        <w:commentReference w:id="0"/>
      </w:r>
    </w:p>
    <w:p w14:paraId="49A545E1" w14:textId="77777777" w:rsidR="00113FAA" w:rsidRPr="00F95FA5" w:rsidRDefault="00113FAA" w:rsidP="00113FAA">
      <w:pPr>
        <w:spacing w:line="360" w:lineRule="auto"/>
        <w:jc w:val="center"/>
        <w:rPr>
          <w:rFonts w:eastAsia="Calibri" w:cs="Arial"/>
          <w:caps/>
          <w:lang w:val="en-US"/>
        </w:rPr>
      </w:pPr>
    </w:p>
    <w:p w14:paraId="64769696" w14:textId="77777777" w:rsidR="00113FAA" w:rsidRPr="00F95FA5" w:rsidRDefault="00113FAA" w:rsidP="00113FAA">
      <w:pPr>
        <w:spacing w:line="360" w:lineRule="auto"/>
        <w:jc w:val="center"/>
        <w:rPr>
          <w:rFonts w:eastAsia="Calibri" w:cs="Arial"/>
          <w:b/>
          <w:bCs/>
          <w:caps/>
          <w:lang w:val="en-US"/>
        </w:rPr>
      </w:pPr>
    </w:p>
    <w:p w14:paraId="347BEE21" w14:textId="50625E0F" w:rsidR="00113FAA" w:rsidRPr="003E7594" w:rsidRDefault="001D4488" w:rsidP="00113FAA">
      <w:pPr>
        <w:spacing w:line="360" w:lineRule="auto"/>
        <w:jc w:val="center"/>
        <w:rPr>
          <w:rFonts w:eastAsia="Calibri" w:cs="Arial"/>
          <w:caps/>
          <w:lang w:val="en-US"/>
        </w:rPr>
      </w:pPr>
      <w:sdt>
        <w:sdtPr>
          <w:rPr>
            <w:rFonts w:ascii="Arial" w:hAnsi="Arial" w:cs="Arial"/>
            <w:b/>
            <w:bCs/>
            <w:sz w:val="24"/>
            <w:szCs w:val="24"/>
            <w:lang w:val="en-US"/>
          </w:rPr>
          <w:alias w:val="Title"/>
          <w:tag w:val=""/>
          <w:id w:val="-1103499256"/>
          <w:placeholder>
            <w:docPart w:val="85309D86B392480A8593F92C9E3ECE41"/>
          </w:placeholder>
          <w:dataBinding w:prefixMappings="xmlns:ns0='http://purl.org/dc/elements/1.1/' xmlns:ns1='http://schemas.openxmlformats.org/package/2006/metadata/core-properties' " w:xpath="/ns1:coreProperties[1]/ns0:title[1]" w:storeItemID="{6C3C8BC8-F283-45AE-878A-BAB7291924A1}"/>
          <w:text/>
        </w:sdtPr>
        <w:sdtContent>
          <w:r w:rsidR="00550AE0">
            <w:rPr>
              <w:rFonts w:ascii="Arial" w:hAnsi="Arial" w:cs="Arial"/>
              <w:b/>
              <w:bCs/>
              <w:sz w:val="24"/>
              <w:szCs w:val="24"/>
              <w:lang w:val="en-US"/>
            </w:rPr>
            <w:t>THE RELATIONSHIPS BETWEEN INDIVIDUAL ADAPTATION, JOB SATISFACTION AND JOB BURNOUT IN SOFTWARE ENGINEERING</w:t>
          </w:r>
        </w:sdtContent>
      </w:sdt>
      <w:r w:rsidR="003E7594" w:rsidRPr="003E7594">
        <w:rPr>
          <w:rFonts w:eastAsia="Calibri" w:cs="Arial"/>
          <w:b/>
          <w:caps/>
          <w:lang w:val="en-US"/>
        </w:rPr>
        <w:t xml:space="preserve"> </w:t>
      </w:r>
    </w:p>
    <w:p w14:paraId="116B4893" w14:textId="77777777" w:rsidR="00113FAA" w:rsidRPr="003E7594" w:rsidRDefault="00113FAA" w:rsidP="00113FAA">
      <w:pPr>
        <w:spacing w:line="360" w:lineRule="auto"/>
        <w:jc w:val="center"/>
        <w:rPr>
          <w:rFonts w:eastAsia="Calibri" w:cs="Arial"/>
          <w:caps/>
          <w:lang w:val="en-US"/>
        </w:rPr>
      </w:pPr>
    </w:p>
    <w:p w14:paraId="5BCBE80C" w14:textId="77777777" w:rsidR="00113FAA" w:rsidRPr="003E7594" w:rsidRDefault="00113FAA" w:rsidP="00113FAA">
      <w:pPr>
        <w:spacing w:line="360" w:lineRule="auto"/>
        <w:jc w:val="center"/>
        <w:rPr>
          <w:rFonts w:eastAsia="Calibri" w:cs="Arial"/>
          <w:caps/>
          <w:lang w:val="en-US"/>
        </w:rPr>
      </w:pPr>
    </w:p>
    <w:p w14:paraId="3891FA7D" w14:textId="77777777" w:rsidR="00113FAA" w:rsidRPr="00EE3BC3" w:rsidRDefault="00113FAA" w:rsidP="00113FAA">
      <w:pPr>
        <w:ind w:left="4536"/>
        <w:rPr>
          <w:rFonts w:eastAsia="Calibri" w:cs="Arial"/>
        </w:rPr>
      </w:pPr>
      <w:r w:rsidRPr="00EE3BC3">
        <w:rPr>
          <w:rFonts w:eastAsia="Calibri" w:cs="Arial"/>
        </w:rPr>
        <w:t xml:space="preserve">Tese apresentada ao Programa de Pós-Graduação em </w:t>
      </w:r>
      <w:r>
        <w:rPr>
          <w:rFonts w:eastAsia="Calibri" w:cs="Arial"/>
        </w:rPr>
        <w:t>Ciências da Computação</w:t>
      </w:r>
      <w:r w:rsidRPr="00EE3BC3">
        <w:rPr>
          <w:rFonts w:eastAsia="Calibri" w:cs="Arial"/>
        </w:rPr>
        <w:t xml:space="preserve"> da Universidade Federal de Pernambuco, como requisito parcial para a obtenção do título de </w:t>
      </w:r>
      <w:r>
        <w:rPr>
          <w:rFonts w:eastAsia="Calibri" w:cs="Arial"/>
        </w:rPr>
        <w:t>Doutor</w:t>
      </w:r>
      <w:r w:rsidRPr="00EE3BC3">
        <w:rPr>
          <w:rFonts w:eastAsia="Calibri" w:cs="Arial"/>
        </w:rPr>
        <w:t xml:space="preserve"> em </w:t>
      </w:r>
      <w:r>
        <w:rPr>
          <w:rFonts w:eastAsia="Calibri" w:cs="Arial"/>
        </w:rPr>
        <w:t>Ciências da Computação</w:t>
      </w:r>
      <w:r w:rsidRPr="00EE3BC3">
        <w:rPr>
          <w:rFonts w:eastAsia="Calibri" w:cs="Arial"/>
        </w:rPr>
        <w:t xml:space="preserve">. </w:t>
      </w:r>
    </w:p>
    <w:p w14:paraId="534356FD" w14:textId="77777777" w:rsidR="00113FAA" w:rsidRPr="00EE3BC3" w:rsidRDefault="00113FAA" w:rsidP="00113FAA">
      <w:pPr>
        <w:spacing w:line="360" w:lineRule="auto"/>
        <w:jc w:val="center"/>
        <w:rPr>
          <w:rFonts w:eastAsia="Calibri" w:cs="Arial"/>
        </w:rPr>
      </w:pPr>
    </w:p>
    <w:p w14:paraId="596D0FFC" w14:textId="77777777" w:rsidR="00113FAA" w:rsidRPr="00EE3BC3" w:rsidRDefault="00113FAA" w:rsidP="00113FAA">
      <w:pPr>
        <w:spacing w:line="360" w:lineRule="auto"/>
        <w:rPr>
          <w:rFonts w:eastAsia="Calibri" w:cs="Arial"/>
          <w:color w:val="000000"/>
        </w:rPr>
      </w:pPr>
      <w:r w:rsidRPr="00EE3BC3">
        <w:rPr>
          <w:rFonts w:eastAsia="Calibri" w:cs="Arial"/>
          <w:color w:val="000000"/>
        </w:rPr>
        <w:t xml:space="preserve">Aprovada em: </w:t>
      </w:r>
      <w:proofErr w:type="spellStart"/>
      <w:r>
        <w:rPr>
          <w:rFonts w:eastAsia="Calibri" w:cs="Arial"/>
          <w:color w:val="000000"/>
        </w:rPr>
        <w:t>dd</w:t>
      </w:r>
      <w:proofErr w:type="spellEnd"/>
      <w:r w:rsidRPr="00EE3BC3">
        <w:rPr>
          <w:rFonts w:eastAsia="Calibri" w:cs="Arial"/>
          <w:color w:val="000000"/>
        </w:rPr>
        <w:t>/</w:t>
      </w:r>
      <w:r>
        <w:rPr>
          <w:rFonts w:eastAsia="Calibri" w:cs="Arial"/>
          <w:color w:val="000000"/>
        </w:rPr>
        <w:t>mm</w:t>
      </w:r>
      <w:r w:rsidRPr="00EE3BC3">
        <w:rPr>
          <w:rFonts w:eastAsia="Calibri" w:cs="Arial"/>
          <w:color w:val="000000"/>
        </w:rPr>
        <w:t>/</w:t>
      </w:r>
      <w:proofErr w:type="spellStart"/>
      <w:r>
        <w:rPr>
          <w:rFonts w:eastAsia="Calibri" w:cs="Arial"/>
          <w:color w:val="000000"/>
        </w:rPr>
        <w:t>aaaa</w:t>
      </w:r>
      <w:proofErr w:type="spellEnd"/>
      <w:r w:rsidRPr="00EE3BC3">
        <w:rPr>
          <w:rFonts w:eastAsia="Calibri" w:cs="Arial"/>
          <w:color w:val="000000"/>
        </w:rPr>
        <w:t>.</w:t>
      </w:r>
    </w:p>
    <w:p w14:paraId="6D3843D9" w14:textId="77777777" w:rsidR="00113FAA" w:rsidRPr="00EE3BC3" w:rsidRDefault="00113FAA" w:rsidP="00113FAA">
      <w:pPr>
        <w:jc w:val="center"/>
        <w:rPr>
          <w:rFonts w:eastAsia="Calibri" w:cs="Arial"/>
          <w:b/>
        </w:rPr>
      </w:pPr>
      <w:r w:rsidRPr="00EE3BC3">
        <w:rPr>
          <w:rFonts w:eastAsia="Calibri" w:cs="Arial"/>
          <w:b/>
        </w:rPr>
        <w:t>BANCA EXAMINADORA</w:t>
      </w:r>
    </w:p>
    <w:p w14:paraId="228FCAE1" w14:textId="77777777" w:rsidR="00113FAA" w:rsidRPr="00EE3BC3" w:rsidRDefault="00113FAA" w:rsidP="00113FAA">
      <w:pPr>
        <w:jc w:val="center"/>
        <w:rPr>
          <w:rFonts w:eastAsia="Calibri" w:cs="Arial"/>
        </w:rPr>
      </w:pPr>
    </w:p>
    <w:p w14:paraId="0166D4B6" w14:textId="77777777" w:rsidR="00113FAA" w:rsidRPr="00EE3BC3" w:rsidRDefault="00113FAA" w:rsidP="00113FAA">
      <w:pPr>
        <w:jc w:val="center"/>
        <w:rPr>
          <w:rFonts w:eastAsia="Calibri" w:cs="Arial"/>
        </w:rPr>
      </w:pPr>
    </w:p>
    <w:p w14:paraId="60FAFBB8" w14:textId="77777777" w:rsidR="00113FAA" w:rsidRPr="00EE3BC3" w:rsidRDefault="00113FAA" w:rsidP="00113FAA">
      <w:pPr>
        <w:jc w:val="center"/>
        <w:rPr>
          <w:rFonts w:eastAsia="Calibri" w:cs="Arial"/>
        </w:rPr>
      </w:pPr>
      <w:r w:rsidRPr="00EE3BC3">
        <w:rPr>
          <w:rFonts w:eastAsia="Calibri" w:cs="Arial"/>
        </w:rPr>
        <w:t>_________________________________________________</w:t>
      </w:r>
    </w:p>
    <w:p w14:paraId="1797A521" w14:textId="77777777" w:rsidR="00113FAA" w:rsidRPr="00EE3BC3" w:rsidRDefault="00113FAA" w:rsidP="00113FAA">
      <w:pPr>
        <w:jc w:val="center"/>
        <w:rPr>
          <w:rFonts w:eastAsia="Calibri" w:cs="Arial"/>
        </w:rPr>
      </w:pPr>
      <w:r>
        <w:rPr>
          <w:rFonts w:eastAsia="Calibri" w:cs="Arial"/>
        </w:rPr>
        <w:t>Prof</w:t>
      </w:r>
      <w:r w:rsidRPr="001F7B56">
        <w:rPr>
          <w:rFonts w:eastAsia="Calibri" w:cs="Arial"/>
          <w:vertAlign w:val="superscript"/>
        </w:rPr>
        <w:t>a</w:t>
      </w:r>
      <w:r w:rsidRPr="00EE3BC3">
        <w:rPr>
          <w:rFonts w:eastAsia="Calibri" w:cs="Arial"/>
        </w:rPr>
        <w:t>. Dr</w:t>
      </w:r>
      <w:r w:rsidRPr="001F7B56">
        <w:rPr>
          <w:rFonts w:eastAsia="Calibri" w:cs="Arial"/>
          <w:vertAlign w:val="superscript"/>
        </w:rPr>
        <w:t>a</w:t>
      </w:r>
      <w:r w:rsidRPr="00EE3BC3">
        <w:rPr>
          <w:rFonts w:eastAsia="Calibri" w:cs="Arial"/>
        </w:rPr>
        <w:t xml:space="preserve">. </w:t>
      </w:r>
      <w:r>
        <w:rPr>
          <w:rFonts w:eastAsia="Calibri" w:cs="Arial"/>
        </w:rPr>
        <w:t>Marie Curie</w:t>
      </w:r>
      <w:r w:rsidRPr="00EE3BC3">
        <w:rPr>
          <w:rFonts w:eastAsia="Calibri" w:cs="Arial"/>
        </w:rPr>
        <w:t xml:space="preserve"> (Examinador</w:t>
      </w:r>
      <w:r>
        <w:rPr>
          <w:rFonts w:eastAsia="Calibri" w:cs="Arial"/>
        </w:rPr>
        <w:t>a</w:t>
      </w:r>
      <w:r w:rsidRPr="00EE3BC3">
        <w:rPr>
          <w:rFonts w:eastAsia="Calibri" w:cs="Arial"/>
        </w:rPr>
        <w:t xml:space="preserve"> Intern</w:t>
      </w:r>
      <w:r>
        <w:rPr>
          <w:rFonts w:eastAsia="Calibri" w:cs="Arial"/>
        </w:rPr>
        <w:t>a</w:t>
      </w:r>
      <w:r w:rsidRPr="00EE3BC3">
        <w:rPr>
          <w:rFonts w:eastAsia="Calibri" w:cs="Arial"/>
        </w:rPr>
        <w:t>)</w:t>
      </w:r>
    </w:p>
    <w:p w14:paraId="2FA6956B" w14:textId="77777777" w:rsidR="00113FAA" w:rsidRPr="00EE3BC3" w:rsidRDefault="00113FAA" w:rsidP="00113FAA">
      <w:pPr>
        <w:jc w:val="center"/>
        <w:rPr>
          <w:rFonts w:eastAsia="Calibri" w:cs="Arial"/>
        </w:rPr>
      </w:pPr>
      <w:r>
        <w:rPr>
          <w:rFonts w:eastAsia="Calibri" w:cs="Arial"/>
        </w:rPr>
        <w:t>Universidade de Vínculo/Departamento do Vínculo</w:t>
      </w:r>
    </w:p>
    <w:p w14:paraId="24BEE6B7" w14:textId="77777777" w:rsidR="00113FAA" w:rsidRPr="00EE3BC3" w:rsidRDefault="00113FAA" w:rsidP="00113FAA">
      <w:pPr>
        <w:jc w:val="center"/>
        <w:rPr>
          <w:rFonts w:eastAsia="Calibri" w:cs="Arial"/>
        </w:rPr>
      </w:pPr>
    </w:p>
    <w:p w14:paraId="4AA5C0D6" w14:textId="77777777" w:rsidR="00113FAA" w:rsidRPr="00EE3BC3" w:rsidRDefault="00113FAA" w:rsidP="00113FAA">
      <w:pPr>
        <w:jc w:val="center"/>
        <w:rPr>
          <w:rFonts w:eastAsia="Calibri" w:cs="Arial"/>
        </w:rPr>
      </w:pPr>
    </w:p>
    <w:p w14:paraId="53E3C116" w14:textId="77777777" w:rsidR="00113FAA" w:rsidRPr="00EE3BC3" w:rsidRDefault="00113FAA" w:rsidP="00113FAA">
      <w:pPr>
        <w:widowControl w:val="0"/>
        <w:ind w:left="180"/>
        <w:jc w:val="center"/>
        <w:rPr>
          <w:rFonts w:eastAsia="Arial" w:cs="Arial"/>
        </w:rPr>
      </w:pPr>
      <w:r w:rsidRPr="00EE3BC3">
        <w:rPr>
          <w:rFonts w:eastAsia="Arial" w:cs="Arial"/>
        </w:rPr>
        <w:t>_________________________________________________</w:t>
      </w:r>
    </w:p>
    <w:p w14:paraId="63733FAF" w14:textId="77777777" w:rsidR="00113FAA" w:rsidRPr="00EE3BC3" w:rsidRDefault="00113FAA" w:rsidP="00113FAA">
      <w:pPr>
        <w:widowControl w:val="0"/>
        <w:ind w:left="180"/>
        <w:jc w:val="center"/>
        <w:rPr>
          <w:rFonts w:eastAsia="Arial" w:cs="Arial"/>
          <w:color w:val="000000"/>
        </w:rPr>
      </w:pPr>
      <w:r w:rsidRPr="00EE3BC3">
        <w:rPr>
          <w:rFonts w:eastAsia="Arial" w:cs="Arial"/>
          <w:color w:val="000000"/>
        </w:rPr>
        <w:t xml:space="preserve">Profª. Drª. </w:t>
      </w:r>
      <w:proofErr w:type="spellStart"/>
      <w:r>
        <w:rPr>
          <w:rFonts w:eastAsia="Arial" w:cs="Arial"/>
        </w:rPr>
        <w:t>Marielle</w:t>
      </w:r>
      <w:proofErr w:type="spellEnd"/>
      <w:r>
        <w:rPr>
          <w:rFonts w:eastAsia="Arial" w:cs="Arial"/>
        </w:rPr>
        <w:t xml:space="preserve"> Franco</w:t>
      </w:r>
      <w:r w:rsidRPr="00EE3BC3">
        <w:rPr>
          <w:rFonts w:eastAsia="Arial" w:cs="Arial"/>
        </w:rPr>
        <w:t xml:space="preserve"> </w:t>
      </w:r>
      <w:r w:rsidRPr="00EE3BC3">
        <w:rPr>
          <w:rFonts w:eastAsia="Arial" w:cs="Arial"/>
          <w:color w:val="000000"/>
        </w:rPr>
        <w:t>(Examinadora Interna)</w:t>
      </w:r>
    </w:p>
    <w:p w14:paraId="7208E7B4" w14:textId="3EE04611" w:rsidR="00113FAA" w:rsidRPr="00113FAA" w:rsidRDefault="00113FAA" w:rsidP="00113FAA">
      <w:pPr>
        <w:jc w:val="center"/>
        <w:rPr>
          <w:rFonts w:cs="Arial"/>
          <w:color w:val="000000"/>
        </w:rPr>
      </w:pPr>
      <w:r>
        <w:rPr>
          <w:rFonts w:eastAsia="Calibri" w:cs="Arial"/>
        </w:rPr>
        <w:t>Universidade de Vínculo/Departamento do Vínculo</w:t>
      </w:r>
    </w:p>
    <w:p w14:paraId="5AADC93E" w14:textId="77777777" w:rsidR="00113FAA" w:rsidRPr="00EE3BC3" w:rsidRDefault="00113FAA" w:rsidP="00113FAA">
      <w:pPr>
        <w:jc w:val="center"/>
        <w:rPr>
          <w:rFonts w:eastAsia="Calibri" w:cs="Arial"/>
        </w:rPr>
      </w:pPr>
    </w:p>
    <w:p w14:paraId="580E3C3E" w14:textId="77777777" w:rsidR="00113FAA" w:rsidRPr="00EE3BC3" w:rsidRDefault="00113FAA" w:rsidP="00113FAA">
      <w:pPr>
        <w:jc w:val="center"/>
        <w:rPr>
          <w:rFonts w:eastAsia="Calibri" w:cs="Arial"/>
        </w:rPr>
      </w:pPr>
      <w:r w:rsidRPr="00EE3BC3">
        <w:rPr>
          <w:rFonts w:eastAsia="Calibri" w:cs="Arial"/>
        </w:rPr>
        <w:t>_________________________________________________</w:t>
      </w:r>
    </w:p>
    <w:p w14:paraId="352A05DE" w14:textId="77777777" w:rsidR="00113FAA" w:rsidRPr="00EE3BC3" w:rsidRDefault="00113FAA" w:rsidP="00113FAA">
      <w:pPr>
        <w:jc w:val="center"/>
        <w:rPr>
          <w:rFonts w:eastAsia="Calibri" w:cs="Arial"/>
          <w:color w:val="000000"/>
        </w:rPr>
      </w:pPr>
      <w:r w:rsidRPr="00EE3BC3">
        <w:rPr>
          <w:rFonts w:eastAsia="Calibri" w:cs="Arial"/>
          <w:color w:val="000000"/>
        </w:rPr>
        <w:t xml:space="preserve">Prof. Dr. </w:t>
      </w:r>
      <w:r>
        <w:rPr>
          <w:rFonts w:eastAsia="Calibri" w:cs="Arial"/>
          <w:color w:val="000000"/>
        </w:rPr>
        <w:t xml:space="preserve">Charles Darwin </w:t>
      </w:r>
      <w:r w:rsidRPr="00EE3BC3">
        <w:rPr>
          <w:rFonts w:eastAsia="Calibri" w:cs="Arial"/>
          <w:color w:val="000000"/>
        </w:rPr>
        <w:t xml:space="preserve">(Examinador </w:t>
      </w:r>
      <w:r>
        <w:rPr>
          <w:rFonts w:eastAsia="Calibri" w:cs="Arial"/>
          <w:color w:val="000000"/>
        </w:rPr>
        <w:t>Interno</w:t>
      </w:r>
      <w:r w:rsidRPr="00EE3BC3">
        <w:rPr>
          <w:rFonts w:eastAsia="Calibri" w:cs="Arial"/>
          <w:color w:val="000000"/>
        </w:rPr>
        <w:t>)</w:t>
      </w:r>
    </w:p>
    <w:p w14:paraId="282FEC58" w14:textId="77777777" w:rsidR="00113FAA" w:rsidRPr="00EE3BC3" w:rsidRDefault="00113FAA" w:rsidP="00113FAA">
      <w:pPr>
        <w:ind w:left="284"/>
        <w:jc w:val="center"/>
        <w:rPr>
          <w:rFonts w:cs="Arial"/>
          <w:color w:val="000000"/>
        </w:rPr>
      </w:pPr>
      <w:r>
        <w:rPr>
          <w:rFonts w:eastAsia="Calibri" w:cs="Arial"/>
        </w:rPr>
        <w:t>Universidade de Vínculo/Departamento do Vínculo</w:t>
      </w:r>
    </w:p>
    <w:p w14:paraId="47B86886" w14:textId="3CECBE5D" w:rsidR="00113FAA" w:rsidRPr="00EE3BC3" w:rsidRDefault="00113FAA" w:rsidP="00113FAA">
      <w:pPr>
        <w:jc w:val="center"/>
        <w:rPr>
          <w:rFonts w:eastAsia="Calibri" w:cs="Arial"/>
        </w:rPr>
      </w:pPr>
      <w:r w:rsidRPr="00EE3BC3">
        <w:rPr>
          <w:rFonts w:eastAsia="Calibri" w:cs="Arial"/>
        </w:rPr>
        <w:t>________________________________________________</w:t>
      </w:r>
    </w:p>
    <w:p w14:paraId="088EC941" w14:textId="77777777" w:rsidR="00113FAA" w:rsidRPr="00EE3BC3" w:rsidRDefault="00113FAA" w:rsidP="00113FAA">
      <w:pPr>
        <w:jc w:val="center"/>
        <w:rPr>
          <w:rFonts w:eastAsia="Calibri" w:cs="Arial"/>
          <w:color w:val="000000"/>
        </w:rPr>
      </w:pPr>
      <w:r>
        <w:rPr>
          <w:rFonts w:eastAsia="Calibri" w:cs="Arial"/>
          <w:color w:val="000000"/>
        </w:rPr>
        <w:t>Prof</w:t>
      </w:r>
      <w:r w:rsidRPr="00EE3BC3">
        <w:rPr>
          <w:rFonts w:eastAsia="Calibri" w:cs="Arial"/>
          <w:color w:val="000000"/>
        </w:rPr>
        <w:t xml:space="preserve">. Dr. </w:t>
      </w:r>
      <w:r w:rsidRPr="001921D3">
        <w:rPr>
          <w:rFonts w:eastAsia="Calibri" w:cs="Arial"/>
          <w:color w:val="000000"/>
        </w:rPr>
        <w:t>Mahatma Gandhi</w:t>
      </w:r>
      <w:r w:rsidRPr="00EE3BC3">
        <w:rPr>
          <w:rFonts w:eastAsia="Calibri" w:cs="Arial"/>
          <w:color w:val="000000"/>
        </w:rPr>
        <w:t xml:space="preserve"> (Examinador Externo)</w:t>
      </w:r>
    </w:p>
    <w:p w14:paraId="68CB7DA8" w14:textId="77777777" w:rsidR="00113FAA" w:rsidRDefault="00113FAA" w:rsidP="00113FAA">
      <w:pPr>
        <w:jc w:val="center"/>
        <w:rPr>
          <w:rFonts w:eastAsia="Calibri" w:cs="Arial"/>
        </w:rPr>
      </w:pPr>
      <w:r>
        <w:rPr>
          <w:rFonts w:eastAsia="Calibri" w:cs="Arial"/>
        </w:rPr>
        <w:t>Universidade de Vínculo/Departamento do Vínculo</w:t>
      </w:r>
    </w:p>
    <w:p w14:paraId="61A074F7" w14:textId="77777777" w:rsidR="00113FAA" w:rsidRDefault="00113FAA" w:rsidP="00113FAA">
      <w:pPr>
        <w:jc w:val="center"/>
        <w:rPr>
          <w:rFonts w:eastAsia="Calibri" w:cs="Arial"/>
        </w:rPr>
      </w:pPr>
    </w:p>
    <w:p w14:paraId="0C792688" w14:textId="614FBFF6" w:rsidR="00113FAA" w:rsidRPr="00EE3BC3" w:rsidRDefault="00113FAA" w:rsidP="00113FAA">
      <w:pPr>
        <w:widowControl w:val="0"/>
        <w:ind w:left="180"/>
        <w:jc w:val="center"/>
        <w:rPr>
          <w:rFonts w:eastAsia="Arial" w:cs="Arial"/>
        </w:rPr>
      </w:pPr>
      <w:r w:rsidRPr="00EE3BC3">
        <w:rPr>
          <w:rFonts w:eastAsia="Arial" w:cs="Arial"/>
        </w:rPr>
        <w:t>________________________________________________</w:t>
      </w:r>
    </w:p>
    <w:p w14:paraId="1EC7F0BF" w14:textId="77777777" w:rsidR="00113FAA" w:rsidRPr="00EE3BC3" w:rsidRDefault="00113FAA" w:rsidP="00113FAA">
      <w:pPr>
        <w:widowControl w:val="0"/>
        <w:ind w:left="180"/>
        <w:jc w:val="center"/>
        <w:rPr>
          <w:rFonts w:eastAsia="Arial" w:cs="Arial"/>
          <w:color w:val="000000"/>
        </w:rPr>
      </w:pPr>
      <w:r w:rsidRPr="00EE3BC3">
        <w:rPr>
          <w:rFonts w:eastAsia="Arial" w:cs="Arial"/>
          <w:color w:val="000000"/>
        </w:rPr>
        <w:t xml:space="preserve">Profª. Drª. </w:t>
      </w:r>
      <w:r>
        <w:rPr>
          <w:rFonts w:eastAsia="Arial" w:cs="Arial"/>
        </w:rPr>
        <w:t>Simone de Beauvoir</w:t>
      </w:r>
      <w:r w:rsidRPr="00EE3BC3">
        <w:rPr>
          <w:rFonts w:eastAsia="Arial" w:cs="Arial"/>
        </w:rPr>
        <w:t xml:space="preserve"> </w:t>
      </w:r>
      <w:r w:rsidRPr="00EE3BC3">
        <w:rPr>
          <w:rFonts w:eastAsia="Arial" w:cs="Arial"/>
          <w:color w:val="000000"/>
        </w:rPr>
        <w:t xml:space="preserve">(Examinadora </w:t>
      </w:r>
      <w:r>
        <w:rPr>
          <w:rFonts w:eastAsia="Arial" w:cs="Arial"/>
          <w:color w:val="000000"/>
        </w:rPr>
        <w:t>Externa</w:t>
      </w:r>
      <w:r w:rsidRPr="00EE3BC3">
        <w:rPr>
          <w:rFonts w:eastAsia="Arial" w:cs="Arial"/>
          <w:color w:val="000000"/>
        </w:rPr>
        <w:t>)</w:t>
      </w:r>
    </w:p>
    <w:p w14:paraId="776B91D8" w14:textId="77777777" w:rsidR="00113FAA" w:rsidRDefault="00113FAA" w:rsidP="00113FAA">
      <w:pPr>
        <w:jc w:val="center"/>
        <w:rPr>
          <w:rFonts w:ascii="Calibri" w:hAnsi="Calibri"/>
          <w:b/>
          <w:bCs/>
        </w:rPr>
      </w:pPr>
      <w:r>
        <w:rPr>
          <w:rFonts w:eastAsia="Calibri" w:cs="Arial"/>
        </w:rPr>
        <w:t>Universidade de Vínculo/Departamento do Vínculo</w:t>
      </w:r>
    </w:p>
    <w:p w14:paraId="74C71017" w14:textId="77777777" w:rsidR="00113FAA" w:rsidRPr="00CD3DEB" w:rsidRDefault="00113FAA" w:rsidP="00113FAA">
      <w:pPr>
        <w:rPr>
          <w:rFonts w:ascii="Calibri" w:hAnsi="Calibri"/>
          <w:b/>
          <w:bCs/>
        </w:rPr>
      </w:pPr>
    </w:p>
    <w:p w14:paraId="13C12FAE" w14:textId="77777777" w:rsidR="00113FAA" w:rsidRPr="00CD3DEB" w:rsidRDefault="00113FAA" w:rsidP="00113FAA">
      <w:pPr>
        <w:rPr>
          <w:rFonts w:ascii="Calibri" w:hAnsi="Calibri"/>
          <w:b/>
          <w:bCs/>
        </w:rPr>
      </w:pPr>
    </w:p>
    <w:p w14:paraId="754EDA48" w14:textId="77777777" w:rsidR="00113FAA" w:rsidRPr="00CD3DEB" w:rsidRDefault="00113FAA" w:rsidP="00113FAA">
      <w:pPr>
        <w:rPr>
          <w:rFonts w:ascii="Calibri" w:hAnsi="Calibri"/>
          <w:b/>
          <w:bCs/>
        </w:rPr>
      </w:pPr>
    </w:p>
    <w:p w14:paraId="6D190593" w14:textId="77777777" w:rsidR="00113FAA" w:rsidRPr="00CD3DEB" w:rsidRDefault="00113FAA" w:rsidP="00113FAA">
      <w:pPr>
        <w:rPr>
          <w:rFonts w:ascii="Calibri" w:hAnsi="Calibri"/>
          <w:b/>
          <w:bCs/>
        </w:rPr>
      </w:pPr>
    </w:p>
    <w:p w14:paraId="1009127D" w14:textId="77777777" w:rsidR="00113FAA" w:rsidRPr="00CD3DEB" w:rsidRDefault="00113FAA" w:rsidP="00113FAA">
      <w:pPr>
        <w:rPr>
          <w:rFonts w:ascii="Calibri" w:hAnsi="Calibri"/>
          <w:b/>
          <w:bCs/>
        </w:rPr>
      </w:pPr>
    </w:p>
    <w:p w14:paraId="47170433" w14:textId="77777777" w:rsidR="00113FAA" w:rsidRDefault="00113FAA" w:rsidP="00113FAA">
      <w:pPr>
        <w:rPr>
          <w:rFonts w:ascii="Calibri" w:hAnsi="Calibri"/>
          <w:b/>
          <w:bCs/>
        </w:rPr>
      </w:pPr>
    </w:p>
    <w:p w14:paraId="5908FA9B" w14:textId="77777777" w:rsidR="00113FAA" w:rsidRDefault="00113FAA" w:rsidP="00113FAA">
      <w:pPr>
        <w:rPr>
          <w:rFonts w:ascii="Calibri" w:hAnsi="Calibri"/>
          <w:b/>
          <w:bCs/>
        </w:rPr>
      </w:pPr>
    </w:p>
    <w:p w14:paraId="48830398" w14:textId="77777777" w:rsidR="00113FAA" w:rsidRDefault="00113FAA" w:rsidP="00113FAA">
      <w:pPr>
        <w:rPr>
          <w:rFonts w:ascii="Calibri" w:hAnsi="Calibri"/>
          <w:b/>
          <w:bCs/>
        </w:rPr>
      </w:pPr>
    </w:p>
    <w:p w14:paraId="652DBEA6" w14:textId="77777777" w:rsidR="00113FAA" w:rsidRPr="00CD3DEB" w:rsidRDefault="00113FAA" w:rsidP="00113FAA">
      <w:pPr>
        <w:rPr>
          <w:rFonts w:ascii="Calibri" w:hAnsi="Calibri"/>
          <w:b/>
          <w:bCs/>
        </w:rPr>
      </w:pPr>
    </w:p>
    <w:p w14:paraId="26F7DDBE" w14:textId="77777777" w:rsidR="00113FAA" w:rsidRPr="00CD3DEB" w:rsidRDefault="00113FAA" w:rsidP="00113FAA">
      <w:pPr>
        <w:rPr>
          <w:rFonts w:ascii="Calibri" w:hAnsi="Calibri"/>
          <w:b/>
          <w:bCs/>
        </w:rPr>
      </w:pPr>
    </w:p>
    <w:p w14:paraId="0E028A08" w14:textId="77777777" w:rsidR="00113FAA" w:rsidRPr="00CD3DEB" w:rsidRDefault="00113FAA" w:rsidP="00113FAA">
      <w:pPr>
        <w:rPr>
          <w:rFonts w:ascii="Calibri" w:hAnsi="Calibri"/>
          <w:b/>
          <w:bCs/>
        </w:rPr>
      </w:pPr>
    </w:p>
    <w:p w14:paraId="12761DBD" w14:textId="77777777" w:rsidR="00113FAA" w:rsidRPr="00CD3DEB" w:rsidRDefault="00113FAA" w:rsidP="00113FAA">
      <w:pPr>
        <w:jc w:val="right"/>
        <w:rPr>
          <w:rFonts w:ascii="Calibri" w:hAnsi="Calibri"/>
          <w:b/>
          <w:bCs/>
        </w:rPr>
      </w:pPr>
    </w:p>
    <w:p w14:paraId="2B47E657" w14:textId="77777777" w:rsidR="00E27FE2" w:rsidRDefault="00113FAA" w:rsidP="00E27FE2">
      <w:pPr>
        <w:spacing w:line="360" w:lineRule="auto"/>
        <w:jc w:val="right"/>
        <w:rPr>
          <w:rFonts w:cs="Arial"/>
          <w:bCs/>
        </w:rPr>
      </w:pPr>
      <w:r w:rsidRPr="00B1529B">
        <w:rPr>
          <w:rFonts w:cs="Arial"/>
          <w:bCs/>
        </w:rPr>
        <w:t xml:space="preserve">A </w:t>
      </w:r>
      <w:r w:rsidR="00361820">
        <w:rPr>
          <w:rFonts w:cs="Arial"/>
          <w:bCs/>
        </w:rPr>
        <w:t>minha esposa, minha mãe,</w:t>
      </w:r>
    </w:p>
    <w:p w14:paraId="716F9293" w14:textId="77777777" w:rsidR="00E27FE2" w:rsidRDefault="00361820" w:rsidP="00E27FE2">
      <w:pPr>
        <w:spacing w:line="360" w:lineRule="auto"/>
        <w:jc w:val="right"/>
        <w:rPr>
          <w:rFonts w:cs="Arial"/>
          <w:bCs/>
        </w:rPr>
      </w:pPr>
      <w:r>
        <w:rPr>
          <w:rFonts w:cs="Arial"/>
          <w:bCs/>
        </w:rPr>
        <w:t xml:space="preserve"> meu tio </w:t>
      </w:r>
      <w:r w:rsidR="00E27FE2">
        <w:rPr>
          <w:rFonts w:cs="Arial"/>
          <w:bCs/>
        </w:rPr>
        <w:t>e minha família</w:t>
      </w:r>
      <w:r w:rsidR="00113FAA" w:rsidRPr="00B1529B">
        <w:rPr>
          <w:rFonts w:cs="Arial"/>
          <w:bCs/>
        </w:rPr>
        <w:t>,</w:t>
      </w:r>
      <w:r w:rsidR="00E27FE2">
        <w:rPr>
          <w:rFonts w:cs="Arial"/>
          <w:bCs/>
        </w:rPr>
        <w:t xml:space="preserve"> </w:t>
      </w:r>
    </w:p>
    <w:p w14:paraId="585FA46A" w14:textId="5C8F955F"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1" w:name="_Toc63600663"/>
      <w:r>
        <w:rPr>
          <w:rFonts w:cs="Arial"/>
          <w:bCs/>
        </w:rPr>
        <w:t>a.</w:t>
      </w:r>
    </w:p>
    <w:bookmarkEnd w:id="1"/>
    <w:p w14:paraId="68335EA8" w14:textId="158E7C4C" w:rsidR="00113FAA" w:rsidRDefault="00113FAA" w:rsidP="00113FAA">
      <w:pPr>
        <w:spacing w:line="360" w:lineRule="auto"/>
        <w:jc w:val="right"/>
        <w:rPr>
          <w:rFonts w:cs="Arial"/>
          <w:bCs/>
        </w:rPr>
      </w:pPr>
    </w:p>
    <w:p w14:paraId="15C33F4E" w14:textId="77777777" w:rsidR="00113FAA" w:rsidRDefault="00113FAA" w:rsidP="00113FAA">
      <w:pPr>
        <w:rPr>
          <w:rFonts w:cs="Arial"/>
          <w:bCs/>
        </w:rPr>
      </w:pPr>
      <w:r>
        <w:rPr>
          <w:rFonts w:cs="Arial"/>
          <w:bCs/>
        </w:rPr>
        <w:br w:type="page"/>
      </w:r>
    </w:p>
    <w:p w14:paraId="7E6058DE"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5AD2ACE"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5F4FD73B" w14:textId="0BF703F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1E5FC332" w14:textId="5422963B"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w:t>
      </w:r>
      <w:proofErr w:type="spellStart"/>
      <w:r>
        <w:rPr>
          <w:rFonts w:ascii="Arial" w:hAnsi="Arial" w:cs="Arial"/>
          <w:sz w:val="24"/>
          <w:szCs w:val="24"/>
        </w:rPr>
        <w:t>Co-orientador</w:t>
      </w:r>
      <w:proofErr w:type="spellEnd"/>
      <w:r>
        <w:rPr>
          <w:rFonts w:ascii="Arial" w:hAnsi="Arial" w:cs="Arial"/>
          <w:sz w:val="24"/>
          <w:szCs w:val="24"/>
        </w:rPr>
        <w:t xml:space="preserve">,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5FAB716C"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Aos membros do grupo de pesquisa HASE que contribuíram para o desenvolvimento deste trabalho. </w:t>
      </w:r>
    </w:p>
    <w:p w14:paraId="4F2B1912"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436DA367" w14:textId="77777777" w:rsidR="00216C51" w:rsidRDefault="00216C51" w:rsidP="00216C51">
      <w:pPr>
        <w:spacing w:after="200" w:line="288" w:lineRule="auto"/>
        <w:ind w:firstLine="1077"/>
      </w:pPr>
    </w:p>
    <w:p w14:paraId="6022746B" w14:textId="77777777" w:rsidR="00216C51" w:rsidRDefault="00216C51" w:rsidP="00216C51">
      <w:pPr>
        <w:ind w:left="5664"/>
      </w:pPr>
      <w:r>
        <w:t xml:space="preserve">        </w:t>
      </w:r>
      <w:r>
        <w:tab/>
        <w:t>Obrigado!</w:t>
      </w:r>
    </w:p>
    <w:p w14:paraId="513E2C11" w14:textId="2FC72397" w:rsidR="00113FAA" w:rsidRDefault="00113FAA" w:rsidP="00113FAA">
      <w:pPr>
        <w:pStyle w:val="11PargrafoNormal"/>
      </w:pPr>
    </w:p>
    <w:p w14:paraId="592D65E9" w14:textId="77777777" w:rsidR="00113FAA" w:rsidRDefault="00113FAA" w:rsidP="00113FAA">
      <w:pPr>
        <w:pStyle w:val="11PargrafoNormal"/>
        <w:ind w:firstLine="0"/>
      </w:pPr>
    </w:p>
    <w:p w14:paraId="3DAB7E67" w14:textId="77777777" w:rsidR="00113FAA" w:rsidRDefault="00113FAA" w:rsidP="00113FAA">
      <w:pPr>
        <w:rPr>
          <w:rFonts w:cs="Arial"/>
          <w:bCs/>
        </w:rPr>
      </w:pPr>
    </w:p>
    <w:p w14:paraId="771CF853" w14:textId="77777777" w:rsidR="00113FAA" w:rsidRPr="00B1529B" w:rsidRDefault="00113FAA" w:rsidP="00113FAA">
      <w:pPr>
        <w:spacing w:line="360" w:lineRule="auto"/>
        <w:ind w:firstLine="709"/>
        <w:rPr>
          <w:rFonts w:cs="Arial"/>
          <w:b/>
          <w:color w:val="000000"/>
        </w:rPr>
      </w:pPr>
    </w:p>
    <w:p w14:paraId="2D6F9039" w14:textId="77777777" w:rsidR="00113FAA" w:rsidRPr="00B1529B" w:rsidRDefault="00113FAA" w:rsidP="00113FAA">
      <w:pPr>
        <w:spacing w:line="360" w:lineRule="auto"/>
        <w:ind w:firstLine="709"/>
        <w:rPr>
          <w:rFonts w:cs="Arial"/>
          <w:b/>
          <w:color w:val="000000"/>
        </w:rPr>
      </w:pPr>
    </w:p>
    <w:p w14:paraId="2BFCAF27" w14:textId="77777777" w:rsidR="00113FAA" w:rsidRPr="00B1529B" w:rsidRDefault="00113FAA" w:rsidP="00113FAA">
      <w:pPr>
        <w:spacing w:line="360" w:lineRule="auto"/>
        <w:ind w:firstLine="709"/>
        <w:rPr>
          <w:rFonts w:cs="Arial"/>
          <w:b/>
          <w:color w:val="000000"/>
        </w:rPr>
      </w:pPr>
    </w:p>
    <w:p w14:paraId="17D839D8" w14:textId="77777777" w:rsidR="00113FAA" w:rsidRPr="00B1529B" w:rsidRDefault="00113FAA" w:rsidP="00113FAA">
      <w:pPr>
        <w:spacing w:line="360" w:lineRule="auto"/>
        <w:ind w:firstLine="709"/>
        <w:rPr>
          <w:rFonts w:cs="Arial"/>
          <w:b/>
          <w:color w:val="000000"/>
        </w:rPr>
      </w:pPr>
    </w:p>
    <w:p w14:paraId="5D2FE2AB" w14:textId="77777777" w:rsidR="00113FAA" w:rsidRPr="00B1529B" w:rsidRDefault="00113FAA" w:rsidP="00113FAA">
      <w:pPr>
        <w:spacing w:line="360" w:lineRule="auto"/>
        <w:ind w:firstLine="709"/>
        <w:rPr>
          <w:rFonts w:cs="Arial"/>
          <w:b/>
          <w:color w:val="000000"/>
        </w:rPr>
      </w:pPr>
    </w:p>
    <w:p w14:paraId="111793BD" w14:textId="77777777" w:rsidR="00113FAA" w:rsidRPr="00B1529B" w:rsidRDefault="00113FAA" w:rsidP="00113FAA">
      <w:pPr>
        <w:spacing w:line="360" w:lineRule="auto"/>
        <w:ind w:firstLine="709"/>
        <w:rPr>
          <w:rFonts w:cs="Arial"/>
          <w:b/>
          <w:color w:val="000000"/>
        </w:rPr>
      </w:pPr>
    </w:p>
    <w:p w14:paraId="508B766D" w14:textId="77777777" w:rsidR="00113FAA" w:rsidRPr="00B1529B" w:rsidRDefault="00113FAA" w:rsidP="00113FAA">
      <w:pPr>
        <w:spacing w:line="360" w:lineRule="auto"/>
        <w:ind w:firstLine="709"/>
        <w:rPr>
          <w:rFonts w:cs="Arial"/>
          <w:b/>
          <w:color w:val="000000"/>
        </w:rPr>
      </w:pPr>
    </w:p>
    <w:p w14:paraId="114B195A" w14:textId="77777777" w:rsidR="00113FAA" w:rsidRPr="00B1529B" w:rsidRDefault="00113FAA" w:rsidP="00113FAA">
      <w:pPr>
        <w:spacing w:line="360" w:lineRule="auto"/>
        <w:ind w:firstLine="709"/>
        <w:rPr>
          <w:rFonts w:cs="Arial"/>
          <w:b/>
          <w:color w:val="000000"/>
        </w:rPr>
      </w:pPr>
    </w:p>
    <w:p w14:paraId="09185ECD" w14:textId="77777777" w:rsidR="00113FAA" w:rsidRPr="00B1529B" w:rsidRDefault="00113FAA" w:rsidP="00113FAA">
      <w:pPr>
        <w:spacing w:line="360" w:lineRule="auto"/>
        <w:ind w:firstLine="709"/>
        <w:rPr>
          <w:rFonts w:cs="Arial"/>
          <w:b/>
          <w:color w:val="000000"/>
        </w:rPr>
      </w:pPr>
    </w:p>
    <w:p w14:paraId="06F98E6E" w14:textId="77777777" w:rsidR="00113FAA" w:rsidRPr="00B1529B" w:rsidRDefault="00113FAA" w:rsidP="00113FAA">
      <w:pPr>
        <w:spacing w:line="360" w:lineRule="auto"/>
        <w:ind w:firstLine="709"/>
        <w:rPr>
          <w:rFonts w:cs="Arial"/>
          <w:b/>
          <w:color w:val="000000"/>
        </w:rPr>
      </w:pPr>
    </w:p>
    <w:p w14:paraId="2ED9CF07" w14:textId="77777777" w:rsidR="00113FAA" w:rsidRPr="00B1529B" w:rsidRDefault="00113FAA" w:rsidP="00113FAA">
      <w:pPr>
        <w:spacing w:line="360" w:lineRule="auto"/>
        <w:ind w:firstLine="709"/>
        <w:rPr>
          <w:rFonts w:cs="Arial"/>
          <w:b/>
          <w:color w:val="000000"/>
        </w:rPr>
      </w:pPr>
    </w:p>
    <w:p w14:paraId="74E81ACD" w14:textId="77777777" w:rsidR="00113FAA" w:rsidRPr="00B1529B" w:rsidRDefault="00113FAA" w:rsidP="00113FAA">
      <w:pPr>
        <w:spacing w:line="360" w:lineRule="auto"/>
        <w:ind w:firstLine="709"/>
        <w:rPr>
          <w:rFonts w:cs="Arial"/>
          <w:b/>
          <w:color w:val="000000"/>
        </w:rPr>
      </w:pPr>
    </w:p>
    <w:p w14:paraId="075933D2" w14:textId="77777777" w:rsidR="00113FAA" w:rsidRPr="00B1529B" w:rsidRDefault="00113FAA" w:rsidP="00113FAA">
      <w:pPr>
        <w:spacing w:line="360" w:lineRule="auto"/>
        <w:ind w:firstLine="709"/>
        <w:rPr>
          <w:rFonts w:cs="Arial"/>
          <w:b/>
          <w:color w:val="000000"/>
        </w:rPr>
      </w:pPr>
    </w:p>
    <w:p w14:paraId="0425B0D2" w14:textId="77777777" w:rsidR="00113FAA" w:rsidRPr="00B1529B" w:rsidRDefault="00113FAA" w:rsidP="00113FAA">
      <w:pPr>
        <w:spacing w:line="360" w:lineRule="auto"/>
        <w:ind w:firstLine="709"/>
        <w:rPr>
          <w:rFonts w:cs="Arial"/>
          <w:b/>
          <w:color w:val="000000"/>
        </w:rPr>
      </w:pPr>
    </w:p>
    <w:p w14:paraId="34FD1E3D" w14:textId="77777777" w:rsidR="00113FAA" w:rsidRPr="00B1529B" w:rsidRDefault="00113FAA" w:rsidP="00113FAA">
      <w:pPr>
        <w:spacing w:line="360" w:lineRule="auto"/>
        <w:ind w:firstLine="709"/>
        <w:rPr>
          <w:rFonts w:cs="Arial"/>
          <w:b/>
          <w:color w:val="000000"/>
        </w:rPr>
      </w:pPr>
    </w:p>
    <w:p w14:paraId="6D7DDB9B" w14:textId="77777777" w:rsidR="00113FAA" w:rsidRPr="00B1529B" w:rsidRDefault="00113FAA" w:rsidP="00113FAA">
      <w:pPr>
        <w:spacing w:line="360" w:lineRule="auto"/>
        <w:ind w:firstLine="709"/>
        <w:rPr>
          <w:rFonts w:cs="Arial"/>
          <w:b/>
          <w:color w:val="000000"/>
        </w:rPr>
      </w:pPr>
    </w:p>
    <w:p w14:paraId="105EB429" w14:textId="77777777" w:rsidR="00113FAA" w:rsidRPr="00B1529B" w:rsidRDefault="00113FAA" w:rsidP="00113FAA">
      <w:pPr>
        <w:spacing w:line="360" w:lineRule="auto"/>
        <w:ind w:firstLine="709"/>
        <w:rPr>
          <w:rFonts w:cs="Arial"/>
          <w:b/>
          <w:color w:val="000000"/>
        </w:rPr>
      </w:pPr>
    </w:p>
    <w:p w14:paraId="1C323D46" w14:textId="77777777" w:rsidR="00113FAA" w:rsidRPr="00B1529B" w:rsidRDefault="00113FAA" w:rsidP="00113FAA">
      <w:pPr>
        <w:spacing w:line="360" w:lineRule="auto"/>
        <w:ind w:firstLine="709"/>
        <w:rPr>
          <w:rFonts w:cs="Arial"/>
          <w:b/>
          <w:color w:val="000000"/>
        </w:rPr>
      </w:pPr>
    </w:p>
    <w:p w14:paraId="4E6558A2" w14:textId="77777777" w:rsidR="00113FAA" w:rsidRPr="00B1529B" w:rsidRDefault="00113FAA" w:rsidP="00113FAA">
      <w:pPr>
        <w:spacing w:line="360" w:lineRule="auto"/>
        <w:ind w:firstLine="709"/>
        <w:rPr>
          <w:rFonts w:cs="Arial"/>
          <w:b/>
          <w:color w:val="000000"/>
        </w:rPr>
      </w:pPr>
    </w:p>
    <w:p w14:paraId="21060D27" w14:textId="77777777" w:rsidR="00113FAA" w:rsidRDefault="00113FAA" w:rsidP="00113FAA">
      <w:pPr>
        <w:spacing w:line="360" w:lineRule="auto"/>
        <w:ind w:firstLine="709"/>
        <w:rPr>
          <w:rFonts w:cs="Arial"/>
          <w:b/>
          <w:color w:val="000000"/>
        </w:rPr>
      </w:pPr>
    </w:p>
    <w:p w14:paraId="003363E5" w14:textId="77777777" w:rsidR="00113FAA" w:rsidRDefault="00113FAA" w:rsidP="00113FAA">
      <w:pPr>
        <w:spacing w:line="360" w:lineRule="auto"/>
        <w:ind w:firstLine="709"/>
        <w:rPr>
          <w:rFonts w:cs="Arial"/>
          <w:b/>
          <w:color w:val="000000"/>
        </w:rPr>
      </w:pPr>
    </w:p>
    <w:p w14:paraId="4E8BE9AF" w14:textId="77777777" w:rsidR="00113FAA" w:rsidRDefault="00113FAA" w:rsidP="00113FAA">
      <w:pPr>
        <w:spacing w:line="360" w:lineRule="auto"/>
        <w:ind w:firstLine="709"/>
        <w:rPr>
          <w:rFonts w:cs="Arial"/>
          <w:b/>
          <w:color w:val="000000"/>
        </w:rPr>
      </w:pPr>
    </w:p>
    <w:p w14:paraId="6890BFD5" w14:textId="77777777" w:rsidR="00113FAA" w:rsidRDefault="00113FAA" w:rsidP="00113FAA">
      <w:pPr>
        <w:spacing w:line="360" w:lineRule="auto"/>
        <w:ind w:firstLine="709"/>
        <w:rPr>
          <w:rFonts w:cs="Arial"/>
          <w:b/>
          <w:color w:val="000000"/>
        </w:rPr>
      </w:pPr>
    </w:p>
    <w:p w14:paraId="141C2DC4" w14:textId="77777777" w:rsidR="00113FAA" w:rsidRDefault="00113FAA" w:rsidP="00113FAA">
      <w:pPr>
        <w:spacing w:line="360" w:lineRule="auto"/>
        <w:ind w:firstLine="709"/>
        <w:rPr>
          <w:rFonts w:cs="Arial"/>
          <w:b/>
          <w:color w:val="000000"/>
        </w:rPr>
      </w:pPr>
    </w:p>
    <w:p w14:paraId="0AB587A1" w14:textId="4B1EF5A6" w:rsidR="00113FAA" w:rsidRDefault="00113FAA" w:rsidP="00113FAA">
      <w:pPr>
        <w:spacing w:line="360" w:lineRule="auto"/>
        <w:ind w:firstLine="709"/>
        <w:rPr>
          <w:rFonts w:cs="Arial"/>
          <w:b/>
          <w:color w:val="000000"/>
        </w:rPr>
      </w:pPr>
    </w:p>
    <w:p w14:paraId="7DC2C016" w14:textId="77777777" w:rsidR="001C4B5B" w:rsidRDefault="001C4B5B" w:rsidP="00113FAA">
      <w:pPr>
        <w:spacing w:line="360" w:lineRule="auto"/>
        <w:ind w:firstLine="709"/>
        <w:rPr>
          <w:rFonts w:cs="Arial"/>
          <w:b/>
          <w:color w:val="000000"/>
        </w:rPr>
      </w:pPr>
    </w:p>
    <w:p w14:paraId="7120DED0" w14:textId="77777777" w:rsidR="00113FAA" w:rsidRDefault="00113FAA" w:rsidP="00113FAA">
      <w:pPr>
        <w:spacing w:line="360" w:lineRule="auto"/>
        <w:ind w:firstLine="709"/>
        <w:rPr>
          <w:rFonts w:cs="Arial"/>
          <w:b/>
          <w:color w:val="000000"/>
        </w:rPr>
      </w:pPr>
    </w:p>
    <w:p w14:paraId="1510BBAA" w14:textId="77777777" w:rsidR="00113FAA" w:rsidRPr="00B1529B" w:rsidRDefault="00113FAA" w:rsidP="00113FAA">
      <w:pPr>
        <w:spacing w:line="360" w:lineRule="auto"/>
        <w:ind w:firstLine="709"/>
        <w:rPr>
          <w:rFonts w:cs="Arial"/>
          <w:b/>
          <w:color w:val="000000"/>
        </w:rPr>
      </w:pPr>
    </w:p>
    <w:p w14:paraId="3DFC2407" w14:textId="3F1840F8" w:rsidR="00113FAA" w:rsidRDefault="00113FAA" w:rsidP="00113FAA">
      <w:pPr>
        <w:pStyle w:val="21CitaoPargrafo"/>
      </w:pPr>
      <w:r w:rsidRPr="00453420">
        <w:t>“</w:t>
      </w:r>
      <w:r>
        <w:t>A epígrafe é um elemento opcional, porém é uma citação de algo obrigatoriamente relacionado com o trabalho e se colocada no trabalho deve ser apresentada conforme a NBR 10520 de citações. A obra deve obrigatoriamente constar nas referências.”</w:t>
      </w:r>
      <w:bookmarkStart w:id="2" w:name="_Toc57027435"/>
      <w:bookmarkStart w:id="3" w:name="_Toc58082446"/>
      <w:r>
        <w:t xml:space="preserve"> </w:t>
      </w:r>
      <w:r>
        <w:fldChar w:fldCharType="begin" w:fldLock="1"/>
      </w:r>
      <w:r w:rsidR="00E93F59">
        <w:instrText>ADDIN CSL_CITATION {"citationItems":[{"id":"ITEM-1","itemData":{"ISBN":"85-283-0251-2","author":[{"dropping-particle":"","family":"Santana","given":"Ivani","non-dropping-particle":"","parse-names":false,"suffix":""}],"edition":"1","editor":[{"dropping-particle":"","family":"(Educ)","given":"","non-dropping-particle":"","parse-names":false,"suffix":""}],"id":"ITEM-1","issued":{"date-parts":[["2002"]]},"number-of-pages":"220","publisher-place":"São Paulo","title":"Corpo aberto: Cunningham, dança e novas tecnologias","type":"book"},"uris":["http://www.mendeley.com/documents/?uuid=297a51a2-3e44-46d2-bec6-8c8cb8b86182","http://www.mendeley.com/documents/?uuid=57e740db-b601-4a14-86af-09875c47a801"]}],"mendeley":{"formattedCitation":"(SANTANA, 2002)","plainTextFormattedCitation":"(SANTANA, 2002)","previouslyFormattedCitation":"(SANTANA, 2002)"},"properties":{"noteIndex":0},"schema":"https://github.com/citation-style-language/schema/raw/master/csl-citation.json"}</w:instrText>
      </w:r>
      <w:r>
        <w:fldChar w:fldCharType="end"/>
      </w:r>
      <w:bookmarkEnd w:id="2"/>
      <w:bookmarkEnd w:id="3"/>
      <w:r w:rsidR="00126EE5">
        <w:t>(SANTANA, 2002)</w:t>
      </w:r>
      <w:r w:rsidR="00B729FE">
        <w:t>(SANTANA, 2002)</w:t>
      </w:r>
      <w:r w:rsidR="000B7EF4">
        <w:t>(SANTANA, 2002)(SANTANA, 2002)</w:t>
      </w:r>
      <w:r w:rsidR="00780DE9">
        <w:t>(SANTANA, 2002)</w:t>
      </w:r>
      <w:r w:rsidR="00E504F7">
        <w:t>(SANTANA, 2002)</w:t>
      </w:r>
      <w:r w:rsidR="00A13517">
        <w:t>(SANTANA, 2002)</w:t>
      </w:r>
      <w:r w:rsidR="001139E1">
        <w:t>(SANTANA, 2002)</w:t>
      </w:r>
      <w:r w:rsidR="009105EA">
        <w:t>(SANTANA, 2002)</w:t>
      </w:r>
      <w:r w:rsidR="000B033C">
        <w:t>(SANTANA, 2002)</w:t>
      </w:r>
      <w:r w:rsidR="003B6222">
        <w:t>(SANTANA, 2002)(SANTANA, 2002)(SANTANA, 2002)</w:t>
      </w:r>
      <w:r w:rsidR="00FC00D1">
        <w:t>(SANTANA, 2002)</w:t>
      </w:r>
      <w:r w:rsidR="00CD1CE6">
        <w:t>(SANTANA, 2002)</w:t>
      </w:r>
      <w:r w:rsidR="00B66E08">
        <w:t>(SANTANA, 2002)</w:t>
      </w:r>
      <w:r w:rsidR="00355160">
        <w:t>(SANTANA, 2002)</w:t>
      </w:r>
      <w:r w:rsidR="003B7F66">
        <w:t>(SANTANA, 2002)</w:t>
      </w:r>
      <w:r w:rsidR="00682B4E">
        <w:t>(SANTANA, 2002)</w:t>
      </w:r>
      <w:r w:rsidR="004C09D6">
        <w:t>(SANTANA, 2002)</w:t>
      </w:r>
      <w:r w:rsidR="0004616F">
        <w:t>(SANTANA, 2002)(SANTANA, 2002)</w:t>
      </w:r>
      <w:r w:rsidR="00A146C5">
        <w:t>(SANTANA, 2002)</w:t>
      </w:r>
      <w:r w:rsidR="00657A71">
        <w:t>(SANTANA, 2002)</w:t>
      </w:r>
      <w:r w:rsidR="00943648">
        <w:t>(SANTANA, 2002)</w:t>
      </w:r>
      <w:r w:rsidR="00AE1656">
        <w:t>(SANTANA, 2002)</w:t>
      </w:r>
      <w:r w:rsidR="00E91695">
        <w:t>(SANTANA, 2002)(SANTANA, 2002)</w:t>
      </w:r>
      <w:r w:rsidR="008D0D4D">
        <w:t>(SANTANA, 2002)(SANTANA, 2002)</w:t>
      </w:r>
      <w:r w:rsidR="002D4B13">
        <w:t>(SANTANA, 2002)</w:t>
      </w:r>
      <w:r w:rsidR="003D131D">
        <w:t>(SANTANA, 2002)</w:t>
      </w:r>
      <w:r w:rsidR="00D343AC">
        <w:t>(SANTANA, 2002)</w:t>
      </w:r>
      <w:r w:rsidR="00FB44AD">
        <w:t>(SANTANA, 2002)</w:t>
      </w:r>
      <w:r w:rsidR="007575E8">
        <w:t>(SANTANA, 2002)</w:t>
      </w:r>
      <w:r w:rsidR="0032678F">
        <w:t>(SANTANA, 2002)</w:t>
      </w:r>
      <w:r w:rsidR="00622230">
        <w:t>(SANTANA, 2002)</w:t>
      </w:r>
      <w:r w:rsidR="000271D1">
        <w:t>(SANTANA, 2002)(SANTANA, 2002)</w:t>
      </w:r>
      <w:r w:rsidR="000515BE">
        <w:t>(SANTANA, 2002)</w:t>
      </w:r>
      <w:r w:rsidR="00397A7E">
        <w:t>(SANTANA, 2002)</w:t>
      </w:r>
      <w:r w:rsidR="00281EB4">
        <w:t>(SANTANA, 2002)(SANTANA, 2002)(SANTANA, 2002)</w:t>
      </w:r>
      <w:r w:rsidR="00367559">
        <w:t>(SANTANA, 2002)</w:t>
      </w:r>
      <w:r w:rsidR="00700077">
        <w:t>(SANTANA, 2002)(SANTANA, 2002)</w:t>
      </w:r>
      <w:r w:rsidR="00344C36">
        <w:t>(SANTANA, 2002)</w:t>
      </w:r>
      <w:r w:rsidR="00D66CC9">
        <w:t>(SANTANA, 2002)</w:t>
      </w:r>
      <w:r w:rsidR="00BE6F02">
        <w:t>(SANTANA, 2002)</w:t>
      </w:r>
      <w:r w:rsidR="007B6917">
        <w:t>(SANTANA, 2002)</w:t>
      </w:r>
      <w:r w:rsidR="00376466">
        <w:t xml:space="preserve">(SANTANA, </w:t>
      </w:r>
      <w:r w:rsidR="00376466">
        <w:lastRenderedPageBreak/>
        <w:t>2002)</w:t>
      </w:r>
      <w:r w:rsidR="00B852EE">
        <w:t>(SANTANA, 2002)</w:t>
      </w:r>
      <w:r w:rsidR="00A601AD">
        <w:t>(SANTANA, 2002)</w:t>
      </w:r>
      <w:r w:rsidR="00405B2E">
        <w:t>(SANTANA, 2002)</w:t>
      </w:r>
      <w:r w:rsidR="008010DA">
        <w:t>(SANTANA, 2002)</w:t>
      </w:r>
      <w:r w:rsidR="002927C0">
        <w:t>(SANTANA, 2002)</w:t>
      </w:r>
      <w:r w:rsidR="00351A52">
        <w:t>(SANTANA, 2002)</w:t>
      </w:r>
      <w:r w:rsidR="004D6275">
        <w:t>(SANTANA, 2002)</w:t>
      </w:r>
      <w:r w:rsidR="009D5D06">
        <w:t>(SANTANA, 2002)</w:t>
      </w:r>
      <w:r w:rsidR="00DC547A">
        <w:t>(SANTANA, 2002)</w:t>
      </w:r>
      <w:r w:rsidR="000E4DE8">
        <w:t>(SANTANA, 2002)</w:t>
      </w:r>
      <w:r w:rsidR="00632F2B">
        <w:t>(SANTANA, 2002)</w:t>
      </w:r>
      <w:r w:rsidR="006F1A9C">
        <w:t>(SANTANA, 2002)</w:t>
      </w:r>
      <w:r w:rsidR="0079129C">
        <w:t>(SANTANA, 2002)</w:t>
      </w:r>
      <w:r w:rsidR="00AF0601">
        <w:t>(SANTANA, 2002)</w:t>
      </w:r>
      <w:r w:rsidR="006E59EF">
        <w:t>(SANTANA, 2002)</w:t>
      </w:r>
      <w:r w:rsidR="000A22D1">
        <w:t>(SANTANA, 2002)</w:t>
      </w:r>
      <w:r w:rsidR="00FD203D">
        <w:t>(SANTANA, 2002)</w:t>
      </w:r>
      <w:r w:rsidR="00E94F01">
        <w:t>(SANTANA, 2002)</w:t>
      </w:r>
      <w:r w:rsidR="00CE1C44">
        <w:t>(SANTANA, 2002)</w:t>
      </w:r>
      <w:r w:rsidR="00893CC0">
        <w:t>(SANTANA, 2002)</w:t>
      </w:r>
      <w:r w:rsidR="00C4306A">
        <w:t>(SANTANA, 2002)</w:t>
      </w:r>
      <w:r w:rsidR="002C33F8">
        <w:t>(SANTANA, 2002)</w:t>
      </w:r>
      <w:r w:rsidR="006C5418">
        <w:t>(SANTANA, 2002)</w:t>
      </w:r>
      <w:r w:rsidR="00782374">
        <w:t>(SANTANA, 2002)</w:t>
      </w:r>
      <w:r w:rsidR="009F13B0">
        <w:t>(SANTANA, 2002)</w:t>
      </w:r>
      <w:r w:rsidR="001679EE">
        <w:t>(SANTANA, 2002)</w:t>
      </w:r>
      <w:r w:rsidR="00DC5E5F">
        <w:t>(SANTANA, 2002)(SANTANA, 2002)(SANTANA, 2002)</w:t>
      </w:r>
      <w:r w:rsidR="00C22E04">
        <w:t>(SANTANA, 2002)(SANTANA, 2002)</w:t>
      </w:r>
      <w:r w:rsidR="00B76EC9">
        <w:t>(SANTANA, 2002)</w:t>
      </w:r>
      <w:r w:rsidR="00AE610E">
        <w:t>(SANTANA, 2002)</w:t>
      </w:r>
      <w:r w:rsidR="00B9603C">
        <w:t>(SANTANA, 2002)</w:t>
      </w:r>
      <w:r w:rsidR="007676AB">
        <w:t>(SANTANA, 2002)</w:t>
      </w:r>
      <w:r w:rsidR="00182E3A">
        <w:t>(SANTANA, 2002)</w:t>
      </w:r>
      <w:r w:rsidR="00AE47FA">
        <w:t>(SANTANA, 2002)</w:t>
      </w:r>
      <w:r w:rsidR="000E36D1">
        <w:t>(SANTANA, 2002)(SANTANA, 2002)</w:t>
      </w:r>
      <w:r w:rsidR="005819CA">
        <w:t>(SANTANA, 2002)</w:t>
      </w:r>
      <w:r w:rsidR="00B26BFF">
        <w:t>(SANTANA, 2002)</w:t>
      </w:r>
      <w:r w:rsidR="00D23498">
        <w:t>(SANTANA, 2002)</w:t>
      </w:r>
      <w:r w:rsidR="00471CF4">
        <w:t>(SANTANA, 2002)</w:t>
      </w:r>
      <w:r w:rsidR="00DC7A4C">
        <w:t>(SANTANA, 2002)</w:t>
      </w:r>
      <w:r w:rsidR="005D2553">
        <w:t>(SANTANA, 2002)(SANTANA, 2002)</w:t>
      </w:r>
      <w:r w:rsidR="009A4BF7">
        <w:t>(SANTANA, 2002)</w:t>
      </w:r>
      <w:r w:rsidR="00E908F5">
        <w:t>(SANTANA, 2002)</w:t>
      </w:r>
      <w:r w:rsidR="001B42A2">
        <w:t>(SANTANA, 2002)</w:t>
      </w:r>
      <w:r w:rsidR="006B2F49">
        <w:t>(SANTANA, 2002)</w:t>
      </w:r>
      <w:r w:rsidR="00DB4BE5">
        <w:t>(SANTANA, 2002)</w:t>
      </w:r>
      <w:r w:rsidR="002932F7">
        <w:t>(SANTANA, 2002)</w:t>
      </w:r>
      <w:r w:rsidR="002C17B4">
        <w:t>(SANTANA, 2002)(SANTANA, 2002)</w:t>
      </w:r>
      <w:r w:rsidR="002D4EAD">
        <w:t>(SANTANA, 2002)</w:t>
      </w:r>
      <w:r w:rsidR="005B6E2B">
        <w:t>(SANTANA, 2002)</w:t>
      </w:r>
      <w:r w:rsidR="00421132">
        <w:t>(SANTANA, 2002)</w:t>
      </w:r>
      <w:r w:rsidR="00356F02">
        <w:t>(SANTANA, 2002)</w:t>
      </w:r>
      <w:r w:rsidR="00BC1566">
        <w:t>(SANTANA, 2002)</w:t>
      </w:r>
      <w:r w:rsidR="00A554B2">
        <w:t>(SANTANA, 2002)</w:t>
      </w:r>
      <w:r w:rsidR="009D3ECC">
        <w:t>(SANTANA, 2002)</w:t>
      </w:r>
      <w:r w:rsidR="004E5430">
        <w:t>(SANTANA, 2002)</w:t>
      </w:r>
      <w:r w:rsidR="000F1282">
        <w:t>(SANTANA, 2002)</w:t>
      </w:r>
      <w:r w:rsidR="00E70830">
        <w:t>(SANTANA, 2002)</w:t>
      </w:r>
      <w:r w:rsidR="000C67C9">
        <w:t>(SANTANA, 2002)</w:t>
      </w:r>
      <w:r w:rsidR="0003129D">
        <w:t>(SANTANA, 2002)</w:t>
      </w:r>
      <w:r w:rsidR="000E25A0">
        <w:t>(SANTANA, 2002)</w:t>
      </w:r>
      <w:r>
        <w:br w:type="page"/>
      </w:r>
    </w:p>
    <w:p w14:paraId="0CFEEE06" w14:textId="77777777" w:rsidR="00113FAA" w:rsidRPr="00E16905" w:rsidRDefault="00113FAA" w:rsidP="00113FAA">
      <w:pPr>
        <w:pStyle w:val="21CitaoPargrafo"/>
        <w:ind w:left="0"/>
        <w:jc w:val="center"/>
        <w:rPr>
          <w:b/>
          <w:i w:val="0"/>
          <w:sz w:val="32"/>
          <w:szCs w:val="32"/>
        </w:rPr>
      </w:pPr>
      <w:commentRangeStart w:id="4"/>
      <w:r w:rsidRPr="00E16905">
        <w:rPr>
          <w:b/>
          <w:i w:val="0"/>
          <w:sz w:val="32"/>
          <w:szCs w:val="32"/>
        </w:rPr>
        <w:lastRenderedPageBreak/>
        <w:t>RESUMO</w:t>
      </w:r>
      <w:commentRangeEnd w:id="4"/>
      <w:r w:rsidR="008C31D6">
        <w:rPr>
          <w:rStyle w:val="Refdecomentrio"/>
          <w:rFonts w:ascii="Times" w:hAnsi="Times" w:cs="Times New Roman"/>
          <w:bCs w:val="0"/>
          <w:i w:val="0"/>
          <w:lang w:eastAsia="en-US"/>
        </w:rPr>
        <w:commentReference w:id="4"/>
      </w:r>
    </w:p>
    <w:p w14:paraId="16E5DCFD" w14:textId="24C7A162" w:rsidR="004E30AB" w:rsidRPr="004566DF" w:rsidRDefault="00167972" w:rsidP="00167972">
      <w:pPr>
        <w:spacing w:before="100" w:beforeAutospacing="1" w:after="100" w:afterAutospacing="1"/>
        <w:rPr>
          <w:rFonts w:ascii="Arial" w:hAnsi="Arial" w:cs="Arial"/>
          <w:sz w:val="24"/>
          <w:szCs w:val="24"/>
        </w:rPr>
      </w:pPr>
      <w:del w:id="5" w:author="Microsoft Office User" w:date="2020-08-31T11:08:00Z">
        <w:r w:rsidRPr="00167972" w:rsidDel="008C31D6">
          <w:rPr>
            <w:rFonts w:ascii="Arial" w:hAnsi="Arial" w:cs="Arial"/>
            <w:b/>
            <w:bCs/>
            <w:sz w:val="24"/>
            <w:szCs w:val="24"/>
            <w:lang w:eastAsia="pt-BR"/>
          </w:rPr>
          <w:delText>Introdução</w:delText>
        </w:r>
        <w:r w:rsidRPr="00167972" w:rsidDel="008C31D6">
          <w:rPr>
            <w:rFonts w:ascii="Arial" w:hAnsi="Arial" w:cs="Arial"/>
            <w:sz w:val="24"/>
            <w:szCs w:val="24"/>
            <w:lang w:eastAsia="pt-BR"/>
          </w:rPr>
          <w:delText> </w:delText>
        </w:r>
      </w:del>
      <w:ins w:id="6" w:author="Microsoft Office User" w:date="2020-08-31T11:08:00Z">
        <w:r w:rsidR="008C31D6">
          <w:rPr>
            <w:rFonts w:ascii="Arial" w:hAnsi="Arial" w:cs="Arial"/>
            <w:b/>
            <w:bCs/>
            <w:sz w:val="24"/>
            <w:szCs w:val="24"/>
            <w:lang w:eastAsia="pt-BR"/>
          </w:rPr>
          <w:t>Contexto</w:t>
        </w:r>
        <w:r w:rsidR="008C31D6" w:rsidRPr="00167972">
          <w:rPr>
            <w:rFonts w:ascii="Arial" w:hAnsi="Arial" w:cs="Arial"/>
            <w:sz w:val="24"/>
            <w:szCs w:val="24"/>
            <w:lang w:eastAsia="pt-BR"/>
          </w:rPr>
          <w:t> </w:t>
        </w:r>
      </w:ins>
      <w:r w:rsidR="00BC3E42">
        <w:rPr>
          <w:rFonts w:ascii="Arial" w:hAnsi="Arial" w:cs="Arial"/>
          <w:sz w:val="24"/>
          <w:szCs w:val="24"/>
          <w:lang w:eastAsia="pt-BR"/>
        </w:rPr>
        <w:t>–</w:t>
      </w:r>
      <w:r w:rsidRPr="00167972">
        <w:rPr>
          <w:rFonts w:ascii="Arial" w:hAnsi="Arial" w:cs="Arial"/>
          <w:sz w:val="24"/>
          <w:szCs w:val="24"/>
          <w:lang w:eastAsia="pt-BR"/>
        </w:rPr>
        <w:t xml:space="preserve"> </w:t>
      </w:r>
      <w:r w:rsidR="00BC3E42">
        <w:rPr>
          <w:rFonts w:ascii="Arial" w:hAnsi="Arial" w:cs="Arial"/>
          <w:sz w:val="24"/>
          <w:szCs w:val="24"/>
          <w:lang w:eastAsia="pt-BR"/>
        </w:rPr>
        <w:t>A Engenharia de Software enfrenta diversos desafios</w:t>
      </w:r>
      <w:ins w:id="7" w:author="Microsoft Office User" w:date="2020-08-31T10:57:00Z">
        <w:r w:rsidR="00C17ACB">
          <w:rPr>
            <w:rFonts w:ascii="Arial" w:hAnsi="Arial" w:cs="Arial"/>
            <w:sz w:val="24"/>
            <w:szCs w:val="24"/>
            <w:lang w:eastAsia="pt-BR"/>
          </w:rPr>
          <w:t>.</w:t>
        </w:r>
      </w:ins>
      <w:del w:id="8" w:author="Microsoft Office User" w:date="2020-08-31T10:57:00Z">
        <w:r w:rsidR="00BC3E42" w:rsidDel="00C17ACB">
          <w:rPr>
            <w:rFonts w:ascii="Arial" w:hAnsi="Arial" w:cs="Arial"/>
            <w:sz w:val="24"/>
            <w:szCs w:val="24"/>
            <w:lang w:eastAsia="pt-BR"/>
          </w:rPr>
          <w:delText>,</w:delText>
        </w:r>
      </w:del>
      <w:r w:rsidR="00BC3E42">
        <w:rPr>
          <w:rFonts w:ascii="Arial" w:hAnsi="Arial" w:cs="Arial"/>
          <w:sz w:val="24"/>
          <w:szCs w:val="24"/>
          <w:lang w:eastAsia="pt-BR"/>
        </w:rPr>
        <w:t xml:space="preserve"> </w:t>
      </w:r>
      <w:ins w:id="9" w:author="Microsoft Office User" w:date="2020-08-31T10:57:00Z">
        <w:r w:rsidR="00C17ACB">
          <w:rPr>
            <w:rFonts w:ascii="Arial" w:hAnsi="Arial" w:cs="Arial"/>
            <w:sz w:val="24"/>
            <w:szCs w:val="24"/>
            <w:lang w:eastAsia="pt-BR"/>
          </w:rPr>
          <w:t>P</w:t>
        </w:r>
      </w:ins>
      <w:del w:id="10" w:author="Microsoft Office User" w:date="2020-08-31T10:57:00Z">
        <w:r w:rsidR="00BC3E42" w:rsidDel="00C17ACB">
          <w:rPr>
            <w:rFonts w:ascii="Arial" w:hAnsi="Arial" w:cs="Arial"/>
            <w:sz w:val="24"/>
            <w:szCs w:val="24"/>
            <w:lang w:eastAsia="pt-BR"/>
          </w:rPr>
          <w:delText>p</w:delText>
        </w:r>
      </w:del>
      <w:r w:rsidR="00BC3E42">
        <w:rPr>
          <w:rFonts w:ascii="Arial" w:hAnsi="Arial" w:cs="Arial"/>
          <w:sz w:val="24"/>
          <w:szCs w:val="24"/>
          <w:lang w:eastAsia="pt-BR"/>
        </w:rPr>
        <w:t>arte</w:t>
      </w:r>
      <w:del w:id="11" w:author="Microsoft Office User" w:date="2020-08-31T10:57:00Z">
        <w:r w:rsidR="00BC3E42" w:rsidDel="00C17ACB">
          <w:rPr>
            <w:rFonts w:ascii="Arial" w:hAnsi="Arial" w:cs="Arial"/>
            <w:sz w:val="24"/>
            <w:szCs w:val="24"/>
            <w:lang w:eastAsia="pt-BR"/>
          </w:rPr>
          <w:delText>s</w:delText>
        </w:r>
      </w:del>
      <w:r w:rsidR="00BC3E42">
        <w:rPr>
          <w:rFonts w:ascii="Arial" w:hAnsi="Arial" w:cs="Arial"/>
          <w:sz w:val="24"/>
          <w:szCs w:val="24"/>
          <w:lang w:eastAsia="pt-BR"/>
        </w:rPr>
        <w:t xml:space="preserve"> </w:t>
      </w:r>
      <w:r w:rsidR="00BC3E42">
        <w:rPr>
          <w:rFonts w:ascii="Arial" w:hAnsi="Arial" w:cs="Arial"/>
          <w:sz w:val="24"/>
          <w:szCs w:val="24"/>
        </w:rPr>
        <w:t>deles</w:t>
      </w:r>
      <w:r w:rsidR="004E30AB" w:rsidRPr="006A3EDF">
        <w:rPr>
          <w:rFonts w:ascii="Arial" w:hAnsi="Arial" w:cs="Arial"/>
          <w:sz w:val="24"/>
          <w:szCs w:val="24"/>
        </w:rPr>
        <w:t xml:space="preserve"> surge</w:t>
      </w:r>
      <w:del w:id="12" w:author="Microsoft Office User" w:date="2020-08-31T10:57:00Z">
        <w:r w:rsidR="00BC3E42" w:rsidDel="00C17ACB">
          <w:rPr>
            <w:rFonts w:ascii="Arial" w:hAnsi="Arial" w:cs="Arial"/>
            <w:sz w:val="24"/>
            <w:szCs w:val="24"/>
          </w:rPr>
          <w:delText>m</w:delText>
        </w:r>
      </w:del>
      <w:r w:rsidR="004E30AB" w:rsidRPr="006A3EDF">
        <w:rPr>
          <w:rFonts w:ascii="Arial" w:hAnsi="Arial" w:cs="Arial"/>
          <w:sz w:val="24"/>
          <w:szCs w:val="24"/>
        </w:rPr>
        <w:t xml:space="preserve"> a partir das mudanças que ocorrem no ambiente em que a equipe e seus membros estão inseridos</w:t>
      </w:r>
      <w:r w:rsidR="004953E6">
        <w:rPr>
          <w:rFonts w:ascii="Arial" w:hAnsi="Arial" w:cs="Arial"/>
          <w:sz w:val="24"/>
          <w:szCs w:val="24"/>
        </w:rPr>
        <w:t xml:space="preserve">. </w:t>
      </w:r>
      <w:r w:rsidR="00621378">
        <w:rPr>
          <w:rFonts w:ascii="Arial" w:hAnsi="Arial" w:cs="Arial"/>
          <w:sz w:val="24"/>
          <w:szCs w:val="24"/>
        </w:rPr>
        <w:t>Com isso, empresas buscam em sua seleção membros com adaptabilidade</w:t>
      </w:r>
      <w:ins w:id="13" w:author="Microsoft Office User" w:date="2020-08-31T10:57:00Z">
        <w:r w:rsidR="00C17ACB">
          <w:rPr>
            <w:rFonts w:ascii="Arial" w:hAnsi="Arial" w:cs="Arial"/>
            <w:sz w:val="24"/>
            <w:szCs w:val="24"/>
          </w:rPr>
          <w:t>.</w:t>
        </w:r>
      </w:ins>
      <w:del w:id="14" w:author="Microsoft Office User" w:date="2020-08-31T10:57:00Z">
        <w:r w:rsidR="004953E6" w:rsidDel="00C17ACB">
          <w:rPr>
            <w:rFonts w:ascii="Arial" w:hAnsi="Arial" w:cs="Arial"/>
            <w:sz w:val="24"/>
            <w:szCs w:val="24"/>
          </w:rPr>
          <w:delText>,</w:delText>
        </w:r>
      </w:del>
      <w:r w:rsidR="004953E6">
        <w:rPr>
          <w:rFonts w:ascii="Arial" w:hAnsi="Arial" w:cs="Arial"/>
          <w:sz w:val="24"/>
          <w:szCs w:val="24"/>
        </w:rPr>
        <w:t xml:space="preserve"> </w:t>
      </w:r>
      <w:ins w:id="15" w:author="Microsoft Office User" w:date="2020-08-31T10:57:00Z">
        <w:r w:rsidR="00C17ACB">
          <w:rPr>
            <w:rFonts w:ascii="Arial" w:hAnsi="Arial" w:cs="Arial"/>
            <w:sz w:val="24"/>
            <w:szCs w:val="24"/>
          </w:rPr>
          <w:t>A</w:t>
        </w:r>
      </w:ins>
      <w:del w:id="16" w:author="Microsoft Office User" w:date="2020-08-31T10:57:00Z">
        <w:r w:rsidR="004953E6" w:rsidDel="00C17ACB">
          <w:rPr>
            <w:rFonts w:ascii="Arial" w:hAnsi="Arial" w:cs="Arial"/>
            <w:sz w:val="24"/>
            <w:szCs w:val="24"/>
          </w:rPr>
          <w:delText>a</w:delText>
        </w:r>
      </w:del>
      <w:r w:rsidR="004953E6">
        <w:rPr>
          <w:rFonts w:ascii="Arial" w:hAnsi="Arial" w:cs="Arial"/>
          <w:sz w:val="24"/>
          <w:szCs w:val="24"/>
        </w:rPr>
        <w:t>lém disso</w:t>
      </w:r>
      <w:r w:rsidR="005F2D2D">
        <w:rPr>
          <w:rFonts w:ascii="Arial" w:hAnsi="Arial" w:cs="Arial"/>
          <w:sz w:val="24"/>
          <w:szCs w:val="24"/>
        </w:rPr>
        <w:t>,</w:t>
      </w:r>
      <w:r w:rsidR="004953E6">
        <w:rPr>
          <w:rFonts w:ascii="Arial" w:hAnsi="Arial" w:cs="Arial"/>
          <w:sz w:val="24"/>
          <w:szCs w:val="24"/>
        </w:rPr>
        <w:t xml:space="preserve"> </w:t>
      </w:r>
      <w:r w:rsidR="00731C60">
        <w:rPr>
          <w:rFonts w:ascii="Arial" w:hAnsi="Arial" w:cs="Arial"/>
          <w:sz w:val="24"/>
          <w:szCs w:val="24"/>
        </w:rPr>
        <w:t xml:space="preserve">no ensino de computação é </w:t>
      </w:r>
      <w:commentRangeStart w:id="17"/>
      <w:r w:rsidR="00731C60">
        <w:rPr>
          <w:rFonts w:ascii="Arial" w:hAnsi="Arial" w:cs="Arial"/>
          <w:sz w:val="24"/>
          <w:szCs w:val="24"/>
        </w:rPr>
        <w:t xml:space="preserve">exigido </w:t>
      </w:r>
      <w:commentRangeEnd w:id="17"/>
      <w:r w:rsidR="00C17ACB">
        <w:rPr>
          <w:rStyle w:val="Refdecomentrio"/>
        </w:rPr>
        <w:commentReference w:id="17"/>
      </w:r>
      <w:r w:rsidR="00731C60">
        <w:rPr>
          <w:rFonts w:ascii="Arial" w:hAnsi="Arial" w:cs="Arial"/>
          <w:sz w:val="24"/>
          <w:szCs w:val="24"/>
        </w:rPr>
        <w:t xml:space="preserve">que os egressos tenham capacidade de se adaptar. A pergunta </w:t>
      </w:r>
      <w:r w:rsidR="005D641E">
        <w:rPr>
          <w:rFonts w:ascii="Arial" w:hAnsi="Arial" w:cs="Arial"/>
          <w:sz w:val="24"/>
          <w:szCs w:val="24"/>
        </w:rPr>
        <w:t>que surge é</w:t>
      </w:r>
      <w:r w:rsidR="00BC0CEB">
        <w:rPr>
          <w:rFonts w:ascii="Arial" w:hAnsi="Arial" w:cs="Arial"/>
          <w:sz w:val="24"/>
          <w:szCs w:val="24"/>
        </w:rPr>
        <w:t>:</w:t>
      </w:r>
      <w:r w:rsidR="005D641E">
        <w:rPr>
          <w:rFonts w:ascii="Arial" w:hAnsi="Arial" w:cs="Arial"/>
          <w:sz w:val="24"/>
          <w:szCs w:val="24"/>
        </w:rPr>
        <w:t xml:space="preserve"> </w:t>
      </w:r>
      <w:r w:rsidR="003D662D">
        <w:rPr>
          <w:rFonts w:ascii="Arial" w:hAnsi="Arial" w:cs="Arial"/>
          <w:sz w:val="24"/>
          <w:szCs w:val="24"/>
        </w:rPr>
        <w:t>por quê</w:t>
      </w:r>
      <w:r w:rsidR="005D641E">
        <w:rPr>
          <w:rFonts w:ascii="Arial" w:hAnsi="Arial" w:cs="Arial"/>
          <w:sz w:val="24"/>
          <w:szCs w:val="24"/>
        </w:rPr>
        <w:t>? Quais evidências empíricas sugerem</w:t>
      </w:r>
      <w:r w:rsidR="003D662D">
        <w:rPr>
          <w:rFonts w:ascii="Arial" w:hAnsi="Arial" w:cs="Arial"/>
          <w:sz w:val="24"/>
          <w:szCs w:val="24"/>
        </w:rPr>
        <w:t xml:space="preserve"> que um membro mais adaptável pode </w:t>
      </w:r>
      <w:r w:rsidR="000A3D43">
        <w:rPr>
          <w:rFonts w:ascii="Arial" w:hAnsi="Arial" w:cs="Arial"/>
          <w:sz w:val="24"/>
          <w:szCs w:val="24"/>
        </w:rPr>
        <w:t>ter</w:t>
      </w:r>
      <w:r w:rsidR="003D662D">
        <w:rPr>
          <w:rFonts w:ascii="Arial" w:hAnsi="Arial" w:cs="Arial"/>
          <w:sz w:val="24"/>
          <w:szCs w:val="24"/>
        </w:rPr>
        <w:t xml:space="preserve"> melhores resultados que um menos adaptável</w:t>
      </w:r>
      <w:r w:rsidR="000A3D43">
        <w:rPr>
          <w:rFonts w:ascii="Arial" w:hAnsi="Arial" w:cs="Arial"/>
          <w:sz w:val="24"/>
          <w:szCs w:val="24"/>
        </w:rPr>
        <w:t xml:space="preserve"> ao ponto de que devemos </w:t>
      </w:r>
      <w:r w:rsidR="00B21A94">
        <w:rPr>
          <w:rFonts w:ascii="Arial" w:hAnsi="Arial" w:cs="Arial"/>
          <w:sz w:val="24"/>
          <w:szCs w:val="24"/>
        </w:rPr>
        <w:t xml:space="preserve">formar um indivíduo adaptável </w:t>
      </w:r>
      <w:r w:rsidR="000A3D43">
        <w:rPr>
          <w:rFonts w:ascii="Arial" w:hAnsi="Arial" w:cs="Arial"/>
          <w:sz w:val="24"/>
          <w:szCs w:val="24"/>
        </w:rPr>
        <w:t xml:space="preserve">e ter em vagas de empregos </w:t>
      </w:r>
      <w:r w:rsidR="00B21A94">
        <w:rPr>
          <w:rFonts w:ascii="Arial" w:hAnsi="Arial" w:cs="Arial"/>
          <w:sz w:val="24"/>
          <w:szCs w:val="24"/>
        </w:rPr>
        <w:t>mencionando adaptabilidade</w:t>
      </w:r>
      <w:r w:rsidR="003D662D">
        <w:rPr>
          <w:rFonts w:ascii="Arial" w:hAnsi="Arial" w:cs="Arial"/>
          <w:sz w:val="24"/>
          <w:szCs w:val="24"/>
        </w:rPr>
        <w:t>?</w:t>
      </w:r>
      <w:r w:rsidR="006B6C25">
        <w:rPr>
          <w:rFonts w:ascii="Arial" w:hAnsi="Arial" w:cs="Arial"/>
          <w:sz w:val="24"/>
          <w:szCs w:val="24"/>
        </w:rPr>
        <w:t xml:space="preserve"> </w:t>
      </w:r>
    </w:p>
    <w:p w14:paraId="3FE73228" w14:textId="62F701C4" w:rsidR="00167972" w:rsidRPr="00167972" w:rsidRDefault="00167972" w:rsidP="00167972">
      <w:pPr>
        <w:spacing w:before="100" w:beforeAutospacing="1" w:after="100" w:afterAutospacing="1"/>
        <w:rPr>
          <w:rFonts w:ascii="Arial" w:hAnsi="Arial" w:cs="Arial"/>
          <w:sz w:val="24"/>
          <w:szCs w:val="24"/>
        </w:rPr>
      </w:pPr>
      <w:commentRangeStart w:id="18"/>
      <w:r w:rsidRPr="00167972">
        <w:rPr>
          <w:rFonts w:ascii="Arial" w:hAnsi="Arial" w:cs="Arial"/>
          <w:b/>
          <w:bCs/>
          <w:sz w:val="24"/>
          <w:szCs w:val="24"/>
          <w:lang w:eastAsia="pt-BR"/>
        </w:rPr>
        <w:t>Objetivo</w:t>
      </w:r>
      <w:r w:rsidRPr="00167972">
        <w:rPr>
          <w:rFonts w:ascii="Arial" w:hAnsi="Arial" w:cs="Arial"/>
          <w:sz w:val="24"/>
          <w:szCs w:val="24"/>
          <w:lang w:eastAsia="pt-BR"/>
        </w:rPr>
        <w:t> </w:t>
      </w:r>
      <w:del w:id="19" w:author="Microsoft Office User" w:date="2020-08-31T10:58:00Z">
        <w:r w:rsidR="0027473A" w:rsidRPr="00167972" w:rsidDel="00C17ACB">
          <w:rPr>
            <w:rFonts w:ascii="Arial" w:hAnsi="Arial" w:cs="Arial"/>
            <w:sz w:val="24"/>
            <w:szCs w:val="24"/>
            <w:lang w:eastAsia="pt-BR"/>
          </w:rPr>
          <w:delText>-</w:delText>
        </w:r>
      </w:del>
      <w:ins w:id="20" w:author="Microsoft Office User" w:date="2020-08-31T10:58:00Z">
        <w:r w:rsidR="00C17ACB">
          <w:rPr>
            <w:rFonts w:ascii="Arial" w:hAnsi="Arial" w:cs="Arial"/>
            <w:sz w:val="24"/>
            <w:szCs w:val="24"/>
            <w:lang w:eastAsia="pt-BR"/>
          </w:rPr>
          <w:t>–</w:t>
        </w:r>
      </w:ins>
      <w:r w:rsidR="0027473A" w:rsidRPr="00167972">
        <w:rPr>
          <w:rFonts w:ascii="Arial" w:hAnsi="Arial" w:cs="Arial"/>
          <w:sz w:val="24"/>
          <w:szCs w:val="24"/>
          <w:lang w:eastAsia="pt-BR"/>
        </w:rPr>
        <w:t xml:space="preserve"> </w:t>
      </w:r>
      <w:del w:id="21" w:author="Microsoft Office User" w:date="2020-08-31T10:58:00Z">
        <w:r w:rsidR="004566DF" w:rsidDel="00C17ACB">
          <w:rPr>
            <w:rFonts w:ascii="Arial" w:hAnsi="Arial" w:cs="Arial"/>
            <w:sz w:val="24"/>
            <w:szCs w:val="24"/>
          </w:rPr>
          <w:delText>Com isso, esta pesquisa tem a seguinte pergunta de pesquisa:</w:delText>
        </w:r>
      </w:del>
      <w:ins w:id="22" w:author="Microsoft Office User" w:date="2020-08-31T10:59:00Z">
        <w:r w:rsidR="00C17ACB">
          <w:rPr>
            <w:rFonts w:ascii="Arial" w:hAnsi="Arial" w:cs="Arial"/>
            <w:sz w:val="24"/>
            <w:szCs w:val="24"/>
          </w:rPr>
          <w:t>Este trabalho</w:t>
        </w:r>
      </w:ins>
      <w:ins w:id="23" w:author="Microsoft Office User" w:date="2020-08-31T10:58:00Z">
        <w:r w:rsidR="00C17ACB">
          <w:rPr>
            <w:rFonts w:ascii="Arial" w:hAnsi="Arial" w:cs="Arial"/>
            <w:sz w:val="24"/>
            <w:szCs w:val="24"/>
          </w:rPr>
          <w:t xml:space="preserve"> </w:t>
        </w:r>
      </w:ins>
      <w:ins w:id="24" w:author="Microsoft Office User" w:date="2020-08-31T10:59:00Z">
        <w:r w:rsidR="00C17ACB">
          <w:rPr>
            <w:rFonts w:ascii="Arial" w:hAnsi="Arial" w:cs="Arial"/>
            <w:sz w:val="24"/>
            <w:szCs w:val="24"/>
          </w:rPr>
          <w:t>visa responder a seguinte pergunta de pesquisa:</w:t>
        </w:r>
      </w:ins>
      <w:r w:rsidR="004566DF">
        <w:rPr>
          <w:rFonts w:ascii="Arial" w:hAnsi="Arial" w:cs="Arial"/>
          <w:sz w:val="24"/>
          <w:szCs w:val="24"/>
        </w:rPr>
        <w:t xml:space="preserve"> </w:t>
      </w:r>
      <w:r w:rsidR="004566DF" w:rsidRPr="004566DF">
        <w:rPr>
          <w:rFonts w:ascii="Arial" w:hAnsi="Arial" w:cs="Arial"/>
          <w:sz w:val="24"/>
          <w:szCs w:val="24"/>
        </w:rPr>
        <w:t xml:space="preserve">Qual é a relação entre a adaptabilidade individual com a satisfação com o trabalho e com o </w:t>
      </w:r>
      <w:proofErr w:type="spellStart"/>
      <w:r w:rsidR="004566DF" w:rsidRPr="00C17ACB">
        <w:rPr>
          <w:rFonts w:ascii="Arial" w:hAnsi="Arial" w:cs="Arial"/>
          <w:i/>
          <w:iCs/>
          <w:sz w:val="24"/>
          <w:szCs w:val="24"/>
          <w:rPrChange w:id="25" w:author="Microsoft Office User" w:date="2020-08-31T10:59:00Z">
            <w:rPr>
              <w:rFonts w:ascii="Arial" w:hAnsi="Arial" w:cs="Arial"/>
              <w:sz w:val="24"/>
              <w:szCs w:val="24"/>
            </w:rPr>
          </w:rPrChange>
        </w:rPr>
        <w:t>burnout</w:t>
      </w:r>
      <w:proofErr w:type="spellEnd"/>
      <w:r w:rsidR="004566DF" w:rsidRPr="004566DF">
        <w:rPr>
          <w:rFonts w:ascii="Arial" w:hAnsi="Arial" w:cs="Arial"/>
          <w:sz w:val="24"/>
          <w:szCs w:val="24"/>
        </w:rPr>
        <w:t xml:space="preserve"> do trabalho</w:t>
      </w:r>
      <w:r w:rsidR="00173D19">
        <w:rPr>
          <w:rFonts w:ascii="Arial" w:hAnsi="Arial" w:cs="Arial"/>
          <w:sz w:val="24"/>
          <w:szCs w:val="24"/>
        </w:rPr>
        <w:t xml:space="preserve"> na Engenharia de Software</w:t>
      </w:r>
      <w:r w:rsidR="004566DF" w:rsidRPr="004566DF">
        <w:rPr>
          <w:rFonts w:ascii="Arial" w:hAnsi="Arial" w:cs="Arial"/>
          <w:sz w:val="24"/>
          <w:szCs w:val="24"/>
        </w:rPr>
        <w:t xml:space="preserve">? </w:t>
      </w:r>
      <w:ins w:id="26" w:author="Microsoft Office User" w:date="2020-08-31T10:59:00Z">
        <w:r w:rsidR="00C17ACB">
          <w:rPr>
            <w:rFonts w:ascii="Arial" w:hAnsi="Arial" w:cs="Arial"/>
            <w:sz w:val="24"/>
            <w:szCs w:val="24"/>
          </w:rPr>
          <w:t>O</w:t>
        </w:r>
      </w:ins>
      <w:del w:id="27" w:author="Microsoft Office User" w:date="2020-08-31T10:59:00Z">
        <w:r w:rsidR="004566DF" w:rsidRPr="004566DF" w:rsidDel="00C17ACB">
          <w:rPr>
            <w:rFonts w:ascii="Arial" w:hAnsi="Arial" w:cs="Arial"/>
            <w:sz w:val="24"/>
            <w:szCs w:val="24"/>
          </w:rPr>
          <w:delText>o</w:delText>
        </w:r>
      </w:del>
      <w:r w:rsidR="004566DF" w:rsidRPr="004566DF">
        <w:rPr>
          <w:rFonts w:ascii="Arial" w:hAnsi="Arial" w:cs="Arial"/>
          <w:sz w:val="24"/>
          <w:szCs w:val="24"/>
        </w:rPr>
        <w:t>bservando também se essas relações são moderadas pela frequência da instabilidade do ambiente</w:t>
      </w:r>
      <w:r w:rsidR="00173D19">
        <w:rPr>
          <w:rFonts w:ascii="Arial" w:hAnsi="Arial" w:cs="Arial"/>
          <w:sz w:val="24"/>
          <w:szCs w:val="24"/>
        </w:rPr>
        <w:t>.</w:t>
      </w:r>
      <w:r w:rsidR="005F2D2D">
        <w:rPr>
          <w:rFonts w:ascii="Arial" w:hAnsi="Arial" w:cs="Arial"/>
          <w:sz w:val="24"/>
          <w:szCs w:val="24"/>
        </w:rPr>
        <w:t xml:space="preserve"> Portanto, o objetivo desta pesquisa é a</w:t>
      </w:r>
      <w:r w:rsidR="0027473A" w:rsidRPr="006A3EDF">
        <w:rPr>
          <w:rFonts w:ascii="Arial" w:hAnsi="Arial" w:cs="Arial"/>
          <w:sz w:val="24"/>
          <w:szCs w:val="24"/>
        </w:rPr>
        <w:t>nalisar</w:t>
      </w:r>
      <w:r w:rsidR="004E30AB" w:rsidRPr="004E30AB">
        <w:rPr>
          <w:rFonts w:ascii="Arial" w:hAnsi="Arial" w:cs="Arial"/>
          <w:sz w:val="24"/>
          <w:szCs w:val="24"/>
        </w:rPr>
        <w:t xml:space="preserve"> as relações da adaptabilidade individual com a satisfação com o trabalho e o </w:t>
      </w:r>
      <w:proofErr w:type="spellStart"/>
      <w:r w:rsidR="004E30AB" w:rsidRPr="004E30AB">
        <w:rPr>
          <w:rFonts w:ascii="Arial" w:hAnsi="Arial" w:cs="Arial"/>
          <w:sz w:val="24"/>
          <w:szCs w:val="24"/>
        </w:rPr>
        <w:t>burnout</w:t>
      </w:r>
      <w:proofErr w:type="spellEnd"/>
      <w:r w:rsidR="004E30AB" w:rsidRPr="004E30AB">
        <w:rPr>
          <w:rFonts w:ascii="Arial" w:hAnsi="Arial" w:cs="Arial"/>
          <w:sz w:val="24"/>
          <w:szCs w:val="24"/>
        </w:rPr>
        <w:t xml:space="preserve"> os na Engenharia de Software, a partir da percepção dos Engenheiros de Software</w:t>
      </w:r>
      <w:r w:rsidRPr="00167972">
        <w:rPr>
          <w:rFonts w:ascii="Arial" w:hAnsi="Arial" w:cs="Arial"/>
          <w:sz w:val="24"/>
          <w:szCs w:val="24"/>
          <w:lang w:eastAsia="pt-BR"/>
        </w:rPr>
        <w:t>.</w:t>
      </w:r>
      <w:r w:rsidR="00EF1A8A">
        <w:rPr>
          <w:rFonts w:ascii="Arial" w:hAnsi="Arial" w:cs="Arial"/>
          <w:sz w:val="24"/>
          <w:szCs w:val="24"/>
          <w:lang w:eastAsia="pt-BR"/>
        </w:rPr>
        <w:t xml:space="preserve"> Assim como entender os níveis de instabilidade, satisfação e </w:t>
      </w:r>
      <w:proofErr w:type="spellStart"/>
      <w:r w:rsidR="00EF1A8A" w:rsidRPr="00C17ACB">
        <w:rPr>
          <w:rFonts w:ascii="Arial" w:hAnsi="Arial" w:cs="Arial"/>
          <w:i/>
          <w:iCs/>
          <w:sz w:val="24"/>
          <w:szCs w:val="24"/>
          <w:lang w:eastAsia="pt-BR"/>
          <w:rPrChange w:id="28" w:author="Microsoft Office User" w:date="2020-08-31T11:00:00Z">
            <w:rPr>
              <w:rFonts w:ascii="Arial" w:hAnsi="Arial" w:cs="Arial"/>
              <w:sz w:val="24"/>
              <w:szCs w:val="24"/>
              <w:lang w:eastAsia="pt-BR"/>
            </w:rPr>
          </w:rPrChange>
        </w:rPr>
        <w:t>burnout</w:t>
      </w:r>
      <w:proofErr w:type="spellEnd"/>
      <w:r w:rsidR="00EF1A8A">
        <w:rPr>
          <w:rFonts w:ascii="Arial" w:hAnsi="Arial" w:cs="Arial"/>
          <w:sz w:val="24"/>
          <w:szCs w:val="24"/>
          <w:lang w:eastAsia="pt-BR"/>
        </w:rPr>
        <w:t xml:space="preserve"> na Engenharia de Software. </w:t>
      </w:r>
      <w:commentRangeEnd w:id="18"/>
      <w:r w:rsidR="00C17ACB">
        <w:rPr>
          <w:rStyle w:val="Refdecomentrio"/>
        </w:rPr>
        <w:commentReference w:id="18"/>
      </w:r>
    </w:p>
    <w:p w14:paraId="237BF7BC" w14:textId="10782052" w:rsidR="00167972" w:rsidRPr="00167972" w:rsidRDefault="00167972" w:rsidP="00167972">
      <w:pPr>
        <w:spacing w:before="100" w:beforeAutospacing="1" w:after="100" w:afterAutospacing="1"/>
        <w:rPr>
          <w:rFonts w:ascii="Arial" w:hAnsi="Arial" w:cs="Arial"/>
          <w:sz w:val="24"/>
          <w:szCs w:val="24"/>
          <w:lang w:eastAsia="pt-BR"/>
        </w:rPr>
      </w:pPr>
      <w:commentRangeStart w:id="29"/>
      <w:r w:rsidRPr="00167972">
        <w:rPr>
          <w:rFonts w:ascii="Arial" w:hAnsi="Arial" w:cs="Arial"/>
          <w:b/>
          <w:bCs/>
          <w:sz w:val="24"/>
          <w:szCs w:val="24"/>
          <w:lang w:eastAsia="pt-BR"/>
        </w:rPr>
        <w:t>Método</w:t>
      </w:r>
      <w:del w:id="30" w:author="Microsoft Office User" w:date="2020-08-31T11:02:00Z">
        <w:r w:rsidRPr="00167972" w:rsidDel="00C17ACB">
          <w:rPr>
            <w:rFonts w:ascii="Arial" w:hAnsi="Arial" w:cs="Arial"/>
            <w:b/>
            <w:bCs/>
            <w:sz w:val="24"/>
            <w:szCs w:val="24"/>
            <w:lang w:eastAsia="pt-BR"/>
          </w:rPr>
          <w:delText>s</w:delText>
        </w:r>
      </w:del>
      <w:r w:rsidRPr="00167972">
        <w:rPr>
          <w:rFonts w:ascii="Arial" w:hAnsi="Arial" w:cs="Arial"/>
          <w:sz w:val="24"/>
          <w:szCs w:val="24"/>
          <w:lang w:eastAsia="pt-BR"/>
        </w:rPr>
        <w:t> </w:t>
      </w:r>
      <w:commentRangeEnd w:id="29"/>
      <w:r w:rsidR="00C17ACB">
        <w:rPr>
          <w:rStyle w:val="Refdecomentrio"/>
        </w:rPr>
        <w:commentReference w:id="29"/>
      </w:r>
      <w:r w:rsidR="00EB1531">
        <w:rPr>
          <w:rFonts w:ascii="Arial" w:hAnsi="Arial" w:cs="Arial"/>
          <w:sz w:val="24"/>
          <w:szCs w:val="24"/>
          <w:lang w:eastAsia="pt-BR"/>
        </w:rPr>
        <w:t>–</w:t>
      </w:r>
      <w:r w:rsidRPr="00167972">
        <w:rPr>
          <w:rFonts w:ascii="Arial" w:hAnsi="Arial" w:cs="Arial"/>
          <w:sz w:val="24"/>
          <w:szCs w:val="24"/>
          <w:lang w:eastAsia="pt-BR"/>
        </w:rPr>
        <w:t xml:space="preserve"> </w:t>
      </w:r>
      <w:r w:rsidR="00EB1531">
        <w:rPr>
          <w:rFonts w:ascii="Arial" w:hAnsi="Arial" w:cs="Arial"/>
          <w:sz w:val="24"/>
          <w:szCs w:val="24"/>
          <w:lang w:eastAsia="pt-BR"/>
        </w:rPr>
        <w:t xml:space="preserve">Foi realizado um </w:t>
      </w:r>
      <w:commentRangeStart w:id="31"/>
      <w:proofErr w:type="spellStart"/>
      <w:r w:rsidR="00EB1531" w:rsidRPr="00C17ACB">
        <w:rPr>
          <w:rFonts w:ascii="Arial" w:hAnsi="Arial" w:cs="Arial"/>
          <w:i/>
          <w:iCs/>
          <w:sz w:val="24"/>
          <w:szCs w:val="24"/>
          <w:lang w:eastAsia="pt-BR"/>
          <w:rPrChange w:id="32" w:author="Microsoft Office User" w:date="2020-08-31T11:02:00Z">
            <w:rPr>
              <w:rFonts w:ascii="Arial" w:hAnsi="Arial" w:cs="Arial"/>
              <w:sz w:val="24"/>
              <w:szCs w:val="24"/>
              <w:lang w:eastAsia="pt-BR"/>
            </w:rPr>
          </w:rPrChange>
        </w:rPr>
        <w:t>survey</w:t>
      </w:r>
      <w:proofErr w:type="spellEnd"/>
      <w:r w:rsidR="00EB1531" w:rsidRPr="00C17ACB">
        <w:rPr>
          <w:rFonts w:ascii="Arial" w:hAnsi="Arial" w:cs="Arial"/>
          <w:i/>
          <w:iCs/>
          <w:sz w:val="24"/>
          <w:szCs w:val="24"/>
          <w:lang w:eastAsia="pt-BR"/>
          <w:rPrChange w:id="33" w:author="Microsoft Office User" w:date="2020-08-31T11:02:00Z">
            <w:rPr>
              <w:rFonts w:ascii="Arial" w:hAnsi="Arial" w:cs="Arial"/>
              <w:sz w:val="24"/>
              <w:szCs w:val="24"/>
              <w:lang w:eastAsia="pt-BR"/>
            </w:rPr>
          </w:rPrChange>
        </w:rPr>
        <w:t xml:space="preserve"> </w:t>
      </w:r>
      <w:proofErr w:type="spellStart"/>
      <w:r w:rsidR="00EB1531" w:rsidRPr="00C17ACB">
        <w:rPr>
          <w:rFonts w:ascii="Arial" w:hAnsi="Arial" w:cs="Arial"/>
          <w:i/>
          <w:iCs/>
          <w:sz w:val="24"/>
          <w:szCs w:val="24"/>
          <w:lang w:eastAsia="pt-BR"/>
          <w:rPrChange w:id="34" w:author="Microsoft Office User" w:date="2020-08-31T11:02:00Z">
            <w:rPr>
              <w:rFonts w:ascii="Arial" w:hAnsi="Arial" w:cs="Arial"/>
              <w:sz w:val="24"/>
              <w:szCs w:val="24"/>
              <w:lang w:eastAsia="pt-BR"/>
            </w:rPr>
          </w:rPrChange>
        </w:rPr>
        <w:t>cross-section</w:t>
      </w:r>
      <w:proofErr w:type="spellEnd"/>
      <w:r w:rsidR="00276D35">
        <w:rPr>
          <w:rFonts w:ascii="Arial" w:hAnsi="Arial" w:cs="Arial"/>
          <w:sz w:val="24"/>
          <w:szCs w:val="24"/>
          <w:lang w:eastAsia="pt-BR"/>
        </w:rPr>
        <w:t xml:space="preserve"> por conveniência</w:t>
      </w:r>
      <w:commentRangeEnd w:id="31"/>
      <w:r w:rsidR="00C17ACB">
        <w:rPr>
          <w:rStyle w:val="Refdecomentrio"/>
        </w:rPr>
        <w:commentReference w:id="31"/>
      </w:r>
      <w:r w:rsidR="00276D35">
        <w:rPr>
          <w:rFonts w:ascii="Arial" w:hAnsi="Arial" w:cs="Arial"/>
          <w:sz w:val="24"/>
          <w:szCs w:val="24"/>
          <w:lang w:eastAsia="pt-BR"/>
        </w:rPr>
        <w:t>,</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276D35">
        <w:rPr>
          <w:rFonts w:ascii="Arial" w:hAnsi="Arial" w:cs="Arial"/>
          <w:noProof/>
          <w:sz w:val="24"/>
          <w:szCs w:val="24"/>
        </w:rPr>
        <w:t xml:space="preserve"> </w:t>
      </w:r>
      <w:commentRangeStart w:id="35"/>
      <w:r w:rsidR="00276D35">
        <w:rPr>
          <w:rFonts w:ascii="Arial" w:hAnsi="Arial" w:cs="Arial"/>
          <w:noProof/>
          <w:sz w:val="24"/>
          <w:szCs w:val="24"/>
        </w:rPr>
        <w:t xml:space="preserve">utilizando de auto-seleção para desenvolver </w:t>
      </w:r>
      <w:commentRangeEnd w:id="35"/>
      <w:r w:rsidR="00C17ACB">
        <w:rPr>
          <w:rStyle w:val="Refdecomentrio"/>
        </w:rPr>
        <w:commentReference w:id="35"/>
      </w:r>
      <w:r w:rsidR="00276D35">
        <w:rPr>
          <w:rFonts w:ascii="Arial" w:hAnsi="Arial" w:cs="Arial"/>
          <w:noProof/>
          <w:sz w:val="24"/>
          <w:szCs w:val="24"/>
        </w:rPr>
        <w:t xml:space="preserve">e validar questionários de satisfação com o trabalho, burnout, instabilidade e adaptabilidade individual, </w:t>
      </w:r>
      <w:r w:rsidR="00444604">
        <w:rPr>
          <w:rFonts w:ascii="Arial" w:hAnsi="Arial" w:cs="Arial"/>
          <w:noProof/>
          <w:sz w:val="24"/>
          <w:szCs w:val="24"/>
        </w:rPr>
        <w:t>além de indentificar realações entre as váriaveis. Também foi aplicado técnicas de analise fatorial exploratória e confirmatória</w:t>
      </w:r>
      <w:r w:rsidR="00D77547">
        <w:rPr>
          <w:rFonts w:ascii="Arial" w:hAnsi="Arial" w:cs="Arial"/>
          <w:noProof/>
          <w:sz w:val="24"/>
          <w:szCs w:val="24"/>
        </w:rPr>
        <w:t>, assim como modelagem de equações estruturais para testar as hipóteses geradas.</w:t>
      </w:r>
      <w:r w:rsidR="00EB1531">
        <w:rPr>
          <w:rFonts w:ascii="Arial" w:hAnsi="Arial" w:cs="Arial"/>
          <w:noProof/>
          <w:sz w:val="24"/>
          <w:szCs w:val="24"/>
        </w:rPr>
        <w:t xml:space="preserve"> </w:t>
      </w:r>
    </w:p>
    <w:p w14:paraId="65DB9A8C" w14:textId="7C3C4CEE"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Pr="00215452">
        <w:rPr>
          <w:rFonts w:ascii="Arial" w:hAnsi="Arial" w:cs="Arial"/>
          <w:sz w:val="24"/>
          <w:szCs w:val="24"/>
          <w:lang w:eastAsia="pt-BR"/>
        </w:rPr>
        <w:t xml:space="preserve"> </w:t>
      </w:r>
      <w:commentRangeStart w:id="36"/>
      <w:r w:rsidR="00521FE8" w:rsidRPr="00215452">
        <w:rPr>
          <w:rFonts w:ascii="Arial" w:hAnsi="Arial" w:cs="Arial"/>
          <w:sz w:val="24"/>
          <w:szCs w:val="24"/>
          <w:lang w:eastAsia="pt-BR"/>
        </w:rPr>
        <w:t xml:space="preserve">Foi observado que </w:t>
      </w:r>
      <w:r w:rsidR="00215452" w:rsidRPr="00474CCC">
        <w:rPr>
          <w:rFonts w:ascii="Arial" w:hAnsi="Arial" w:cs="Arial"/>
          <w:sz w:val="24"/>
          <w:szCs w:val="24"/>
          <w:lang w:eastAsia="pt-BR"/>
        </w:rPr>
        <w:t>74,2% dos respondentes afirmam que estão satisfeitos com o seu trabalho; 78,7% dos respondentes afirmam que em geral, gostam de trabalhar onde estão</w:t>
      </w:r>
      <w:r w:rsidR="008A216F" w:rsidRPr="00474CCC">
        <w:rPr>
          <w:rFonts w:ascii="Arial" w:hAnsi="Arial" w:cs="Arial"/>
          <w:sz w:val="24"/>
          <w:szCs w:val="24"/>
          <w:lang w:eastAsia="pt-BR"/>
        </w:rPr>
        <w:t>.  A dimensão da instabilidade que tem maiores níveis é a d</w:t>
      </w:r>
      <w:r w:rsidR="00BF6E72" w:rsidRPr="00474CCC">
        <w:rPr>
          <w:rFonts w:ascii="Arial" w:hAnsi="Arial" w:cs="Arial"/>
          <w:sz w:val="24"/>
          <w:szCs w:val="24"/>
          <w:lang w:eastAsia="pt-BR"/>
        </w:rPr>
        <w:t xml:space="preserve">a tarefa com </w:t>
      </w:r>
      <w:r w:rsidR="00A76483">
        <w:rPr>
          <w:rFonts w:ascii="Arial" w:hAnsi="Arial" w:cs="Arial"/>
          <w:sz w:val="24"/>
          <w:szCs w:val="24"/>
          <w:lang w:eastAsia="pt-BR"/>
        </w:rPr>
        <w:t>média 4,81</w:t>
      </w:r>
      <w:r w:rsidR="008A216F" w:rsidRPr="00474CCC">
        <w:rPr>
          <w:rFonts w:ascii="Arial" w:hAnsi="Arial" w:cs="Arial"/>
          <w:sz w:val="24"/>
          <w:szCs w:val="24"/>
          <w:lang w:eastAsia="pt-BR"/>
        </w:rPr>
        <w:t xml:space="preserve">. A dimensão do </w:t>
      </w:r>
      <w:proofErr w:type="spellStart"/>
      <w:r w:rsidR="008A216F" w:rsidRPr="00474CCC">
        <w:rPr>
          <w:rFonts w:ascii="Arial" w:hAnsi="Arial" w:cs="Arial"/>
          <w:sz w:val="24"/>
          <w:szCs w:val="24"/>
          <w:lang w:eastAsia="pt-BR"/>
        </w:rPr>
        <w:t>burnout</w:t>
      </w:r>
      <w:proofErr w:type="spellEnd"/>
      <w:r w:rsidR="008A216F" w:rsidRPr="00474CCC">
        <w:rPr>
          <w:rFonts w:ascii="Arial" w:hAnsi="Arial" w:cs="Arial"/>
          <w:sz w:val="24"/>
          <w:szCs w:val="24"/>
          <w:lang w:eastAsia="pt-BR"/>
        </w:rPr>
        <w:t xml:space="preserve"> com maiores incidências é a exaustão, enquanto a baixa eficácia possui </w:t>
      </w:r>
      <w:r w:rsidR="00CA1244" w:rsidRPr="00474CCC">
        <w:rPr>
          <w:rFonts w:ascii="Arial" w:hAnsi="Arial" w:cs="Arial"/>
          <w:sz w:val="24"/>
          <w:szCs w:val="24"/>
          <w:lang w:eastAsia="pt-BR"/>
        </w:rPr>
        <w:t>valores baixos</w:t>
      </w:r>
      <w:r w:rsidR="00BF6E72" w:rsidRPr="00474CCC">
        <w:rPr>
          <w:rFonts w:ascii="Arial" w:hAnsi="Arial" w:cs="Arial"/>
          <w:sz w:val="24"/>
          <w:szCs w:val="24"/>
          <w:lang w:eastAsia="pt-BR"/>
        </w:rPr>
        <w:t>. Além disso</w:t>
      </w:r>
      <w:r w:rsidR="00A76483">
        <w:rPr>
          <w:rFonts w:ascii="Arial" w:hAnsi="Arial" w:cs="Arial"/>
          <w:sz w:val="24"/>
          <w:szCs w:val="24"/>
          <w:lang w:eastAsia="pt-BR"/>
        </w:rPr>
        <w:t>,</w:t>
      </w:r>
      <w:r w:rsidR="00BF6E72" w:rsidRPr="00474CCC">
        <w:rPr>
          <w:rFonts w:ascii="Arial" w:hAnsi="Arial" w:cs="Arial"/>
          <w:sz w:val="24"/>
          <w:szCs w:val="24"/>
          <w:lang w:eastAsia="pt-BR"/>
        </w:rPr>
        <w:t xml:space="preserve"> foi encontrado que </w:t>
      </w:r>
      <w:r w:rsidR="002F1AC1" w:rsidRPr="00474CCC">
        <w:rPr>
          <w:rFonts w:ascii="Arial" w:hAnsi="Arial" w:cs="Arial"/>
          <w:sz w:val="24"/>
          <w:szCs w:val="24"/>
          <w:lang w:eastAsia="pt-BR"/>
        </w:rPr>
        <w:t>todas as dimensões da</w:t>
      </w:r>
      <w:r w:rsidR="00BF6E72" w:rsidRPr="00474CCC">
        <w:rPr>
          <w:rFonts w:ascii="Arial" w:hAnsi="Arial" w:cs="Arial"/>
          <w:sz w:val="24"/>
          <w:szCs w:val="24"/>
          <w:lang w:eastAsia="pt-BR"/>
        </w:rPr>
        <w:t xml:space="preserve"> adaptabilidade individual </w:t>
      </w:r>
      <w:r w:rsidR="002F1AC1" w:rsidRPr="00474CCC">
        <w:rPr>
          <w:rFonts w:ascii="Arial" w:hAnsi="Arial" w:cs="Arial"/>
          <w:sz w:val="24"/>
          <w:szCs w:val="24"/>
          <w:lang w:eastAsia="pt-BR"/>
        </w:rPr>
        <w:t>t</w:t>
      </w:r>
      <w:r w:rsidR="00474CCC">
        <w:rPr>
          <w:rFonts w:ascii="Arial" w:hAnsi="Arial" w:cs="Arial"/>
          <w:sz w:val="24"/>
          <w:szCs w:val="24"/>
          <w:lang w:eastAsia="pt-BR"/>
        </w:rPr>
        <w:t>ê</w:t>
      </w:r>
      <w:r w:rsidR="002F1AC1" w:rsidRPr="00474CCC">
        <w:rPr>
          <w:rFonts w:ascii="Arial" w:hAnsi="Arial" w:cs="Arial"/>
          <w:sz w:val="24"/>
          <w:szCs w:val="24"/>
          <w:lang w:eastAsia="pt-BR"/>
        </w:rPr>
        <w:t xml:space="preserve">m influência na satisfação e no </w:t>
      </w:r>
      <w:proofErr w:type="spellStart"/>
      <w:r w:rsidR="002F1AC1" w:rsidRPr="00474CCC">
        <w:rPr>
          <w:rFonts w:ascii="Arial" w:hAnsi="Arial" w:cs="Arial"/>
          <w:sz w:val="24"/>
          <w:szCs w:val="24"/>
          <w:lang w:eastAsia="pt-BR"/>
        </w:rPr>
        <w:t>burnout</w:t>
      </w:r>
      <w:proofErr w:type="spellEnd"/>
      <w:r w:rsidR="002F1AC1" w:rsidRPr="00474CCC">
        <w:rPr>
          <w:rFonts w:ascii="Arial" w:hAnsi="Arial" w:cs="Arial"/>
          <w:sz w:val="24"/>
          <w:szCs w:val="24"/>
          <w:lang w:eastAsia="pt-BR"/>
        </w:rPr>
        <w:t xml:space="preserve"> </w:t>
      </w:r>
      <w:r w:rsidR="00474CCC" w:rsidRPr="00474CCC">
        <w:rPr>
          <w:rFonts w:ascii="Arial" w:hAnsi="Arial" w:cs="Arial"/>
          <w:sz w:val="24"/>
          <w:szCs w:val="24"/>
          <w:lang w:eastAsia="pt-BR"/>
        </w:rPr>
        <w:t>dos indivíduos</w:t>
      </w:r>
      <w:r w:rsidR="002F1AC1" w:rsidRPr="00474CCC">
        <w:rPr>
          <w:rFonts w:ascii="Arial" w:hAnsi="Arial" w:cs="Arial"/>
          <w:sz w:val="24"/>
          <w:szCs w:val="24"/>
          <w:lang w:eastAsia="pt-BR"/>
        </w:rPr>
        <w:t xml:space="preserve">. </w:t>
      </w:r>
      <w:r w:rsidR="00A76483">
        <w:rPr>
          <w:rFonts w:ascii="Arial" w:hAnsi="Arial" w:cs="Arial"/>
          <w:sz w:val="24"/>
          <w:szCs w:val="24"/>
          <w:lang w:eastAsia="pt-BR"/>
        </w:rPr>
        <w:t xml:space="preserve">A dimensão eficácia foi a mais forte relação com todas as </w:t>
      </w:r>
      <w:r w:rsidR="002F1AC1" w:rsidRPr="00474CCC">
        <w:rPr>
          <w:rFonts w:ascii="Arial" w:hAnsi="Arial" w:cs="Arial"/>
          <w:sz w:val="24"/>
          <w:szCs w:val="24"/>
          <w:lang w:eastAsia="pt-BR"/>
        </w:rPr>
        <w:t>dimensões da adaptabilidade individual</w:t>
      </w:r>
      <w:r w:rsidR="00474CCC" w:rsidRPr="00474CCC">
        <w:rPr>
          <w:rFonts w:ascii="Arial" w:hAnsi="Arial" w:cs="Arial"/>
          <w:sz w:val="24"/>
          <w:szCs w:val="24"/>
          <w:lang w:eastAsia="pt-BR"/>
        </w:rPr>
        <w:t>.</w:t>
      </w:r>
      <w:r w:rsidR="00707C9E">
        <w:rPr>
          <w:rFonts w:ascii="Arial" w:hAnsi="Arial" w:cs="Arial"/>
          <w:sz w:val="24"/>
          <w:szCs w:val="24"/>
          <w:lang w:eastAsia="pt-BR"/>
        </w:rPr>
        <w:t xml:space="preserve"> Além disso, </w:t>
      </w:r>
      <w:r w:rsidR="00A76483">
        <w:rPr>
          <w:rFonts w:ascii="Arial" w:hAnsi="Arial" w:cs="Arial"/>
          <w:sz w:val="24"/>
          <w:szCs w:val="24"/>
          <w:lang w:eastAsia="pt-BR"/>
        </w:rPr>
        <w:t>apenas três</w:t>
      </w:r>
      <w:r w:rsidR="00707C9E">
        <w:rPr>
          <w:rFonts w:ascii="Arial" w:hAnsi="Arial" w:cs="Arial"/>
          <w:sz w:val="24"/>
          <w:szCs w:val="24"/>
          <w:lang w:eastAsia="pt-BR"/>
        </w:rPr>
        <w:t xml:space="preserve"> relações entre a adaptabilidade individual e a satisfação e o </w:t>
      </w:r>
      <w:proofErr w:type="spellStart"/>
      <w:r w:rsidR="00707C9E">
        <w:rPr>
          <w:rFonts w:ascii="Arial" w:hAnsi="Arial" w:cs="Arial"/>
          <w:sz w:val="24"/>
          <w:szCs w:val="24"/>
          <w:lang w:eastAsia="pt-BR"/>
        </w:rPr>
        <w:t>burnout</w:t>
      </w:r>
      <w:proofErr w:type="spellEnd"/>
      <w:r w:rsidR="00707C9E">
        <w:rPr>
          <w:rFonts w:ascii="Arial" w:hAnsi="Arial" w:cs="Arial"/>
          <w:sz w:val="24"/>
          <w:szCs w:val="24"/>
          <w:lang w:eastAsia="pt-BR"/>
        </w:rPr>
        <w:t xml:space="preserve"> foram afetadas pela frequência da instabilidade</w:t>
      </w:r>
      <w:r w:rsidR="00945B44">
        <w:rPr>
          <w:rFonts w:ascii="Arial" w:hAnsi="Arial" w:cs="Arial"/>
          <w:sz w:val="24"/>
          <w:szCs w:val="24"/>
          <w:lang w:eastAsia="pt-BR"/>
        </w:rPr>
        <w:t xml:space="preserve"> no ambiente.</w:t>
      </w:r>
      <w:commentRangeEnd w:id="36"/>
      <w:r w:rsidR="008C31D6">
        <w:rPr>
          <w:rStyle w:val="Refdecomentrio"/>
        </w:rPr>
        <w:commentReference w:id="36"/>
      </w:r>
    </w:p>
    <w:p w14:paraId="0BA2617A" w14:textId="4E57BCE8" w:rsidR="009E0B15" w:rsidRDefault="00167972" w:rsidP="00167972">
      <w:pPr>
        <w:spacing w:before="100" w:beforeAutospacing="1" w:after="100" w:afterAutospacing="1"/>
        <w:rPr>
          <w:rFonts w:ascii="Arial" w:hAnsi="Arial" w:cs="Arial"/>
          <w:sz w:val="24"/>
          <w:szCs w:val="24"/>
          <w:lang w:eastAsia="pt-BR"/>
        </w:rPr>
      </w:pPr>
      <w:r w:rsidRPr="00167972">
        <w:rPr>
          <w:rFonts w:ascii="Arial" w:hAnsi="Arial" w:cs="Arial"/>
          <w:b/>
          <w:bCs/>
          <w:sz w:val="24"/>
          <w:szCs w:val="24"/>
          <w:lang w:eastAsia="pt-BR"/>
        </w:rPr>
        <w:t>Conclusões</w:t>
      </w:r>
      <w:r w:rsidRPr="00167972">
        <w:rPr>
          <w:rFonts w:ascii="Arial" w:hAnsi="Arial" w:cs="Arial"/>
          <w:sz w:val="24"/>
          <w:szCs w:val="24"/>
          <w:lang w:eastAsia="pt-BR"/>
        </w:rPr>
        <w:t xml:space="preserve"> - Os dados mostram que </w:t>
      </w:r>
      <w:r w:rsidR="00474CCC">
        <w:rPr>
          <w:rFonts w:ascii="Arial" w:hAnsi="Arial" w:cs="Arial"/>
          <w:sz w:val="24"/>
          <w:szCs w:val="24"/>
          <w:lang w:eastAsia="pt-BR"/>
        </w:rPr>
        <w:t xml:space="preserve">a adaptabilidade individual </w:t>
      </w:r>
      <w:commentRangeStart w:id="37"/>
      <w:r w:rsidR="00474CCC">
        <w:rPr>
          <w:rFonts w:ascii="Arial" w:hAnsi="Arial" w:cs="Arial"/>
          <w:sz w:val="24"/>
          <w:szCs w:val="24"/>
          <w:lang w:eastAsia="pt-BR"/>
        </w:rPr>
        <w:t xml:space="preserve">influencia </w:t>
      </w:r>
      <w:commentRangeEnd w:id="37"/>
      <w:r w:rsidR="008C31D6">
        <w:rPr>
          <w:rStyle w:val="Refdecomentrio"/>
        </w:rPr>
        <w:commentReference w:id="37"/>
      </w:r>
      <w:r w:rsidR="00474CCC">
        <w:rPr>
          <w:rFonts w:ascii="Arial" w:hAnsi="Arial" w:cs="Arial"/>
          <w:sz w:val="24"/>
          <w:szCs w:val="24"/>
          <w:lang w:eastAsia="pt-BR"/>
        </w:rPr>
        <w:t xml:space="preserve">a satisfação e o </w:t>
      </w:r>
      <w:proofErr w:type="spellStart"/>
      <w:r w:rsidR="00474CCC">
        <w:rPr>
          <w:rFonts w:ascii="Arial" w:hAnsi="Arial" w:cs="Arial"/>
          <w:sz w:val="24"/>
          <w:szCs w:val="24"/>
          <w:lang w:eastAsia="pt-BR"/>
        </w:rPr>
        <w:t>burnout</w:t>
      </w:r>
      <w:proofErr w:type="spellEnd"/>
      <w:r w:rsidR="00945B44">
        <w:rPr>
          <w:rFonts w:ascii="Arial" w:hAnsi="Arial" w:cs="Arial"/>
          <w:sz w:val="24"/>
          <w:szCs w:val="24"/>
          <w:lang w:eastAsia="pt-BR"/>
        </w:rPr>
        <w:t xml:space="preserve">. </w:t>
      </w:r>
      <w:r w:rsidR="003C4B1D">
        <w:rPr>
          <w:rFonts w:ascii="Arial" w:hAnsi="Arial" w:cs="Arial"/>
          <w:sz w:val="24"/>
          <w:szCs w:val="24"/>
          <w:lang w:eastAsia="pt-BR"/>
        </w:rPr>
        <w:t>Esse é um resultado</w:t>
      </w:r>
      <w:r w:rsidR="00945B44">
        <w:rPr>
          <w:rFonts w:ascii="Arial" w:hAnsi="Arial" w:cs="Arial"/>
          <w:sz w:val="24"/>
          <w:szCs w:val="24"/>
          <w:lang w:eastAsia="pt-BR"/>
        </w:rPr>
        <w:t xml:space="preserve"> importante</w:t>
      </w:r>
      <w:r w:rsidR="003C4B1D">
        <w:rPr>
          <w:rFonts w:ascii="Arial" w:hAnsi="Arial" w:cs="Arial"/>
          <w:sz w:val="24"/>
          <w:szCs w:val="24"/>
          <w:lang w:eastAsia="pt-BR"/>
        </w:rPr>
        <w:t xml:space="preserve">, pois tanto o mercado quanto a academia acreditam </w:t>
      </w:r>
      <w:ins w:id="38" w:author="Microsoft Office User" w:date="2020-08-31T11:08:00Z">
        <w:r w:rsidR="008C31D6">
          <w:rPr>
            <w:rFonts w:ascii="Arial" w:hAnsi="Arial" w:cs="Arial"/>
            <w:sz w:val="24"/>
            <w:szCs w:val="24"/>
            <w:lang w:eastAsia="pt-BR"/>
          </w:rPr>
          <w:t xml:space="preserve">que </w:t>
        </w:r>
      </w:ins>
      <w:r w:rsidR="009E0B15">
        <w:rPr>
          <w:rFonts w:ascii="Arial" w:hAnsi="Arial" w:cs="Arial"/>
          <w:sz w:val="24"/>
          <w:szCs w:val="24"/>
          <w:lang w:eastAsia="pt-BR"/>
        </w:rPr>
        <w:t>os indivíduos na Engenharia de Software devem ser adaptáveis</w:t>
      </w:r>
      <w:ins w:id="39" w:author="Microsoft Office User" w:date="2020-08-31T11:07:00Z">
        <w:r w:rsidR="008C31D6">
          <w:rPr>
            <w:rFonts w:ascii="Arial" w:hAnsi="Arial" w:cs="Arial"/>
            <w:sz w:val="24"/>
            <w:szCs w:val="24"/>
            <w:lang w:eastAsia="pt-BR"/>
          </w:rPr>
          <w:t>.</w:t>
        </w:r>
      </w:ins>
      <w:del w:id="40" w:author="Microsoft Office User" w:date="2020-08-31T11:07:00Z">
        <w:r w:rsidR="00122355" w:rsidDel="008C31D6">
          <w:rPr>
            <w:rFonts w:ascii="Arial" w:hAnsi="Arial" w:cs="Arial"/>
            <w:sz w:val="24"/>
            <w:szCs w:val="24"/>
            <w:lang w:eastAsia="pt-BR"/>
          </w:rPr>
          <w:delText>,</w:delText>
        </w:r>
      </w:del>
      <w:r w:rsidR="00122355">
        <w:rPr>
          <w:rFonts w:ascii="Arial" w:hAnsi="Arial" w:cs="Arial"/>
          <w:sz w:val="24"/>
          <w:szCs w:val="24"/>
          <w:lang w:eastAsia="pt-BR"/>
        </w:rPr>
        <w:t xml:space="preserve"> </w:t>
      </w:r>
      <w:ins w:id="41" w:author="Microsoft Office User" w:date="2020-08-31T11:07:00Z">
        <w:r w:rsidR="008C31D6">
          <w:rPr>
            <w:rFonts w:ascii="Arial" w:hAnsi="Arial" w:cs="Arial"/>
            <w:sz w:val="24"/>
            <w:szCs w:val="24"/>
            <w:lang w:eastAsia="pt-BR"/>
          </w:rPr>
          <w:t>N</w:t>
        </w:r>
      </w:ins>
      <w:del w:id="42" w:author="Microsoft Office User" w:date="2020-08-31T11:07:00Z">
        <w:r w:rsidR="00122355" w:rsidDel="008C31D6">
          <w:rPr>
            <w:rFonts w:ascii="Arial" w:hAnsi="Arial" w:cs="Arial"/>
            <w:sz w:val="24"/>
            <w:szCs w:val="24"/>
            <w:lang w:eastAsia="pt-BR"/>
          </w:rPr>
          <w:delText>n</w:delText>
        </w:r>
      </w:del>
      <w:r w:rsidR="00122355">
        <w:rPr>
          <w:rFonts w:ascii="Arial" w:hAnsi="Arial" w:cs="Arial"/>
          <w:sz w:val="24"/>
          <w:szCs w:val="24"/>
          <w:lang w:eastAsia="pt-BR"/>
        </w:rPr>
        <w:t>o</w:t>
      </w:r>
      <w:r w:rsidR="009E0B15">
        <w:rPr>
          <w:rFonts w:ascii="Arial" w:hAnsi="Arial" w:cs="Arial"/>
          <w:sz w:val="24"/>
          <w:szCs w:val="24"/>
          <w:lang w:eastAsia="pt-BR"/>
        </w:rPr>
        <w:t xml:space="preserve"> entanto, não se tinha evidência </w:t>
      </w:r>
      <w:r w:rsidR="00122355">
        <w:rPr>
          <w:rFonts w:ascii="Arial" w:hAnsi="Arial" w:cs="Arial"/>
          <w:sz w:val="24"/>
          <w:szCs w:val="24"/>
          <w:lang w:eastAsia="pt-BR"/>
        </w:rPr>
        <w:t xml:space="preserve">concretas do porquê isso seria verdade. </w:t>
      </w:r>
      <w:r w:rsidR="00F50A78">
        <w:rPr>
          <w:rFonts w:ascii="Arial" w:hAnsi="Arial" w:cs="Arial"/>
          <w:sz w:val="24"/>
          <w:szCs w:val="24"/>
          <w:lang w:eastAsia="pt-BR"/>
        </w:rPr>
        <w:t>Novas possiblidade de pesquisa para entender a relação da adaptabilidade individual com outras variáveis e com a intensidade da instabilidade são esperadas.</w:t>
      </w:r>
    </w:p>
    <w:p w14:paraId="41E062CD" w14:textId="21C54153" w:rsidR="00167972" w:rsidRDefault="003C4B1D" w:rsidP="003D662D">
      <w:pPr>
        <w:spacing w:before="100" w:beforeAutospacing="1" w:after="100" w:afterAutospacing="1"/>
        <w:rPr>
          <w:rFonts w:cs="Arial"/>
          <w:b/>
          <w:bCs/>
        </w:rPr>
      </w:pPr>
      <w:r>
        <w:rPr>
          <w:rFonts w:ascii="Arial" w:hAnsi="Arial" w:cs="Arial"/>
          <w:sz w:val="24"/>
          <w:szCs w:val="24"/>
          <w:lang w:eastAsia="pt-BR"/>
        </w:rPr>
        <w:t xml:space="preserve"> </w:t>
      </w:r>
    </w:p>
    <w:p w14:paraId="6E9D3DDB" w14:textId="7254F590" w:rsidR="00113FAA" w:rsidRPr="006F4062" w:rsidRDefault="00113FAA" w:rsidP="00113FAA">
      <w:pPr>
        <w:spacing w:before="240" w:line="360" w:lineRule="auto"/>
        <w:rPr>
          <w:rFonts w:cs="Arial"/>
          <w:bCs/>
          <w:lang w:val="en-US"/>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215AFE0F" w14:textId="77777777" w:rsidR="00113FAA" w:rsidRPr="006F4062" w:rsidRDefault="00113FAA" w:rsidP="00113FAA">
      <w:pPr>
        <w:rPr>
          <w:rFonts w:cs="Arial"/>
          <w:bCs/>
          <w:lang w:val="en-US"/>
        </w:rPr>
      </w:pPr>
      <w:r w:rsidRPr="006F4062">
        <w:rPr>
          <w:rFonts w:cs="Arial"/>
          <w:bCs/>
          <w:lang w:val="en-US"/>
        </w:rPr>
        <w:lastRenderedPageBreak/>
        <w:br w:type="page"/>
      </w:r>
    </w:p>
    <w:p w14:paraId="3AD156E6"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lastRenderedPageBreak/>
        <w:t>ABSTRACT</w:t>
      </w:r>
    </w:p>
    <w:p w14:paraId="0BFF7A0B" w14:textId="77777777" w:rsidR="00113FAA" w:rsidRDefault="00113FAA" w:rsidP="00113FAA">
      <w:pPr>
        <w:pStyle w:val="11PargrafoNormal"/>
        <w:rPr>
          <w:lang w:val="en-US"/>
        </w:rPr>
      </w:pPr>
      <w:r>
        <w:rPr>
          <w:lang w:val="en-US"/>
        </w:rPr>
        <w:t xml:space="preserve">Abstract must be written in a single paragraph. It may take more than one page. Abstract first comes in the language in which the work is written. Then, abstract in other languages are inserted. At least one </w:t>
      </w:r>
      <w:proofErr w:type="spellStart"/>
      <w:r>
        <w:rPr>
          <w:lang w:val="en-US"/>
        </w:rPr>
        <w:t>foreingn</w:t>
      </w:r>
      <w:proofErr w:type="spellEnd"/>
      <w:r>
        <w:rPr>
          <w:lang w:val="en-US"/>
        </w:rPr>
        <w:t xml:space="preserve"> language is required.</w:t>
      </w:r>
    </w:p>
    <w:p w14:paraId="62F9AC38" w14:textId="77777777" w:rsidR="00113FAA" w:rsidRPr="00E1145A" w:rsidRDefault="00113FAA" w:rsidP="00113FAA">
      <w:pPr>
        <w:pStyle w:val="13Pargrafoespacima"/>
        <w:ind w:firstLine="0"/>
      </w:pPr>
      <w:r w:rsidRPr="006F384F">
        <w:rPr>
          <w:b/>
          <w:lang w:val="en-US"/>
        </w:rPr>
        <w:t xml:space="preserve">Keywords: </w:t>
      </w:r>
      <w:r>
        <w:rPr>
          <w:lang w:val="en-US"/>
        </w:rPr>
        <w:t xml:space="preserve">Between three and six keywords. </w:t>
      </w:r>
      <w:r w:rsidRPr="00E1145A">
        <w:t xml:space="preserve">Split </w:t>
      </w:r>
      <w:proofErr w:type="spellStart"/>
      <w:r w:rsidRPr="00E1145A">
        <w:t>by</w:t>
      </w:r>
      <w:proofErr w:type="spellEnd"/>
      <w:r w:rsidRPr="00E1145A">
        <w:t xml:space="preserve"> a </w:t>
      </w:r>
      <w:proofErr w:type="spellStart"/>
      <w:r w:rsidRPr="00E1145A">
        <w:t>dot</w:t>
      </w:r>
      <w:proofErr w:type="spellEnd"/>
      <w:r w:rsidRPr="00E1145A">
        <w:t>.</w:t>
      </w:r>
    </w:p>
    <w:p w14:paraId="1F50D157" w14:textId="77777777" w:rsidR="00113FAA" w:rsidRPr="00035A20" w:rsidRDefault="00113FAA" w:rsidP="00113FAA">
      <w:pPr>
        <w:rPr>
          <w:rFonts w:cs="Arial"/>
          <w:b/>
          <w:bCs/>
          <w:sz w:val="32"/>
          <w:szCs w:val="32"/>
        </w:rPr>
      </w:pPr>
      <w:r>
        <w:br w:type="page"/>
      </w:r>
    </w:p>
    <w:p w14:paraId="7A7BA6C8"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410429FC" w14:textId="03A6CBF3" w:rsidR="00122BFE" w:rsidRPr="00C12909" w:rsidRDefault="001C4B5B">
      <w:pPr>
        <w:pStyle w:val="ndicedeilustraes"/>
        <w:tabs>
          <w:tab w:val="right" w:leader="dot" w:pos="9062"/>
        </w:tabs>
        <w:rPr>
          <w:rFonts w:ascii="Arial" w:eastAsiaTheme="minorEastAsia" w:hAnsi="Arial" w:cs="Arial"/>
          <w:noProof/>
          <w:sz w:val="20"/>
          <w:szCs w:val="20"/>
          <w:lang w:eastAsia="pt-BR"/>
        </w:rPr>
      </w:pPr>
      <w:r w:rsidRPr="00C12909">
        <w:rPr>
          <w:rFonts w:ascii="Arial" w:hAnsi="Arial" w:cs="Arial"/>
          <w:sz w:val="20"/>
          <w:szCs w:val="20"/>
        </w:rPr>
        <w:fldChar w:fldCharType="begin"/>
      </w:r>
      <w:r w:rsidRPr="00C12909">
        <w:rPr>
          <w:rFonts w:ascii="Arial" w:hAnsi="Arial" w:cs="Arial"/>
          <w:sz w:val="20"/>
          <w:szCs w:val="20"/>
        </w:rPr>
        <w:instrText xml:space="preserve"> TOC \h \z \c "Figura" </w:instrText>
      </w:r>
      <w:r w:rsidRPr="00C12909">
        <w:rPr>
          <w:rFonts w:ascii="Arial" w:hAnsi="Arial" w:cs="Arial"/>
          <w:sz w:val="20"/>
          <w:szCs w:val="20"/>
        </w:rPr>
        <w:fldChar w:fldCharType="separate"/>
      </w:r>
      <w:hyperlink w:anchor="_Toc42242570" w:history="1">
        <w:r w:rsidR="00122BFE" w:rsidRPr="00C12909">
          <w:rPr>
            <w:rStyle w:val="Hyperlink"/>
            <w:rFonts w:ascii="Arial" w:eastAsia="Calibri" w:hAnsi="Arial" w:cs="Arial"/>
            <w:noProof/>
            <w:sz w:val="20"/>
            <w:szCs w:val="20"/>
          </w:rPr>
          <w:t>Figura 1 -Estrutura da tese</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_Toc42242570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28</w:t>
        </w:r>
        <w:r w:rsidR="00122BFE" w:rsidRPr="00C12909">
          <w:rPr>
            <w:rFonts w:ascii="Arial" w:hAnsi="Arial" w:cs="Arial"/>
            <w:noProof/>
            <w:webHidden/>
            <w:sz w:val="20"/>
            <w:szCs w:val="20"/>
          </w:rPr>
          <w:fldChar w:fldCharType="end"/>
        </w:r>
      </w:hyperlink>
    </w:p>
    <w:p w14:paraId="57CB701A" w14:textId="4F68D456"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1" w:history="1">
        <w:r w:rsidR="00122BFE" w:rsidRPr="00C12909">
          <w:rPr>
            <w:rStyle w:val="Hyperlink"/>
            <w:rFonts w:ascii="Arial" w:eastAsia="Calibri" w:hAnsi="Arial" w:cs="Arial"/>
            <w:noProof/>
            <w:sz w:val="20"/>
            <w:szCs w:val="20"/>
          </w:rPr>
          <w:t>Figura 2 Modelo I-ADAPT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_Toc42242571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35</w:t>
        </w:r>
        <w:r w:rsidR="00122BFE" w:rsidRPr="00C12909">
          <w:rPr>
            <w:rFonts w:ascii="Arial" w:hAnsi="Arial" w:cs="Arial"/>
            <w:noProof/>
            <w:webHidden/>
            <w:sz w:val="20"/>
            <w:szCs w:val="20"/>
          </w:rPr>
          <w:fldChar w:fldCharType="end"/>
        </w:r>
      </w:hyperlink>
    </w:p>
    <w:p w14:paraId="32988131" w14:textId="399C5555"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2" w:history="1">
        <w:r w:rsidR="00122BFE" w:rsidRPr="00C12909">
          <w:rPr>
            <w:rStyle w:val="Hyperlink"/>
            <w:rFonts w:ascii="Arial" w:eastAsia="Calibri" w:hAnsi="Arial" w:cs="Arial"/>
            <w:noProof/>
            <w:sz w:val="20"/>
            <w:szCs w:val="20"/>
          </w:rPr>
          <w:t>Figura 3 - Modelo de satisfação proposto por França, Da Silva e Sharp (2018)</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_Toc42242572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44</w:t>
        </w:r>
        <w:r w:rsidR="00122BFE" w:rsidRPr="00C12909">
          <w:rPr>
            <w:rFonts w:ascii="Arial" w:hAnsi="Arial" w:cs="Arial"/>
            <w:noProof/>
            <w:webHidden/>
            <w:sz w:val="20"/>
            <w:szCs w:val="20"/>
          </w:rPr>
          <w:fldChar w:fldCharType="end"/>
        </w:r>
      </w:hyperlink>
    </w:p>
    <w:p w14:paraId="1FA11649" w14:textId="784243C8"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3" w:history="1">
        <w:r w:rsidR="00122BFE" w:rsidRPr="00C12909">
          <w:rPr>
            <w:rStyle w:val="Hyperlink"/>
            <w:rFonts w:ascii="Arial" w:eastAsia="Calibri" w:hAnsi="Arial" w:cs="Arial"/>
            <w:noProof/>
            <w:sz w:val="20"/>
            <w:szCs w:val="20"/>
          </w:rPr>
          <w:t>Figura 4 - Modelo de Hipóteses</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_Toc42242573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64</w:t>
        </w:r>
        <w:r w:rsidR="00122BFE" w:rsidRPr="00C12909">
          <w:rPr>
            <w:rFonts w:ascii="Arial" w:hAnsi="Arial" w:cs="Arial"/>
            <w:noProof/>
            <w:webHidden/>
            <w:sz w:val="20"/>
            <w:szCs w:val="20"/>
          </w:rPr>
          <w:fldChar w:fldCharType="end"/>
        </w:r>
      </w:hyperlink>
    </w:p>
    <w:p w14:paraId="01E0AE10" w14:textId="4D87A02D"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4" w:history="1">
        <w:r w:rsidR="00122BFE" w:rsidRPr="00C12909">
          <w:rPr>
            <w:rStyle w:val="Hyperlink"/>
            <w:rFonts w:ascii="Arial" w:eastAsia="Calibri" w:hAnsi="Arial" w:cs="Arial"/>
            <w:noProof/>
            <w:sz w:val="20"/>
            <w:szCs w:val="20"/>
          </w:rPr>
          <w:t>Figura 5 – Passos da pesquisa</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_Toc42242574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65</w:t>
        </w:r>
        <w:r w:rsidR="00122BFE" w:rsidRPr="00C12909">
          <w:rPr>
            <w:rFonts w:ascii="Arial" w:hAnsi="Arial" w:cs="Arial"/>
            <w:noProof/>
            <w:webHidden/>
            <w:sz w:val="20"/>
            <w:szCs w:val="20"/>
          </w:rPr>
          <w:fldChar w:fldCharType="end"/>
        </w:r>
      </w:hyperlink>
    </w:p>
    <w:p w14:paraId="2382507D" w14:textId="27C5B01F"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5" w:history="1">
        <w:r w:rsidR="00122BFE" w:rsidRPr="00C12909">
          <w:rPr>
            <w:rStyle w:val="Hyperlink"/>
            <w:rFonts w:ascii="Arial" w:eastAsia="Calibri" w:hAnsi="Arial" w:cs="Arial"/>
            <w:noProof/>
            <w:sz w:val="20"/>
            <w:szCs w:val="20"/>
          </w:rPr>
          <w:t>Figura 6 - Imagem da divulgação o Twitter de pessoas que curtiram ou compartilharam</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_Toc42242575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68</w:t>
        </w:r>
        <w:r w:rsidR="00122BFE" w:rsidRPr="00C12909">
          <w:rPr>
            <w:rFonts w:ascii="Arial" w:hAnsi="Arial" w:cs="Arial"/>
            <w:noProof/>
            <w:webHidden/>
            <w:sz w:val="20"/>
            <w:szCs w:val="20"/>
          </w:rPr>
          <w:fldChar w:fldCharType="end"/>
        </w:r>
      </w:hyperlink>
    </w:p>
    <w:p w14:paraId="5956997D" w14:textId="68D5A321"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6" w:history="1">
        <w:r w:rsidR="00122BFE" w:rsidRPr="00C12909">
          <w:rPr>
            <w:rStyle w:val="Hyperlink"/>
            <w:rFonts w:ascii="Arial" w:eastAsia="Calibri" w:hAnsi="Arial" w:cs="Arial"/>
            <w:noProof/>
            <w:sz w:val="20"/>
            <w:szCs w:val="20"/>
          </w:rPr>
          <w:t>Figura 7 - Dados da divulgação no twitter</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_Toc42242576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69</w:t>
        </w:r>
        <w:r w:rsidR="00122BFE" w:rsidRPr="00C12909">
          <w:rPr>
            <w:rFonts w:ascii="Arial" w:hAnsi="Arial" w:cs="Arial"/>
            <w:noProof/>
            <w:webHidden/>
            <w:sz w:val="20"/>
            <w:szCs w:val="20"/>
          </w:rPr>
          <w:fldChar w:fldCharType="end"/>
        </w:r>
      </w:hyperlink>
    </w:p>
    <w:p w14:paraId="6A4B253A" w14:textId="5DAF69A1"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7" w:history="1">
        <w:r w:rsidR="00122BFE" w:rsidRPr="00C12909">
          <w:rPr>
            <w:rStyle w:val="Hyperlink"/>
            <w:rFonts w:ascii="Arial" w:eastAsia="Calibri" w:hAnsi="Arial" w:cs="Arial"/>
            <w:noProof/>
            <w:sz w:val="20"/>
            <w:szCs w:val="20"/>
          </w:rPr>
          <w:t>Figura 8 – Respostas sobre contato no LinkedIn</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_Toc42242577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70</w:t>
        </w:r>
        <w:r w:rsidR="00122BFE" w:rsidRPr="00C12909">
          <w:rPr>
            <w:rFonts w:ascii="Arial" w:hAnsi="Arial" w:cs="Arial"/>
            <w:noProof/>
            <w:webHidden/>
            <w:sz w:val="20"/>
            <w:szCs w:val="20"/>
          </w:rPr>
          <w:fldChar w:fldCharType="end"/>
        </w:r>
      </w:hyperlink>
    </w:p>
    <w:p w14:paraId="5FE01396" w14:textId="3D826BA8"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8" w:history="1">
        <w:r w:rsidR="00122BFE" w:rsidRPr="00C12909">
          <w:rPr>
            <w:rStyle w:val="Hyperlink"/>
            <w:rFonts w:ascii="Arial" w:eastAsia="Calibri" w:hAnsi="Arial" w:cs="Arial"/>
            <w:noProof/>
            <w:sz w:val="20"/>
            <w:szCs w:val="20"/>
          </w:rPr>
          <w:t>Figura 9 - Processo de validação da escala</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_Toc42242578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80</w:t>
        </w:r>
        <w:r w:rsidR="00122BFE" w:rsidRPr="00C12909">
          <w:rPr>
            <w:rFonts w:ascii="Arial" w:hAnsi="Arial" w:cs="Arial"/>
            <w:noProof/>
            <w:webHidden/>
            <w:sz w:val="20"/>
            <w:szCs w:val="20"/>
          </w:rPr>
          <w:fldChar w:fldCharType="end"/>
        </w:r>
      </w:hyperlink>
    </w:p>
    <w:p w14:paraId="325C4273" w14:textId="4B9603B9"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9" w:history="1">
        <w:r w:rsidR="00122BFE" w:rsidRPr="00C12909">
          <w:rPr>
            <w:rStyle w:val="Hyperlink"/>
            <w:rFonts w:ascii="Arial" w:eastAsia="Calibri" w:hAnsi="Arial" w:cs="Arial"/>
            <w:noProof/>
            <w:sz w:val="20"/>
            <w:szCs w:val="20"/>
          </w:rPr>
          <w:t>Figura 10- exemplo de questionário para especialista</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_Toc42242579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85</w:t>
        </w:r>
        <w:r w:rsidR="00122BFE" w:rsidRPr="00C12909">
          <w:rPr>
            <w:rFonts w:ascii="Arial" w:hAnsi="Arial" w:cs="Arial"/>
            <w:noProof/>
            <w:webHidden/>
            <w:sz w:val="20"/>
            <w:szCs w:val="20"/>
          </w:rPr>
          <w:fldChar w:fldCharType="end"/>
        </w:r>
      </w:hyperlink>
    </w:p>
    <w:p w14:paraId="186E1144" w14:textId="6AD8AA48"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0" w:history="1">
        <w:r w:rsidR="00122BFE" w:rsidRPr="00C12909">
          <w:rPr>
            <w:rStyle w:val="Hyperlink"/>
            <w:rFonts w:ascii="Arial" w:eastAsia="Calibri" w:hAnsi="Arial" w:cs="Arial"/>
            <w:noProof/>
            <w:sz w:val="20"/>
            <w:szCs w:val="20"/>
          </w:rPr>
          <w:t>Figura 11 - exemplo de pergunta aberta ao especialista</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_Toc42242580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85</w:t>
        </w:r>
        <w:r w:rsidR="00122BFE" w:rsidRPr="00C12909">
          <w:rPr>
            <w:rFonts w:ascii="Arial" w:hAnsi="Arial" w:cs="Arial"/>
            <w:noProof/>
            <w:webHidden/>
            <w:sz w:val="20"/>
            <w:szCs w:val="20"/>
          </w:rPr>
          <w:fldChar w:fldCharType="end"/>
        </w:r>
      </w:hyperlink>
    </w:p>
    <w:p w14:paraId="51992F39" w14:textId="35E51392"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1" w:history="1">
        <w:r w:rsidR="00122BFE" w:rsidRPr="00C12909">
          <w:rPr>
            <w:rStyle w:val="Hyperlink"/>
            <w:rFonts w:ascii="Arial" w:eastAsia="Calibri" w:hAnsi="Arial" w:cs="Arial"/>
            <w:noProof/>
            <w:sz w:val="20"/>
            <w:szCs w:val="20"/>
          </w:rPr>
          <w:t>Figura 12 - exemplo de respostas do questionário para especialistas</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_Toc42242581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86</w:t>
        </w:r>
        <w:r w:rsidR="00122BFE" w:rsidRPr="00C12909">
          <w:rPr>
            <w:rFonts w:ascii="Arial" w:hAnsi="Arial" w:cs="Arial"/>
            <w:noProof/>
            <w:webHidden/>
            <w:sz w:val="20"/>
            <w:szCs w:val="20"/>
          </w:rPr>
          <w:fldChar w:fldCharType="end"/>
        </w:r>
      </w:hyperlink>
    </w:p>
    <w:p w14:paraId="7CB58F85" w14:textId="5C26050B"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2" w:history="1">
        <w:r w:rsidR="00122BFE" w:rsidRPr="00C12909">
          <w:rPr>
            <w:rStyle w:val="Hyperlink"/>
            <w:rFonts w:ascii="Arial" w:eastAsia="Calibri" w:hAnsi="Arial" w:cs="Arial"/>
            <w:noProof/>
            <w:sz w:val="20"/>
            <w:szCs w:val="20"/>
          </w:rPr>
          <w:t>Figura 13 - Experiência com desenvolvimento de software</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_Toc42242582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90</w:t>
        </w:r>
        <w:r w:rsidR="00122BFE" w:rsidRPr="00C12909">
          <w:rPr>
            <w:rFonts w:ascii="Arial" w:hAnsi="Arial" w:cs="Arial"/>
            <w:noProof/>
            <w:webHidden/>
            <w:sz w:val="20"/>
            <w:szCs w:val="20"/>
          </w:rPr>
          <w:fldChar w:fldCharType="end"/>
        </w:r>
      </w:hyperlink>
    </w:p>
    <w:p w14:paraId="5C4FDE25" w14:textId="6F9C5998"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3" w:history="1">
        <w:r w:rsidR="00122BFE" w:rsidRPr="00C12909">
          <w:rPr>
            <w:rStyle w:val="Hyperlink"/>
            <w:rFonts w:ascii="Arial" w:eastAsia="Calibri" w:hAnsi="Arial" w:cs="Arial"/>
            <w:noProof/>
            <w:sz w:val="20"/>
            <w:szCs w:val="20"/>
          </w:rPr>
          <w:t>Figura 14 - Nível de Formação</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_Toc42242583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90</w:t>
        </w:r>
        <w:r w:rsidR="00122BFE" w:rsidRPr="00C12909">
          <w:rPr>
            <w:rFonts w:ascii="Arial" w:hAnsi="Arial" w:cs="Arial"/>
            <w:noProof/>
            <w:webHidden/>
            <w:sz w:val="20"/>
            <w:szCs w:val="20"/>
          </w:rPr>
          <w:fldChar w:fldCharType="end"/>
        </w:r>
      </w:hyperlink>
    </w:p>
    <w:p w14:paraId="7F0A22F4" w14:textId="67B306D3"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4" w:history="1">
        <w:r w:rsidR="00122BFE" w:rsidRPr="00C12909">
          <w:rPr>
            <w:rStyle w:val="Hyperlink"/>
            <w:rFonts w:ascii="Arial" w:eastAsia="Calibri" w:hAnsi="Arial" w:cs="Arial"/>
            <w:noProof/>
            <w:sz w:val="20"/>
            <w:szCs w:val="20"/>
          </w:rPr>
          <w:t>Figura 15 - Curso de Formação</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_Toc42242584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91</w:t>
        </w:r>
        <w:r w:rsidR="00122BFE" w:rsidRPr="00C12909">
          <w:rPr>
            <w:rFonts w:ascii="Arial" w:hAnsi="Arial" w:cs="Arial"/>
            <w:noProof/>
            <w:webHidden/>
            <w:sz w:val="20"/>
            <w:szCs w:val="20"/>
          </w:rPr>
          <w:fldChar w:fldCharType="end"/>
        </w:r>
      </w:hyperlink>
    </w:p>
    <w:p w14:paraId="42EBF1F6" w14:textId="5B2443CD"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5" w:history="1">
        <w:r w:rsidR="00122BFE" w:rsidRPr="00C12909">
          <w:rPr>
            <w:rStyle w:val="Hyperlink"/>
            <w:rFonts w:ascii="Arial" w:eastAsia="Calibri" w:hAnsi="Arial" w:cs="Arial"/>
            <w:noProof/>
            <w:sz w:val="20"/>
            <w:szCs w:val="20"/>
          </w:rPr>
          <w:t>Figura 16 - Experiência na função</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_Toc42242585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92</w:t>
        </w:r>
        <w:r w:rsidR="00122BFE" w:rsidRPr="00C12909">
          <w:rPr>
            <w:rFonts w:ascii="Arial" w:hAnsi="Arial" w:cs="Arial"/>
            <w:noProof/>
            <w:webHidden/>
            <w:sz w:val="20"/>
            <w:szCs w:val="20"/>
          </w:rPr>
          <w:fldChar w:fldCharType="end"/>
        </w:r>
      </w:hyperlink>
    </w:p>
    <w:p w14:paraId="70AE4600" w14:textId="56BEF205"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6" w:history="1">
        <w:r w:rsidR="00122BFE" w:rsidRPr="00C12909">
          <w:rPr>
            <w:rStyle w:val="Hyperlink"/>
            <w:rFonts w:ascii="Arial" w:eastAsia="Calibri" w:hAnsi="Arial" w:cs="Arial"/>
            <w:noProof/>
            <w:sz w:val="20"/>
            <w:szCs w:val="20"/>
          </w:rPr>
          <w:t>Figura 17 - Sumarização das hipóteses aceitas da Tabela 28</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_Toc42242586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125</w:t>
        </w:r>
        <w:r w:rsidR="00122BFE" w:rsidRPr="00C12909">
          <w:rPr>
            <w:rFonts w:ascii="Arial" w:hAnsi="Arial" w:cs="Arial"/>
            <w:noProof/>
            <w:webHidden/>
            <w:sz w:val="20"/>
            <w:szCs w:val="20"/>
          </w:rPr>
          <w:fldChar w:fldCharType="end"/>
        </w:r>
      </w:hyperlink>
    </w:p>
    <w:p w14:paraId="68C073D2" w14:textId="04E68DEF"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7" w:history="1">
        <w:r w:rsidR="00122BFE" w:rsidRPr="00C12909">
          <w:rPr>
            <w:rStyle w:val="Hyperlink"/>
            <w:rFonts w:ascii="Arial" w:eastAsia="Calibri" w:hAnsi="Arial" w:cs="Arial"/>
            <w:noProof/>
            <w:sz w:val="20"/>
            <w:szCs w:val="20"/>
          </w:rPr>
          <w:t>Figura 18 - Relações observadas entre criatividade e o burnout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_Toc42242587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127</w:t>
        </w:r>
        <w:r w:rsidR="00122BFE" w:rsidRPr="00C12909">
          <w:rPr>
            <w:rFonts w:ascii="Arial" w:hAnsi="Arial" w:cs="Arial"/>
            <w:noProof/>
            <w:webHidden/>
            <w:sz w:val="20"/>
            <w:szCs w:val="20"/>
          </w:rPr>
          <w:fldChar w:fldCharType="end"/>
        </w:r>
      </w:hyperlink>
    </w:p>
    <w:p w14:paraId="3A282903" w14:textId="33595389"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8" w:history="1">
        <w:r w:rsidR="00122BFE" w:rsidRPr="00C12909">
          <w:rPr>
            <w:rStyle w:val="Hyperlink"/>
            <w:rFonts w:ascii="Arial" w:eastAsia="Calibri" w:hAnsi="Arial" w:cs="Arial"/>
            <w:noProof/>
            <w:sz w:val="20"/>
            <w:szCs w:val="20"/>
          </w:rPr>
          <w:t>Figura 19 - Relações observadas entre o stress e o burnout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_Toc42242588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129</w:t>
        </w:r>
        <w:r w:rsidR="00122BFE" w:rsidRPr="00C12909">
          <w:rPr>
            <w:rFonts w:ascii="Arial" w:hAnsi="Arial" w:cs="Arial"/>
            <w:noProof/>
            <w:webHidden/>
            <w:sz w:val="20"/>
            <w:szCs w:val="20"/>
          </w:rPr>
          <w:fldChar w:fldCharType="end"/>
        </w:r>
      </w:hyperlink>
    </w:p>
    <w:p w14:paraId="31BA3D3F" w14:textId="67CBAA1F"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9" w:history="1">
        <w:r w:rsidR="00122BFE" w:rsidRPr="00C12909">
          <w:rPr>
            <w:rStyle w:val="Hyperlink"/>
            <w:rFonts w:ascii="Arial" w:eastAsia="Calibri" w:hAnsi="Arial" w:cs="Arial"/>
            <w:noProof/>
            <w:sz w:val="20"/>
            <w:szCs w:val="20"/>
          </w:rPr>
          <w:t>Figura 20- Relações observadas entre emergência e situações inesperadas o burnout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_Toc42242589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131</w:t>
        </w:r>
        <w:r w:rsidR="00122BFE" w:rsidRPr="00C12909">
          <w:rPr>
            <w:rFonts w:ascii="Arial" w:hAnsi="Arial" w:cs="Arial"/>
            <w:noProof/>
            <w:webHidden/>
            <w:sz w:val="20"/>
            <w:szCs w:val="20"/>
          </w:rPr>
          <w:fldChar w:fldCharType="end"/>
        </w:r>
      </w:hyperlink>
    </w:p>
    <w:p w14:paraId="50CC559B" w14:textId="1BDFB12A"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90" w:history="1">
        <w:r w:rsidR="00122BFE" w:rsidRPr="00C12909">
          <w:rPr>
            <w:rStyle w:val="Hyperlink"/>
            <w:rFonts w:ascii="Arial" w:eastAsia="Calibri" w:hAnsi="Arial" w:cs="Arial"/>
            <w:noProof/>
            <w:sz w:val="20"/>
            <w:szCs w:val="20"/>
          </w:rPr>
          <w:t>Figura 21 Relações observadas entre aprendizado e o burnout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_Toc42242590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133</w:t>
        </w:r>
        <w:r w:rsidR="00122BFE" w:rsidRPr="00C12909">
          <w:rPr>
            <w:rFonts w:ascii="Arial" w:hAnsi="Arial" w:cs="Arial"/>
            <w:noProof/>
            <w:webHidden/>
            <w:sz w:val="20"/>
            <w:szCs w:val="20"/>
          </w:rPr>
          <w:fldChar w:fldCharType="end"/>
        </w:r>
      </w:hyperlink>
    </w:p>
    <w:p w14:paraId="49FCEC3B" w14:textId="2B2E8963"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91" w:history="1">
        <w:r w:rsidR="00122BFE" w:rsidRPr="00C12909">
          <w:rPr>
            <w:rStyle w:val="Hyperlink"/>
            <w:rFonts w:ascii="Arial" w:eastAsia="Calibri" w:hAnsi="Arial" w:cs="Arial"/>
            <w:noProof/>
            <w:sz w:val="20"/>
            <w:szCs w:val="20"/>
          </w:rPr>
          <w:t>Figura 22- Relações observadas entre interpessoal e o burnout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_Toc42242591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135</w:t>
        </w:r>
        <w:r w:rsidR="00122BFE" w:rsidRPr="00C12909">
          <w:rPr>
            <w:rFonts w:ascii="Arial" w:hAnsi="Arial" w:cs="Arial"/>
            <w:noProof/>
            <w:webHidden/>
            <w:sz w:val="20"/>
            <w:szCs w:val="20"/>
          </w:rPr>
          <w:fldChar w:fldCharType="end"/>
        </w:r>
      </w:hyperlink>
    </w:p>
    <w:p w14:paraId="18B61843" w14:textId="06FF73DF" w:rsidR="00113FAA" w:rsidRPr="00C12909" w:rsidRDefault="001C4B5B" w:rsidP="00113FAA">
      <w:pPr>
        <w:rPr>
          <w:rFonts w:ascii="Arial" w:hAnsi="Arial" w:cs="Arial"/>
          <w:b/>
          <w:bCs/>
          <w:sz w:val="20"/>
          <w:szCs w:val="20"/>
        </w:rPr>
      </w:pPr>
      <w:r w:rsidRPr="00C12909">
        <w:rPr>
          <w:rFonts w:ascii="Arial" w:hAnsi="Arial" w:cs="Arial"/>
          <w:sz w:val="20"/>
          <w:szCs w:val="20"/>
        </w:rPr>
        <w:fldChar w:fldCharType="end"/>
      </w:r>
      <w:r w:rsidR="00113FAA" w:rsidRPr="00C12909">
        <w:rPr>
          <w:rFonts w:ascii="Arial" w:hAnsi="Arial" w:cs="Arial"/>
          <w:sz w:val="20"/>
          <w:szCs w:val="20"/>
        </w:rPr>
        <w:br w:type="page"/>
      </w:r>
    </w:p>
    <w:p w14:paraId="1CCD8A20"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355C1E" w14:paraId="4F47B7A2" w14:textId="77777777" w:rsidTr="008B2FF4">
        <w:tc>
          <w:tcPr>
            <w:tcW w:w="8236" w:type="dxa"/>
            <w:gridSpan w:val="3"/>
          </w:tcPr>
          <w:p w14:paraId="5F5F819F" w14:textId="77777777" w:rsidR="00113FAA" w:rsidRDefault="00113FAA" w:rsidP="004E4C2D">
            <w:pPr>
              <w:spacing w:line="360" w:lineRule="auto"/>
              <w:rPr>
                <w:rFonts w:cs="Arial"/>
              </w:rPr>
            </w:pPr>
          </w:p>
          <w:p w14:paraId="0F690493" w14:textId="77777777" w:rsidR="00E821F8" w:rsidRDefault="00E821F8" w:rsidP="004E4C2D">
            <w:pPr>
              <w:spacing w:line="360" w:lineRule="auto"/>
              <w:rPr>
                <w:rFonts w:cs="Arial"/>
              </w:rPr>
            </w:pPr>
          </w:p>
          <w:p w14:paraId="3B1E076E" w14:textId="77777777" w:rsidR="00E821F8" w:rsidRDefault="00E821F8" w:rsidP="004E4C2D">
            <w:pPr>
              <w:spacing w:line="360" w:lineRule="auto"/>
              <w:rPr>
                <w:rFonts w:cs="Arial"/>
              </w:rPr>
            </w:pPr>
          </w:p>
          <w:p w14:paraId="1438A18E" w14:textId="6402BB2F" w:rsidR="00E821F8" w:rsidRPr="00355C1E" w:rsidRDefault="00E821F8" w:rsidP="004E4C2D">
            <w:pPr>
              <w:spacing w:line="360" w:lineRule="auto"/>
              <w:rPr>
                <w:rFonts w:cs="Arial"/>
              </w:rPr>
            </w:pPr>
          </w:p>
        </w:tc>
        <w:tc>
          <w:tcPr>
            <w:tcW w:w="7012" w:type="dxa"/>
          </w:tcPr>
          <w:p w14:paraId="5B9A7357" w14:textId="15139C36" w:rsidR="00113FAA" w:rsidRPr="00355C1E" w:rsidRDefault="00113FAA" w:rsidP="00E821F8">
            <w:pPr>
              <w:spacing w:line="360" w:lineRule="auto"/>
              <w:ind w:left="-2103" w:hanging="7914"/>
              <w:rPr>
                <w:rFonts w:cs="Arial"/>
              </w:rPr>
            </w:pPr>
          </w:p>
        </w:tc>
      </w:tr>
      <w:tr w:rsidR="00113FAA" w:rsidRPr="00355C1E" w14:paraId="7829C383" w14:textId="77777777" w:rsidTr="008B2FF4">
        <w:tc>
          <w:tcPr>
            <w:tcW w:w="8236" w:type="dxa"/>
            <w:gridSpan w:val="3"/>
          </w:tcPr>
          <w:p w14:paraId="0D5C9254" w14:textId="50F65BA8" w:rsidR="00113FAA" w:rsidRPr="00355C1E" w:rsidRDefault="00113FAA" w:rsidP="004E4C2D">
            <w:pPr>
              <w:spacing w:line="360" w:lineRule="auto"/>
              <w:rPr>
                <w:rFonts w:cs="Arial"/>
              </w:rPr>
            </w:pPr>
          </w:p>
        </w:tc>
        <w:tc>
          <w:tcPr>
            <w:tcW w:w="7012" w:type="dxa"/>
          </w:tcPr>
          <w:p w14:paraId="33665724" w14:textId="72A221C4" w:rsidR="00113FAA" w:rsidRPr="00355C1E" w:rsidRDefault="00113FAA" w:rsidP="00E821F8">
            <w:pPr>
              <w:spacing w:line="360" w:lineRule="auto"/>
              <w:ind w:left="-1819"/>
              <w:rPr>
                <w:rFonts w:cs="Arial"/>
                <w:i/>
              </w:rPr>
            </w:pPr>
          </w:p>
        </w:tc>
      </w:tr>
      <w:tr w:rsidR="00113FAA" w:rsidRPr="00355C1E" w14:paraId="27D04883" w14:textId="77777777" w:rsidTr="008B2FF4">
        <w:tc>
          <w:tcPr>
            <w:tcW w:w="8236" w:type="dxa"/>
            <w:gridSpan w:val="3"/>
          </w:tcPr>
          <w:p w14:paraId="753E64B5" w14:textId="74569F7E" w:rsidR="00113FAA" w:rsidRPr="00355C1E" w:rsidRDefault="00113FAA" w:rsidP="004E4C2D">
            <w:pPr>
              <w:spacing w:line="360" w:lineRule="auto"/>
              <w:rPr>
                <w:rFonts w:cs="Arial"/>
              </w:rPr>
            </w:pPr>
          </w:p>
        </w:tc>
        <w:tc>
          <w:tcPr>
            <w:tcW w:w="7012" w:type="dxa"/>
          </w:tcPr>
          <w:p w14:paraId="75AA7826" w14:textId="162714D3" w:rsidR="00113FAA" w:rsidRPr="00355C1E" w:rsidRDefault="00113FAA" w:rsidP="00E821F8">
            <w:pPr>
              <w:spacing w:line="360" w:lineRule="auto"/>
              <w:ind w:left="-1819"/>
              <w:rPr>
                <w:rFonts w:cs="Arial"/>
              </w:rPr>
            </w:pPr>
          </w:p>
        </w:tc>
      </w:tr>
      <w:tr w:rsidR="00113FAA" w:rsidRPr="00355C1E" w14:paraId="1B0663A1" w14:textId="77777777" w:rsidTr="008B2FF4">
        <w:tc>
          <w:tcPr>
            <w:tcW w:w="8236" w:type="dxa"/>
            <w:gridSpan w:val="3"/>
          </w:tcPr>
          <w:p w14:paraId="7C7A830E" w14:textId="1AA77E32" w:rsidR="00113FAA" w:rsidRPr="00355C1E" w:rsidRDefault="00113FAA" w:rsidP="004E4C2D">
            <w:pPr>
              <w:spacing w:line="360" w:lineRule="auto"/>
              <w:rPr>
                <w:rFonts w:cs="Arial"/>
              </w:rPr>
            </w:pPr>
          </w:p>
        </w:tc>
        <w:tc>
          <w:tcPr>
            <w:tcW w:w="7012" w:type="dxa"/>
          </w:tcPr>
          <w:p w14:paraId="0302BC81" w14:textId="3A31917F" w:rsidR="00113FAA" w:rsidRPr="00355C1E" w:rsidRDefault="00113FAA" w:rsidP="00E821F8">
            <w:pPr>
              <w:spacing w:line="360" w:lineRule="auto"/>
              <w:ind w:left="-1819"/>
              <w:rPr>
                <w:rFonts w:cs="Arial"/>
              </w:rPr>
            </w:pPr>
          </w:p>
        </w:tc>
      </w:tr>
      <w:tr w:rsidR="00113FAA" w:rsidRPr="00355C1E" w14:paraId="0B283AF7" w14:textId="77777777" w:rsidTr="008B2FF4">
        <w:tc>
          <w:tcPr>
            <w:tcW w:w="8236" w:type="dxa"/>
            <w:gridSpan w:val="3"/>
          </w:tcPr>
          <w:p w14:paraId="5F28C4E5" w14:textId="08DBB9A8" w:rsidR="00113FAA" w:rsidRPr="00355C1E" w:rsidRDefault="00113FAA" w:rsidP="004E4C2D">
            <w:pPr>
              <w:spacing w:line="360" w:lineRule="auto"/>
              <w:rPr>
                <w:rFonts w:cs="Arial"/>
              </w:rPr>
            </w:pPr>
          </w:p>
        </w:tc>
        <w:tc>
          <w:tcPr>
            <w:tcW w:w="7012" w:type="dxa"/>
          </w:tcPr>
          <w:p w14:paraId="3A1678E2" w14:textId="26A0FB77" w:rsidR="00113FAA" w:rsidRPr="00355C1E" w:rsidRDefault="00113FAA" w:rsidP="00E821F8">
            <w:pPr>
              <w:spacing w:line="360" w:lineRule="auto"/>
              <w:ind w:left="-1819"/>
              <w:rPr>
                <w:rFonts w:cs="Arial"/>
              </w:rPr>
            </w:pPr>
          </w:p>
        </w:tc>
      </w:tr>
      <w:tr w:rsidR="00113FAA" w:rsidRPr="00355C1E" w14:paraId="20965A89" w14:textId="77777777" w:rsidTr="008B2FF4">
        <w:tc>
          <w:tcPr>
            <w:tcW w:w="8236" w:type="dxa"/>
            <w:gridSpan w:val="3"/>
          </w:tcPr>
          <w:p w14:paraId="216AC670" w14:textId="4D2A2C25" w:rsidR="00113FAA" w:rsidRPr="00355C1E" w:rsidRDefault="00113FAA" w:rsidP="004E4C2D">
            <w:pPr>
              <w:spacing w:line="360" w:lineRule="auto"/>
              <w:rPr>
                <w:rFonts w:cs="Arial"/>
              </w:rPr>
            </w:pPr>
          </w:p>
        </w:tc>
        <w:tc>
          <w:tcPr>
            <w:tcW w:w="7012" w:type="dxa"/>
          </w:tcPr>
          <w:p w14:paraId="184B6CB7" w14:textId="706E2910" w:rsidR="00113FAA" w:rsidRPr="00355C1E" w:rsidRDefault="00113FAA" w:rsidP="00E821F8">
            <w:pPr>
              <w:pStyle w:val="11PargrafoNormal"/>
              <w:ind w:left="-1819" w:firstLine="0"/>
              <w:rPr>
                <w:i/>
              </w:rPr>
            </w:pPr>
          </w:p>
        </w:tc>
      </w:tr>
      <w:tr w:rsidR="00113FAA" w:rsidRPr="00355C1E" w14:paraId="79397B88" w14:textId="77777777" w:rsidTr="008B2FF4">
        <w:tc>
          <w:tcPr>
            <w:tcW w:w="8236" w:type="dxa"/>
            <w:gridSpan w:val="3"/>
          </w:tcPr>
          <w:p w14:paraId="431BFA22" w14:textId="3817DBEF" w:rsidR="00113FAA" w:rsidRPr="00355C1E" w:rsidRDefault="00113FAA" w:rsidP="004E4C2D">
            <w:pPr>
              <w:spacing w:line="360" w:lineRule="auto"/>
              <w:rPr>
                <w:rFonts w:cs="Arial"/>
              </w:rPr>
            </w:pPr>
          </w:p>
        </w:tc>
        <w:tc>
          <w:tcPr>
            <w:tcW w:w="7012" w:type="dxa"/>
          </w:tcPr>
          <w:p w14:paraId="2357C551" w14:textId="65EC5F7B" w:rsidR="00113FAA" w:rsidRPr="00355C1E" w:rsidRDefault="00113FAA" w:rsidP="00E821F8">
            <w:pPr>
              <w:pStyle w:val="11PargrafoNormal"/>
              <w:ind w:left="-1819" w:firstLine="0"/>
            </w:pPr>
          </w:p>
        </w:tc>
      </w:tr>
      <w:tr w:rsidR="001C4B5B" w:rsidRPr="00355C1E" w14:paraId="5B72DA23" w14:textId="77777777" w:rsidTr="008B2FF4">
        <w:trPr>
          <w:gridAfter w:val="2"/>
          <w:wAfter w:w="7385" w:type="dxa"/>
        </w:trPr>
        <w:tc>
          <w:tcPr>
            <w:tcW w:w="851" w:type="dxa"/>
          </w:tcPr>
          <w:p w14:paraId="55E7D36F" w14:textId="28842E28" w:rsidR="001C4B5B" w:rsidRPr="00ED411D" w:rsidRDefault="001C4B5B" w:rsidP="004E4C2D">
            <w:pPr>
              <w:spacing w:line="360" w:lineRule="auto"/>
            </w:pPr>
          </w:p>
        </w:tc>
        <w:tc>
          <w:tcPr>
            <w:tcW w:w="7012" w:type="dxa"/>
          </w:tcPr>
          <w:p w14:paraId="39A71F91" w14:textId="065D2908" w:rsidR="001C4B5B" w:rsidRPr="00522DD4" w:rsidRDefault="001C4B5B" w:rsidP="001C4B5B">
            <w:pPr>
              <w:pStyle w:val="11PargrafoNormal"/>
              <w:ind w:left="-1062" w:hanging="1204"/>
              <w:rPr>
                <w:i/>
              </w:rPr>
            </w:pPr>
          </w:p>
        </w:tc>
      </w:tr>
      <w:tr w:rsidR="008B2FF4" w:rsidRPr="00355C1E" w14:paraId="74C6D4D8" w14:textId="77777777" w:rsidTr="008B2FF4">
        <w:tc>
          <w:tcPr>
            <w:tcW w:w="8236" w:type="dxa"/>
            <w:gridSpan w:val="3"/>
          </w:tcPr>
          <w:p w14:paraId="79C4763F" w14:textId="77777777" w:rsidR="008B2FF4" w:rsidRDefault="008B2FF4" w:rsidP="004E4C2D">
            <w:pPr>
              <w:spacing w:line="360" w:lineRule="auto"/>
            </w:pPr>
          </w:p>
        </w:tc>
        <w:tc>
          <w:tcPr>
            <w:tcW w:w="7012" w:type="dxa"/>
          </w:tcPr>
          <w:p w14:paraId="00F93DDC" w14:textId="77777777" w:rsidR="008B2FF4" w:rsidRDefault="008B2FF4" w:rsidP="004E4C2D">
            <w:pPr>
              <w:pStyle w:val="11PargrafoNormal"/>
              <w:ind w:firstLine="0"/>
              <w:rPr>
                <w:i/>
              </w:rPr>
            </w:pPr>
          </w:p>
        </w:tc>
      </w:tr>
    </w:tbl>
    <w:p w14:paraId="0DF0EF10" w14:textId="77777777" w:rsidR="00FE63F7" w:rsidRDefault="00FE63F7">
      <w:r>
        <w:br w:type="page"/>
      </w:r>
    </w:p>
    <w:p w14:paraId="7A2A12DC" w14:textId="3233F70C" w:rsidR="003F6231" w:rsidRDefault="003F6231"/>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6"/>
        <w:gridCol w:w="7012"/>
      </w:tblGrid>
      <w:tr w:rsidR="008B2FF4" w:rsidRPr="00355C1E" w14:paraId="7F428E3B" w14:textId="77777777" w:rsidTr="008B2FF4">
        <w:tc>
          <w:tcPr>
            <w:tcW w:w="8236" w:type="dxa"/>
          </w:tcPr>
          <w:p w14:paraId="3088D2CA" w14:textId="36E494B7" w:rsidR="008B2FF4" w:rsidRDefault="008B2FF4" w:rsidP="004E4C2D">
            <w:pPr>
              <w:spacing w:line="360" w:lineRule="auto"/>
            </w:pPr>
          </w:p>
          <w:p w14:paraId="06842D7A" w14:textId="7A487548" w:rsidR="00430A08" w:rsidRPr="00845E98" w:rsidRDefault="00845E98" w:rsidP="00845E98">
            <w:pPr>
              <w:spacing w:line="360" w:lineRule="auto"/>
              <w:jc w:val="center"/>
              <w:rPr>
                <w:b/>
                <w:bCs/>
                <w:sz w:val="28"/>
                <w:szCs w:val="28"/>
              </w:rPr>
            </w:pPr>
            <w:r w:rsidRPr="00845E98">
              <w:rPr>
                <w:b/>
                <w:bCs/>
                <w:sz w:val="28"/>
                <w:szCs w:val="28"/>
              </w:rPr>
              <w:t>LISTA DE QUADROS</w:t>
            </w:r>
          </w:p>
          <w:p w14:paraId="39148DAD" w14:textId="535AA9EC" w:rsidR="000C1B05" w:rsidRDefault="00430A08">
            <w:pPr>
              <w:pStyle w:val="ndicedeilustraes"/>
              <w:tabs>
                <w:tab w:val="right" w:leader="dot" w:pos="9062"/>
              </w:tabs>
              <w:rPr>
                <w:rFonts w:asciiTheme="minorHAnsi" w:eastAsiaTheme="minorEastAsia" w:hAnsiTheme="minorHAnsi" w:cstheme="minorBidi"/>
                <w:noProof/>
                <w:lang w:eastAsia="pt-BR"/>
              </w:rPr>
            </w:pPr>
            <w:r>
              <w:fldChar w:fldCharType="begin"/>
            </w:r>
            <w:r>
              <w:instrText xml:space="preserve"> TOC \h \z \c "Quadro" </w:instrText>
            </w:r>
            <w:r>
              <w:fldChar w:fldCharType="separate"/>
            </w:r>
            <w:hyperlink w:anchor="_Toc42242480" w:history="1">
              <w:r w:rsidR="000C1B05" w:rsidRPr="00590F7A">
                <w:rPr>
                  <w:rStyle w:val="Hyperlink"/>
                  <w:rFonts w:ascii="Arial" w:eastAsia="Calibri" w:hAnsi="Arial" w:cs="Arial"/>
                  <w:noProof/>
                </w:rPr>
                <w:t>Quadro 1 - Exemplo de itens de Adaptabilidade Individual</w:t>
              </w:r>
              <w:r w:rsidR="000C1B05">
                <w:rPr>
                  <w:noProof/>
                  <w:webHidden/>
                </w:rPr>
                <w:tab/>
              </w:r>
              <w:r w:rsidR="000C1B05">
                <w:rPr>
                  <w:noProof/>
                  <w:webHidden/>
                </w:rPr>
                <w:fldChar w:fldCharType="begin"/>
              </w:r>
              <w:r w:rsidR="000C1B05">
                <w:rPr>
                  <w:noProof/>
                  <w:webHidden/>
                </w:rPr>
                <w:instrText xml:space="preserve"> PAGEREF _Toc42242480 \h </w:instrText>
              </w:r>
              <w:r w:rsidR="000C1B05">
                <w:rPr>
                  <w:noProof/>
                  <w:webHidden/>
                </w:rPr>
              </w:r>
              <w:r w:rsidR="000C1B05">
                <w:rPr>
                  <w:noProof/>
                  <w:webHidden/>
                </w:rPr>
                <w:fldChar w:fldCharType="separate"/>
              </w:r>
              <w:r w:rsidR="000C1B05">
                <w:rPr>
                  <w:noProof/>
                  <w:webHidden/>
                </w:rPr>
                <w:t>66</w:t>
              </w:r>
              <w:r w:rsidR="000C1B05">
                <w:rPr>
                  <w:noProof/>
                  <w:webHidden/>
                </w:rPr>
                <w:fldChar w:fldCharType="end"/>
              </w:r>
            </w:hyperlink>
          </w:p>
          <w:p w14:paraId="648BE5E9" w14:textId="40C74C70"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1" w:history="1">
              <w:r w:rsidR="000C1B05" w:rsidRPr="00590F7A">
                <w:rPr>
                  <w:rStyle w:val="Hyperlink"/>
                  <w:rFonts w:ascii="Arial" w:eastAsia="Calibri" w:hAnsi="Arial" w:cs="Arial"/>
                  <w:noProof/>
                </w:rPr>
                <w:t>Quadro 2 - Itens sobre satisfação com o trabalho</w:t>
              </w:r>
              <w:r w:rsidR="000C1B05">
                <w:rPr>
                  <w:noProof/>
                  <w:webHidden/>
                </w:rPr>
                <w:tab/>
              </w:r>
              <w:r w:rsidR="000C1B05">
                <w:rPr>
                  <w:noProof/>
                  <w:webHidden/>
                </w:rPr>
                <w:fldChar w:fldCharType="begin"/>
              </w:r>
              <w:r w:rsidR="000C1B05">
                <w:rPr>
                  <w:noProof/>
                  <w:webHidden/>
                </w:rPr>
                <w:instrText xml:space="preserve"> PAGEREF _Toc42242481 \h </w:instrText>
              </w:r>
              <w:r w:rsidR="000C1B05">
                <w:rPr>
                  <w:noProof/>
                  <w:webHidden/>
                </w:rPr>
              </w:r>
              <w:r w:rsidR="000C1B05">
                <w:rPr>
                  <w:noProof/>
                  <w:webHidden/>
                </w:rPr>
                <w:fldChar w:fldCharType="separate"/>
              </w:r>
              <w:r w:rsidR="000C1B05">
                <w:rPr>
                  <w:noProof/>
                  <w:webHidden/>
                </w:rPr>
                <w:t>66</w:t>
              </w:r>
              <w:r w:rsidR="000C1B05">
                <w:rPr>
                  <w:noProof/>
                  <w:webHidden/>
                </w:rPr>
                <w:fldChar w:fldCharType="end"/>
              </w:r>
            </w:hyperlink>
          </w:p>
          <w:p w14:paraId="66000118" w14:textId="48C9D946"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2" w:history="1">
              <w:r w:rsidR="000C1B05" w:rsidRPr="00590F7A">
                <w:rPr>
                  <w:rStyle w:val="Hyperlink"/>
                  <w:rFonts w:ascii="Arial" w:eastAsia="Calibri" w:hAnsi="Arial" w:cs="Arial"/>
                  <w:noProof/>
                </w:rPr>
                <w:t>Quadro 3 – Exemplo de Itens sobre Burnout no trabalho</w:t>
              </w:r>
              <w:r w:rsidR="000C1B05">
                <w:rPr>
                  <w:noProof/>
                  <w:webHidden/>
                </w:rPr>
                <w:tab/>
              </w:r>
              <w:r w:rsidR="000C1B05">
                <w:rPr>
                  <w:noProof/>
                  <w:webHidden/>
                </w:rPr>
                <w:fldChar w:fldCharType="begin"/>
              </w:r>
              <w:r w:rsidR="000C1B05">
                <w:rPr>
                  <w:noProof/>
                  <w:webHidden/>
                </w:rPr>
                <w:instrText xml:space="preserve"> PAGEREF _Toc42242482 \h </w:instrText>
              </w:r>
              <w:r w:rsidR="000C1B05">
                <w:rPr>
                  <w:noProof/>
                  <w:webHidden/>
                </w:rPr>
              </w:r>
              <w:r w:rsidR="000C1B05">
                <w:rPr>
                  <w:noProof/>
                  <w:webHidden/>
                </w:rPr>
                <w:fldChar w:fldCharType="separate"/>
              </w:r>
              <w:r w:rsidR="000C1B05">
                <w:rPr>
                  <w:noProof/>
                  <w:webHidden/>
                </w:rPr>
                <w:t>67</w:t>
              </w:r>
              <w:r w:rsidR="000C1B05">
                <w:rPr>
                  <w:noProof/>
                  <w:webHidden/>
                </w:rPr>
                <w:fldChar w:fldCharType="end"/>
              </w:r>
            </w:hyperlink>
          </w:p>
          <w:p w14:paraId="2936F3AD" w14:textId="02927950"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3" w:history="1">
              <w:r w:rsidR="000C1B05" w:rsidRPr="00590F7A">
                <w:rPr>
                  <w:rStyle w:val="Hyperlink"/>
                  <w:rFonts w:ascii="Arial" w:eastAsia="Calibri" w:hAnsi="Arial" w:cs="Arial"/>
                  <w:noProof/>
                </w:rPr>
                <w:t>Quadro 4 - Exemplo de perguntas sobre Instabilidade do projeto</w:t>
              </w:r>
              <w:r w:rsidR="000C1B05">
                <w:rPr>
                  <w:noProof/>
                  <w:webHidden/>
                </w:rPr>
                <w:tab/>
              </w:r>
              <w:r w:rsidR="000C1B05">
                <w:rPr>
                  <w:noProof/>
                  <w:webHidden/>
                </w:rPr>
                <w:fldChar w:fldCharType="begin"/>
              </w:r>
              <w:r w:rsidR="000C1B05">
                <w:rPr>
                  <w:noProof/>
                  <w:webHidden/>
                </w:rPr>
                <w:instrText xml:space="preserve"> PAGEREF _Toc42242483 \h </w:instrText>
              </w:r>
              <w:r w:rsidR="000C1B05">
                <w:rPr>
                  <w:noProof/>
                  <w:webHidden/>
                </w:rPr>
              </w:r>
              <w:r w:rsidR="000C1B05">
                <w:rPr>
                  <w:noProof/>
                  <w:webHidden/>
                </w:rPr>
                <w:fldChar w:fldCharType="separate"/>
              </w:r>
              <w:r w:rsidR="000C1B05">
                <w:rPr>
                  <w:noProof/>
                  <w:webHidden/>
                </w:rPr>
                <w:t>68</w:t>
              </w:r>
              <w:r w:rsidR="000C1B05">
                <w:rPr>
                  <w:noProof/>
                  <w:webHidden/>
                </w:rPr>
                <w:fldChar w:fldCharType="end"/>
              </w:r>
            </w:hyperlink>
          </w:p>
          <w:p w14:paraId="3C2EF449" w14:textId="3B2848CC"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4" w:history="1">
              <w:r w:rsidR="000C1B05" w:rsidRPr="00590F7A">
                <w:rPr>
                  <w:rStyle w:val="Hyperlink"/>
                  <w:rFonts w:ascii="Arial" w:eastAsia="Calibri" w:hAnsi="Arial" w:cs="Arial"/>
                  <w:noProof/>
                </w:rPr>
                <w:t>Quadro 5 – Índices da Análise Fatorial Exploratória</w:t>
              </w:r>
              <w:r w:rsidR="000C1B05">
                <w:rPr>
                  <w:noProof/>
                  <w:webHidden/>
                </w:rPr>
                <w:tab/>
              </w:r>
              <w:r w:rsidR="000C1B05">
                <w:rPr>
                  <w:noProof/>
                  <w:webHidden/>
                </w:rPr>
                <w:fldChar w:fldCharType="begin"/>
              </w:r>
              <w:r w:rsidR="000C1B05">
                <w:rPr>
                  <w:noProof/>
                  <w:webHidden/>
                </w:rPr>
                <w:instrText xml:space="preserve"> PAGEREF _Toc42242484 \h </w:instrText>
              </w:r>
              <w:r w:rsidR="000C1B05">
                <w:rPr>
                  <w:noProof/>
                  <w:webHidden/>
                </w:rPr>
              </w:r>
              <w:r w:rsidR="000C1B05">
                <w:rPr>
                  <w:noProof/>
                  <w:webHidden/>
                </w:rPr>
                <w:fldChar w:fldCharType="separate"/>
              </w:r>
              <w:r w:rsidR="000C1B05">
                <w:rPr>
                  <w:noProof/>
                  <w:webHidden/>
                </w:rPr>
                <w:t>70</w:t>
              </w:r>
              <w:r w:rsidR="000C1B05">
                <w:rPr>
                  <w:noProof/>
                  <w:webHidden/>
                </w:rPr>
                <w:fldChar w:fldCharType="end"/>
              </w:r>
            </w:hyperlink>
          </w:p>
          <w:p w14:paraId="705E7673" w14:textId="6DB5D56D"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5" w:history="1">
              <w:r w:rsidR="000C1B05" w:rsidRPr="00590F7A">
                <w:rPr>
                  <w:rStyle w:val="Hyperlink"/>
                  <w:rFonts w:ascii="Arial" w:eastAsia="Calibri" w:hAnsi="Arial" w:cs="Arial"/>
                  <w:noProof/>
                </w:rPr>
                <w:t>Quadro 6 -Índices e critérios para AFC</w:t>
              </w:r>
              <w:r w:rsidR="000C1B05">
                <w:rPr>
                  <w:noProof/>
                  <w:webHidden/>
                </w:rPr>
                <w:tab/>
              </w:r>
              <w:r w:rsidR="000C1B05">
                <w:rPr>
                  <w:noProof/>
                  <w:webHidden/>
                </w:rPr>
                <w:fldChar w:fldCharType="begin"/>
              </w:r>
              <w:r w:rsidR="000C1B05">
                <w:rPr>
                  <w:noProof/>
                  <w:webHidden/>
                </w:rPr>
                <w:instrText xml:space="preserve"> PAGEREF _Toc42242485 \h </w:instrText>
              </w:r>
              <w:r w:rsidR="000C1B05">
                <w:rPr>
                  <w:noProof/>
                  <w:webHidden/>
                </w:rPr>
              </w:r>
              <w:r w:rsidR="000C1B05">
                <w:rPr>
                  <w:noProof/>
                  <w:webHidden/>
                </w:rPr>
                <w:fldChar w:fldCharType="separate"/>
              </w:r>
              <w:r w:rsidR="000C1B05">
                <w:rPr>
                  <w:noProof/>
                  <w:webHidden/>
                </w:rPr>
                <w:t>73</w:t>
              </w:r>
              <w:r w:rsidR="000C1B05">
                <w:rPr>
                  <w:noProof/>
                  <w:webHidden/>
                </w:rPr>
                <w:fldChar w:fldCharType="end"/>
              </w:r>
            </w:hyperlink>
          </w:p>
          <w:p w14:paraId="72F30320" w14:textId="154A5AB7"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6" w:history="1">
              <w:r w:rsidR="000C1B05" w:rsidRPr="00590F7A">
                <w:rPr>
                  <w:rStyle w:val="Hyperlink"/>
                  <w:rFonts w:ascii="Arial" w:eastAsia="Calibri" w:hAnsi="Arial" w:cs="Arial"/>
                  <w:noProof/>
                </w:rPr>
                <w:t>Quadro 7 - Perfil dos Especialistas entrevistados</w:t>
              </w:r>
              <w:r w:rsidR="000C1B05">
                <w:rPr>
                  <w:noProof/>
                  <w:webHidden/>
                </w:rPr>
                <w:tab/>
              </w:r>
              <w:r w:rsidR="000C1B05">
                <w:rPr>
                  <w:noProof/>
                  <w:webHidden/>
                </w:rPr>
                <w:fldChar w:fldCharType="begin"/>
              </w:r>
              <w:r w:rsidR="000C1B05">
                <w:rPr>
                  <w:noProof/>
                  <w:webHidden/>
                </w:rPr>
                <w:instrText xml:space="preserve"> PAGEREF _Toc42242486 \h </w:instrText>
              </w:r>
              <w:r w:rsidR="000C1B05">
                <w:rPr>
                  <w:noProof/>
                  <w:webHidden/>
                </w:rPr>
              </w:r>
              <w:r w:rsidR="000C1B05">
                <w:rPr>
                  <w:noProof/>
                  <w:webHidden/>
                </w:rPr>
                <w:fldChar w:fldCharType="separate"/>
              </w:r>
              <w:r w:rsidR="000C1B05">
                <w:rPr>
                  <w:noProof/>
                  <w:webHidden/>
                </w:rPr>
                <w:t>79</w:t>
              </w:r>
              <w:r w:rsidR="000C1B05">
                <w:rPr>
                  <w:noProof/>
                  <w:webHidden/>
                </w:rPr>
                <w:fldChar w:fldCharType="end"/>
              </w:r>
            </w:hyperlink>
          </w:p>
          <w:p w14:paraId="0A311F79" w14:textId="6FCBCB72" w:rsidR="00430A08" w:rsidRDefault="00430A08" w:rsidP="004E4C2D">
            <w:pPr>
              <w:spacing w:line="360" w:lineRule="auto"/>
            </w:pPr>
            <w:r>
              <w:fldChar w:fldCharType="end"/>
            </w:r>
          </w:p>
          <w:p w14:paraId="1C7A59BC" w14:textId="1CD14D0D" w:rsidR="00430A08" w:rsidRDefault="00430A08" w:rsidP="004E4C2D">
            <w:pPr>
              <w:spacing w:line="360" w:lineRule="auto"/>
            </w:pPr>
          </w:p>
          <w:p w14:paraId="2485B7B4" w14:textId="38E52EE9" w:rsidR="00430A08" w:rsidRDefault="00430A08" w:rsidP="004E4C2D">
            <w:pPr>
              <w:spacing w:line="360" w:lineRule="auto"/>
            </w:pPr>
          </w:p>
          <w:p w14:paraId="4B45752A" w14:textId="42ACA1E7" w:rsidR="00430A08" w:rsidRDefault="00430A08" w:rsidP="004E4C2D">
            <w:pPr>
              <w:spacing w:line="360" w:lineRule="auto"/>
            </w:pPr>
          </w:p>
          <w:p w14:paraId="73CBE5FE" w14:textId="7043419F" w:rsidR="00430A08" w:rsidRDefault="00430A08" w:rsidP="004E4C2D">
            <w:pPr>
              <w:spacing w:line="360" w:lineRule="auto"/>
            </w:pPr>
          </w:p>
          <w:p w14:paraId="5F3976CF" w14:textId="3A8FBB64" w:rsidR="00430A08" w:rsidRDefault="00430A08" w:rsidP="004E4C2D">
            <w:pPr>
              <w:spacing w:line="360" w:lineRule="auto"/>
            </w:pPr>
          </w:p>
          <w:p w14:paraId="3714BD27" w14:textId="31A94222" w:rsidR="00430A08" w:rsidRDefault="00430A08" w:rsidP="004E4C2D">
            <w:pPr>
              <w:spacing w:line="360" w:lineRule="auto"/>
            </w:pPr>
          </w:p>
          <w:p w14:paraId="455AD856" w14:textId="492A27BE" w:rsidR="00430A08" w:rsidRDefault="00430A08" w:rsidP="004E4C2D">
            <w:pPr>
              <w:spacing w:line="360" w:lineRule="auto"/>
            </w:pPr>
          </w:p>
          <w:p w14:paraId="71438F51" w14:textId="47DE1AD3" w:rsidR="00430A08" w:rsidRDefault="00430A08" w:rsidP="004E4C2D">
            <w:pPr>
              <w:spacing w:line="360" w:lineRule="auto"/>
            </w:pPr>
          </w:p>
          <w:p w14:paraId="2EB7E8FF" w14:textId="60723808" w:rsidR="00430A08" w:rsidRDefault="00430A08" w:rsidP="004E4C2D">
            <w:pPr>
              <w:spacing w:line="360" w:lineRule="auto"/>
            </w:pPr>
          </w:p>
          <w:p w14:paraId="18DC69FE" w14:textId="5ADAFC01" w:rsidR="00430A08" w:rsidRDefault="00430A08" w:rsidP="004E4C2D">
            <w:pPr>
              <w:spacing w:line="360" w:lineRule="auto"/>
            </w:pPr>
          </w:p>
          <w:p w14:paraId="1E029E30" w14:textId="657B5986" w:rsidR="00430A08" w:rsidRDefault="00430A08" w:rsidP="004E4C2D">
            <w:pPr>
              <w:spacing w:line="360" w:lineRule="auto"/>
            </w:pPr>
          </w:p>
          <w:p w14:paraId="48264B76" w14:textId="0029C949" w:rsidR="00430A08" w:rsidRDefault="00430A08" w:rsidP="004E4C2D">
            <w:pPr>
              <w:spacing w:line="360" w:lineRule="auto"/>
            </w:pPr>
          </w:p>
          <w:p w14:paraId="5E1B99B5" w14:textId="63E4AAB1" w:rsidR="00430A08" w:rsidRDefault="00430A08" w:rsidP="004E4C2D">
            <w:pPr>
              <w:spacing w:line="360" w:lineRule="auto"/>
            </w:pPr>
          </w:p>
          <w:p w14:paraId="56752CC7" w14:textId="6843BE62" w:rsidR="00430A08" w:rsidRDefault="00430A08" w:rsidP="004E4C2D">
            <w:pPr>
              <w:spacing w:line="360" w:lineRule="auto"/>
            </w:pPr>
          </w:p>
          <w:p w14:paraId="09EBAB9E" w14:textId="31238319" w:rsidR="00430A08" w:rsidRDefault="00430A08" w:rsidP="004E4C2D">
            <w:pPr>
              <w:spacing w:line="360" w:lineRule="auto"/>
            </w:pPr>
          </w:p>
          <w:p w14:paraId="3A69207D" w14:textId="6E101D0B" w:rsidR="00430A08" w:rsidRDefault="00430A08" w:rsidP="004E4C2D">
            <w:pPr>
              <w:spacing w:line="360" w:lineRule="auto"/>
            </w:pPr>
          </w:p>
          <w:p w14:paraId="7B3733B1" w14:textId="0FC70185" w:rsidR="00430A08" w:rsidRDefault="00430A08" w:rsidP="004E4C2D">
            <w:pPr>
              <w:spacing w:line="360" w:lineRule="auto"/>
            </w:pPr>
          </w:p>
          <w:p w14:paraId="6091F44D" w14:textId="5A561586" w:rsidR="00430A08" w:rsidRDefault="00430A08" w:rsidP="004E4C2D">
            <w:pPr>
              <w:spacing w:line="360" w:lineRule="auto"/>
            </w:pPr>
          </w:p>
          <w:p w14:paraId="33849092" w14:textId="7FAAF12D" w:rsidR="00430A08" w:rsidRDefault="00430A08" w:rsidP="004E4C2D">
            <w:pPr>
              <w:spacing w:line="360" w:lineRule="auto"/>
            </w:pPr>
          </w:p>
          <w:p w14:paraId="5BF337C4" w14:textId="1CAF541D" w:rsidR="00430A08" w:rsidRDefault="00430A08" w:rsidP="004E4C2D">
            <w:pPr>
              <w:spacing w:line="360" w:lineRule="auto"/>
            </w:pPr>
          </w:p>
          <w:p w14:paraId="0D3AA452" w14:textId="1DBE91B7" w:rsidR="00430A08" w:rsidRDefault="00430A08" w:rsidP="004E4C2D">
            <w:pPr>
              <w:spacing w:line="360" w:lineRule="auto"/>
            </w:pPr>
          </w:p>
          <w:p w14:paraId="32E8EE9A" w14:textId="5EEC538F" w:rsidR="00430A08" w:rsidRDefault="00430A08" w:rsidP="004E4C2D">
            <w:pPr>
              <w:spacing w:line="360" w:lineRule="auto"/>
            </w:pPr>
          </w:p>
          <w:p w14:paraId="2B4E90BB" w14:textId="13CB2167" w:rsidR="00E31B70" w:rsidRDefault="00E31B70" w:rsidP="004E4C2D">
            <w:pPr>
              <w:spacing w:line="360" w:lineRule="auto"/>
            </w:pPr>
          </w:p>
          <w:p w14:paraId="72CD2F7A" w14:textId="430C5DA0" w:rsidR="00E31B70" w:rsidRPr="00FE63F7" w:rsidRDefault="00FE63F7" w:rsidP="00FE63F7">
            <w:pPr>
              <w:spacing w:line="360" w:lineRule="auto"/>
              <w:jc w:val="center"/>
              <w:rPr>
                <w:b/>
                <w:bCs/>
                <w:sz w:val="28"/>
                <w:szCs w:val="28"/>
              </w:rPr>
            </w:pPr>
            <w:r w:rsidRPr="00FE63F7">
              <w:rPr>
                <w:b/>
                <w:bCs/>
                <w:sz w:val="28"/>
                <w:szCs w:val="28"/>
              </w:rPr>
              <w:t>Lista de Tabelas</w:t>
            </w:r>
          </w:p>
          <w:p w14:paraId="293FFE24" w14:textId="77777777" w:rsidR="00D208A8" w:rsidRDefault="00D46619">
            <w:pPr>
              <w:pStyle w:val="ndicedeilustraes"/>
              <w:tabs>
                <w:tab w:val="right" w:leader="dot" w:pos="9062"/>
              </w:tabs>
              <w:rPr>
                <w:noProof/>
              </w:rPr>
            </w:pPr>
            <w:r>
              <w:t xml:space="preserve"> </w:t>
            </w:r>
            <w:r w:rsidR="00E31B70" w:rsidRPr="003B4B40">
              <w:rPr>
                <w:rFonts w:ascii="Arial" w:hAnsi="Arial" w:cs="Arial"/>
                <w:sz w:val="20"/>
                <w:szCs w:val="20"/>
              </w:rPr>
              <w:fldChar w:fldCharType="begin"/>
            </w:r>
            <w:r w:rsidR="00E31B70" w:rsidRPr="003B4B40">
              <w:rPr>
                <w:rFonts w:ascii="Arial" w:hAnsi="Arial" w:cs="Arial"/>
                <w:sz w:val="20"/>
                <w:szCs w:val="20"/>
              </w:rPr>
              <w:instrText xml:space="preserve"> TOC \h \z \c "Tabela" </w:instrText>
            </w:r>
            <w:r w:rsidR="00E31B70" w:rsidRPr="003B4B40">
              <w:rPr>
                <w:rFonts w:ascii="Arial" w:hAnsi="Arial" w:cs="Arial"/>
                <w:sz w:val="20"/>
                <w:szCs w:val="20"/>
              </w:rPr>
              <w:fldChar w:fldCharType="separate"/>
            </w:r>
          </w:p>
          <w:p w14:paraId="170561DB" w14:textId="78F813C5"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4" w:history="1">
              <w:r w:rsidR="00D208A8" w:rsidRPr="00D208A8">
                <w:rPr>
                  <w:rStyle w:val="Hyperlink"/>
                  <w:rFonts w:ascii="Arial" w:eastAsia="Calibri" w:hAnsi="Arial" w:cs="Arial"/>
                  <w:noProof/>
                  <w:sz w:val="20"/>
                  <w:szCs w:val="20"/>
                </w:rPr>
                <w:t>Tabela 1 - Informação do sexo dos respondentes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_Toc43927094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84</w:t>
              </w:r>
              <w:r w:rsidR="00D208A8" w:rsidRPr="00D208A8">
                <w:rPr>
                  <w:rFonts w:ascii="Arial" w:hAnsi="Arial" w:cs="Arial"/>
                  <w:noProof/>
                  <w:webHidden/>
                  <w:sz w:val="20"/>
                  <w:szCs w:val="20"/>
                </w:rPr>
                <w:fldChar w:fldCharType="end"/>
              </w:r>
            </w:hyperlink>
          </w:p>
          <w:p w14:paraId="4487B991" w14:textId="7E8CAC70"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5" w:history="1">
              <w:r w:rsidR="00D208A8" w:rsidRPr="00D208A8">
                <w:rPr>
                  <w:rStyle w:val="Hyperlink"/>
                  <w:rFonts w:ascii="Arial" w:eastAsia="Calibri" w:hAnsi="Arial" w:cs="Arial"/>
                  <w:noProof/>
                  <w:sz w:val="20"/>
                  <w:szCs w:val="20"/>
                </w:rPr>
                <w:t>Tabela 2 - Anos de experiência com Desenvolvimento de Software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_Toc43927095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85</w:t>
              </w:r>
              <w:r w:rsidR="00D208A8" w:rsidRPr="00D208A8">
                <w:rPr>
                  <w:rFonts w:ascii="Arial" w:hAnsi="Arial" w:cs="Arial"/>
                  <w:noProof/>
                  <w:webHidden/>
                  <w:sz w:val="20"/>
                  <w:szCs w:val="20"/>
                </w:rPr>
                <w:fldChar w:fldCharType="end"/>
              </w:r>
            </w:hyperlink>
          </w:p>
          <w:p w14:paraId="25E6D38F" w14:textId="4BDDEDC1"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6" w:history="1">
              <w:r w:rsidR="00D208A8" w:rsidRPr="00D208A8">
                <w:rPr>
                  <w:rStyle w:val="Hyperlink"/>
                  <w:rFonts w:ascii="Arial" w:eastAsia="Calibri" w:hAnsi="Arial" w:cs="Arial"/>
                  <w:noProof/>
                  <w:sz w:val="20"/>
                  <w:szCs w:val="20"/>
                </w:rPr>
                <w:t>Tabela 3 - nível de formação dos respondentes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_Toc43927096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85</w:t>
              </w:r>
              <w:r w:rsidR="00D208A8" w:rsidRPr="00D208A8">
                <w:rPr>
                  <w:rFonts w:ascii="Arial" w:hAnsi="Arial" w:cs="Arial"/>
                  <w:noProof/>
                  <w:webHidden/>
                  <w:sz w:val="20"/>
                  <w:szCs w:val="20"/>
                </w:rPr>
                <w:fldChar w:fldCharType="end"/>
              </w:r>
            </w:hyperlink>
          </w:p>
          <w:p w14:paraId="234ECD4C" w14:textId="4D3C3222"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7" w:history="1">
              <w:r w:rsidR="00D208A8" w:rsidRPr="00D208A8">
                <w:rPr>
                  <w:rStyle w:val="Hyperlink"/>
                  <w:rFonts w:ascii="Arial" w:eastAsia="Calibri" w:hAnsi="Arial" w:cs="Arial"/>
                  <w:noProof/>
                  <w:sz w:val="20"/>
                  <w:szCs w:val="20"/>
                </w:rPr>
                <w:t>Tabela 4 - Formação dos respondentes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_Toc43927097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86</w:t>
              </w:r>
              <w:r w:rsidR="00D208A8" w:rsidRPr="00D208A8">
                <w:rPr>
                  <w:rFonts w:ascii="Arial" w:hAnsi="Arial" w:cs="Arial"/>
                  <w:noProof/>
                  <w:webHidden/>
                  <w:sz w:val="20"/>
                  <w:szCs w:val="20"/>
                </w:rPr>
                <w:fldChar w:fldCharType="end"/>
              </w:r>
            </w:hyperlink>
          </w:p>
          <w:p w14:paraId="2126A6DE" w14:textId="01BEE839"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8" w:history="1">
              <w:r w:rsidR="00D208A8" w:rsidRPr="00D208A8">
                <w:rPr>
                  <w:rStyle w:val="Hyperlink"/>
                  <w:rFonts w:ascii="Arial" w:eastAsia="Calibri" w:hAnsi="Arial" w:cs="Arial"/>
                  <w:noProof/>
                  <w:sz w:val="20"/>
                  <w:szCs w:val="20"/>
                </w:rPr>
                <w:t>Tabela 5 - Função dos respondentes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_Toc43927098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86</w:t>
              </w:r>
              <w:r w:rsidR="00D208A8" w:rsidRPr="00D208A8">
                <w:rPr>
                  <w:rFonts w:ascii="Arial" w:hAnsi="Arial" w:cs="Arial"/>
                  <w:noProof/>
                  <w:webHidden/>
                  <w:sz w:val="20"/>
                  <w:szCs w:val="20"/>
                </w:rPr>
                <w:fldChar w:fldCharType="end"/>
              </w:r>
            </w:hyperlink>
          </w:p>
          <w:p w14:paraId="62DC4659" w14:textId="7F9582F7"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9" w:history="1">
              <w:r w:rsidR="00D208A8" w:rsidRPr="00D208A8">
                <w:rPr>
                  <w:rStyle w:val="Hyperlink"/>
                  <w:rFonts w:ascii="Arial" w:eastAsia="Calibri" w:hAnsi="Arial" w:cs="Arial"/>
                  <w:noProof/>
                  <w:sz w:val="20"/>
                  <w:szCs w:val="20"/>
                </w:rPr>
                <w:t>Tabela 6 – Tempo de experiência na função dos respondentes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_Toc43927099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87</w:t>
              </w:r>
              <w:r w:rsidR="00D208A8" w:rsidRPr="00D208A8">
                <w:rPr>
                  <w:rFonts w:ascii="Arial" w:hAnsi="Arial" w:cs="Arial"/>
                  <w:noProof/>
                  <w:webHidden/>
                  <w:sz w:val="20"/>
                  <w:szCs w:val="20"/>
                </w:rPr>
                <w:fldChar w:fldCharType="end"/>
              </w:r>
            </w:hyperlink>
          </w:p>
          <w:p w14:paraId="3783AAE9" w14:textId="6F25F817"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0" w:history="1">
              <w:r w:rsidR="00D208A8" w:rsidRPr="00D208A8">
                <w:rPr>
                  <w:rStyle w:val="Hyperlink"/>
                  <w:rFonts w:ascii="Arial" w:eastAsia="Calibri" w:hAnsi="Arial" w:cs="Arial"/>
                  <w:noProof/>
                  <w:sz w:val="20"/>
                  <w:szCs w:val="20"/>
                </w:rPr>
                <w:t>Tabela 7 - Tipo de equipe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_Toc43927100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87</w:t>
              </w:r>
              <w:r w:rsidR="00D208A8" w:rsidRPr="00D208A8">
                <w:rPr>
                  <w:rFonts w:ascii="Arial" w:hAnsi="Arial" w:cs="Arial"/>
                  <w:noProof/>
                  <w:webHidden/>
                  <w:sz w:val="20"/>
                  <w:szCs w:val="20"/>
                </w:rPr>
                <w:fldChar w:fldCharType="end"/>
              </w:r>
            </w:hyperlink>
          </w:p>
          <w:p w14:paraId="514079AC" w14:textId="10980DD1"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1" w:history="1">
              <w:r w:rsidR="00D208A8" w:rsidRPr="00D208A8">
                <w:rPr>
                  <w:rStyle w:val="Hyperlink"/>
                  <w:rFonts w:ascii="Arial" w:eastAsia="Calibri" w:hAnsi="Arial" w:cs="Arial"/>
                  <w:noProof/>
                  <w:sz w:val="20"/>
                  <w:szCs w:val="20"/>
                </w:rPr>
                <w:t>Tabela 8 -Estatística descritiva de satisfação</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_Toc43927101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88</w:t>
              </w:r>
              <w:r w:rsidR="00D208A8" w:rsidRPr="00D208A8">
                <w:rPr>
                  <w:rFonts w:ascii="Arial" w:hAnsi="Arial" w:cs="Arial"/>
                  <w:noProof/>
                  <w:webHidden/>
                  <w:sz w:val="20"/>
                  <w:szCs w:val="20"/>
                </w:rPr>
                <w:fldChar w:fldCharType="end"/>
              </w:r>
            </w:hyperlink>
          </w:p>
          <w:p w14:paraId="31888AD6" w14:textId="543187A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2" w:history="1">
              <w:r w:rsidR="00D208A8" w:rsidRPr="00D208A8">
                <w:rPr>
                  <w:rStyle w:val="Hyperlink"/>
                  <w:rFonts w:ascii="Arial" w:eastAsia="Calibri" w:hAnsi="Arial" w:cs="Arial"/>
                  <w:noProof/>
                  <w:sz w:val="20"/>
                  <w:szCs w:val="20"/>
                </w:rPr>
                <w:t>Tabela 9 - Frequência das respostas SAT1</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_Toc43927102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88</w:t>
              </w:r>
              <w:r w:rsidR="00D208A8" w:rsidRPr="00D208A8">
                <w:rPr>
                  <w:rFonts w:ascii="Arial" w:hAnsi="Arial" w:cs="Arial"/>
                  <w:noProof/>
                  <w:webHidden/>
                  <w:sz w:val="20"/>
                  <w:szCs w:val="20"/>
                </w:rPr>
                <w:fldChar w:fldCharType="end"/>
              </w:r>
            </w:hyperlink>
          </w:p>
          <w:p w14:paraId="5E42F4EE" w14:textId="296B3FA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3" w:history="1">
              <w:r w:rsidR="00D208A8" w:rsidRPr="00D208A8">
                <w:rPr>
                  <w:rStyle w:val="Hyperlink"/>
                  <w:rFonts w:ascii="Arial" w:eastAsia="Calibri" w:hAnsi="Arial" w:cs="Arial"/>
                  <w:noProof/>
                  <w:sz w:val="20"/>
                  <w:szCs w:val="20"/>
                </w:rPr>
                <w:t>Tabela 10 - Frequência das respostas de SAT2</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_Toc43927103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89</w:t>
              </w:r>
              <w:r w:rsidR="00D208A8" w:rsidRPr="00D208A8">
                <w:rPr>
                  <w:rFonts w:ascii="Arial" w:hAnsi="Arial" w:cs="Arial"/>
                  <w:noProof/>
                  <w:webHidden/>
                  <w:sz w:val="20"/>
                  <w:szCs w:val="20"/>
                </w:rPr>
                <w:fldChar w:fldCharType="end"/>
              </w:r>
            </w:hyperlink>
          </w:p>
          <w:p w14:paraId="49BB2959" w14:textId="46716E8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4" w:history="1">
              <w:r w:rsidR="00D208A8" w:rsidRPr="00D208A8">
                <w:rPr>
                  <w:rStyle w:val="Hyperlink"/>
                  <w:rFonts w:ascii="Arial" w:eastAsia="Calibri" w:hAnsi="Arial" w:cs="Arial"/>
                  <w:noProof/>
                  <w:sz w:val="20"/>
                  <w:szCs w:val="20"/>
                </w:rPr>
                <w:t>Tabela 11 - Frequências das respostas SAT3</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_Toc43927104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89</w:t>
              </w:r>
              <w:r w:rsidR="00D208A8" w:rsidRPr="00D208A8">
                <w:rPr>
                  <w:rFonts w:ascii="Arial" w:hAnsi="Arial" w:cs="Arial"/>
                  <w:noProof/>
                  <w:webHidden/>
                  <w:sz w:val="20"/>
                  <w:szCs w:val="20"/>
                </w:rPr>
                <w:fldChar w:fldCharType="end"/>
              </w:r>
            </w:hyperlink>
          </w:p>
          <w:p w14:paraId="2C2E21D6" w14:textId="42730F16"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5" w:history="1">
              <w:r w:rsidR="00D208A8" w:rsidRPr="00D208A8">
                <w:rPr>
                  <w:rStyle w:val="Hyperlink"/>
                  <w:rFonts w:ascii="Arial" w:eastAsia="Calibri" w:hAnsi="Arial" w:cs="Arial"/>
                  <w:noProof/>
                  <w:sz w:val="20"/>
                  <w:szCs w:val="20"/>
                </w:rPr>
                <w:t>Tabela 12 - Matriz de correlações entre os itens de satisfação</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_Toc43927105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90</w:t>
              </w:r>
              <w:r w:rsidR="00D208A8" w:rsidRPr="00D208A8">
                <w:rPr>
                  <w:rFonts w:ascii="Arial" w:hAnsi="Arial" w:cs="Arial"/>
                  <w:noProof/>
                  <w:webHidden/>
                  <w:sz w:val="20"/>
                  <w:szCs w:val="20"/>
                </w:rPr>
                <w:fldChar w:fldCharType="end"/>
              </w:r>
            </w:hyperlink>
          </w:p>
          <w:p w14:paraId="00D4D4CE" w14:textId="6F709EB6"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6" w:history="1">
              <w:r w:rsidR="00D208A8" w:rsidRPr="00D208A8">
                <w:rPr>
                  <w:rStyle w:val="Hyperlink"/>
                  <w:rFonts w:ascii="Arial" w:eastAsia="Calibri" w:hAnsi="Arial" w:cs="Arial"/>
                  <w:noProof/>
                  <w:sz w:val="20"/>
                  <w:szCs w:val="20"/>
                </w:rPr>
                <w:t>Tabela 13 -Estatística de Confiabilidade de Satisfação</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_Toc43927106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90</w:t>
              </w:r>
              <w:r w:rsidR="00D208A8" w:rsidRPr="00D208A8">
                <w:rPr>
                  <w:rFonts w:ascii="Arial" w:hAnsi="Arial" w:cs="Arial"/>
                  <w:noProof/>
                  <w:webHidden/>
                  <w:sz w:val="20"/>
                  <w:szCs w:val="20"/>
                </w:rPr>
                <w:fldChar w:fldCharType="end"/>
              </w:r>
            </w:hyperlink>
          </w:p>
          <w:p w14:paraId="7FF48FF0" w14:textId="1996A706"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7" w:history="1">
              <w:r w:rsidR="00D208A8" w:rsidRPr="00D208A8">
                <w:rPr>
                  <w:rStyle w:val="Hyperlink"/>
                  <w:rFonts w:ascii="Arial" w:eastAsia="Calibri" w:hAnsi="Arial" w:cs="Arial"/>
                  <w:noProof/>
                  <w:sz w:val="20"/>
                  <w:szCs w:val="20"/>
                </w:rPr>
                <w:t>Tabela 14 -Respondentes que concordam com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_Toc43927107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91</w:t>
              </w:r>
              <w:r w:rsidR="00D208A8" w:rsidRPr="00D208A8">
                <w:rPr>
                  <w:rFonts w:ascii="Arial" w:hAnsi="Arial" w:cs="Arial"/>
                  <w:noProof/>
                  <w:webHidden/>
                  <w:sz w:val="20"/>
                  <w:szCs w:val="20"/>
                </w:rPr>
                <w:fldChar w:fldCharType="end"/>
              </w:r>
            </w:hyperlink>
          </w:p>
          <w:p w14:paraId="6442F7BA" w14:textId="31AC2932"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8" w:history="1">
              <w:r w:rsidR="00D208A8" w:rsidRPr="00D208A8">
                <w:rPr>
                  <w:rStyle w:val="Hyperlink"/>
                  <w:rFonts w:ascii="Arial" w:eastAsia="Calibri" w:hAnsi="Arial" w:cs="Arial"/>
                  <w:noProof/>
                  <w:sz w:val="20"/>
                  <w:szCs w:val="20"/>
                </w:rPr>
                <w:t>Tabela 15 - Análise Fatorial Confirmatória da escala de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_Toc43927108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94</w:t>
              </w:r>
              <w:r w:rsidR="00D208A8" w:rsidRPr="00D208A8">
                <w:rPr>
                  <w:rFonts w:ascii="Arial" w:hAnsi="Arial" w:cs="Arial"/>
                  <w:noProof/>
                  <w:webHidden/>
                  <w:sz w:val="20"/>
                  <w:szCs w:val="20"/>
                </w:rPr>
                <w:fldChar w:fldCharType="end"/>
              </w:r>
            </w:hyperlink>
          </w:p>
          <w:p w14:paraId="78268497" w14:textId="37FF3CFD"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9" w:history="1">
              <w:r w:rsidR="00D208A8" w:rsidRPr="00D208A8">
                <w:rPr>
                  <w:rStyle w:val="Hyperlink"/>
                  <w:rFonts w:ascii="Arial" w:eastAsia="Calibri" w:hAnsi="Arial" w:cs="Arial"/>
                  <w:noProof/>
                  <w:sz w:val="20"/>
                  <w:szCs w:val="20"/>
                </w:rPr>
                <w:t>Tabela 16 -Índices de confiabilidade da escala de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_Toc43927109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96</w:t>
              </w:r>
              <w:r w:rsidR="00D208A8" w:rsidRPr="00D208A8">
                <w:rPr>
                  <w:rFonts w:ascii="Arial" w:hAnsi="Arial" w:cs="Arial"/>
                  <w:noProof/>
                  <w:webHidden/>
                  <w:sz w:val="20"/>
                  <w:szCs w:val="20"/>
                </w:rPr>
                <w:fldChar w:fldCharType="end"/>
              </w:r>
            </w:hyperlink>
          </w:p>
          <w:p w14:paraId="78B995E1" w14:textId="4BF32E4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0" w:history="1">
              <w:r w:rsidR="00D208A8" w:rsidRPr="00D208A8">
                <w:rPr>
                  <w:rStyle w:val="Hyperlink"/>
                  <w:rFonts w:ascii="Arial" w:eastAsia="Calibri" w:hAnsi="Arial" w:cs="Arial"/>
                  <w:noProof/>
                  <w:sz w:val="20"/>
                  <w:szCs w:val="20"/>
                </w:rPr>
                <w:t>Tabela 17 - VME e Confiabilidade composta da escala de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_Toc43927110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96</w:t>
              </w:r>
              <w:r w:rsidR="00D208A8" w:rsidRPr="00D208A8">
                <w:rPr>
                  <w:rFonts w:ascii="Arial" w:hAnsi="Arial" w:cs="Arial"/>
                  <w:noProof/>
                  <w:webHidden/>
                  <w:sz w:val="20"/>
                  <w:szCs w:val="20"/>
                </w:rPr>
                <w:fldChar w:fldCharType="end"/>
              </w:r>
            </w:hyperlink>
          </w:p>
          <w:p w14:paraId="02B7D0DA" w14:textId="32B287DF"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1" w:history="1">
              <w:r w:rsidR="00D208A8" w:rsidRPr="00D208A8">
                <w:rPr>
                  <w:rStyle w:val="Hyperlink"/>
                  <w:rFonts w:ascii="Arial" w:eastAsia="Calibri" w:hAnsi="Arial" w:cs="Arial"/>
                  <w:noProof/>
                  <w:sz w:val="20"/>
                  <w:szCs w:val="20"/>
                </w:rPr>
                <w:t>Tabela 18 - Estatísticas de confiabilidade das dimensões de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_Toc43927111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97</w:t>
              </w:r>
              <w:r w:rsidR="00D208A8" w:rsidRPr="00D208A8">
                <w:rPr>
                  <w:rFonts w:ascii="Arial" w:hAnsi="Arial" w:cs="Arial"/>
                  <w:noProof/>
                  <w:webHidden/>
                  <w:sz w:val="20"/>
                  <w:szCs w:val="20"/>
                </w:rPr>
                <w:fldChar w:fldCharType="end"/>
              </w:r>
            </w:hyperlink>
          </w:p>
          <w:p w14:paraId="60D3F543" w14:textId="709C0B8F"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2" w:history="1">
              <w:r w:rsidR="00D208A8" w:rsidRPr="00D208A8">
                <w:rPr>
                  <w:rStyle w:val="Hyperlink"/>
                  <w:rFonts w:ascii="Arial" w:eastAsia="Calibri" w:hAnsi="Arial" w:cs="Arial"/>
                  <w:noProof/>
                  <w:sz w:val="20"/>
                  <w:szCs w:val="20"/>
                </w:rPr>
                <w:t>Tabela 19 - Estatísticas descritivas da escala de adaptabilidade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_Toc43927112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97</w:t>
              </w:r>
              <w:r w:rsidR="00D208A8" w:rsidRPr="00D208A8">
                <w:rPr>
                  <w:rFonts w:ascii="Arial" w:hAnsi="Arial" w:cs="Arial"/>
                  <w:noProof/>
                  <w:webHidden/>
                  <w:sz w:val="20"/>
                  <w:szCs w:val="20"/>
                </w:rPr>
                <w:fldChar w:fldCharType="end"/>
              </w:r>
            </w:hyperlink>
          </w:p>
          <w:p w14:paraId="3E7502C7" w14:textId="2D6FF318"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3" w:history="1">
              <w:r w:rsidR="00D208A8" w:rsidRPr="00D208A8">
                <w:rPr>
                  <w:rStyle w:val="Hyperlink"/>
                  <w:rFonts w:ascii="Arial" w:eastAsia="Calibri" w:hAnsi="Arial" w:cs="Arial"/>
                  <w:noProof/>
                  <w:sz w:val="20"/>
                  <w:szCs w:val="20"/>
                </w:rPr>
                <w:t>Tabela 20 -Média e desvio padrão das dimensões de adaptabilidade individual</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_Toc43927113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98</w:t>
              </w:r>
              <w:r w:rsidR="00D208A8" w:rsidRPr="00D208A8">
                <w:rPr>
                  <w:rFonts w:ascii="Arial" w:hAnsi="Arial" w:cs="Arial"/>
                  <w:noProof/>
                  <w:webHidden/>
                  <w:sz w:val="20"/>
                  <w:szCs w:val="20"/>
                </w:rPr>
                <w:fldChar w:fldCharType="end"/>
              </w:r>
            </w:hyperlink>
          </w:p>
          <w:p w14:paraId="29F86B4E" w14:textId="14BB7CE6"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4" w:history="1">
              <w:r w:rsidR="00D208A8" w:rsidRPr="00D208A8">
                <w:rPr>
                  <w:rStyle w:val="Hyperlink"/>
                  <w:rFonts w:ascii="Arial" w:eastAsia="Calibri" w:hAnsi="Arial" w:cs="Arial"/>
                  <w:noProof/>
                  <w:sz w:val="20"/>
                  <w:szCs w:val="20"/>
                </w:rPr>
                <w:t>Tabela 21 – Análise Fatorial Confirmatória de Adaptabilidade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_Toc43927114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100</w:t>
              </w:r>
              <w:r w:rsidR="00D208A8" w:rsidRPr="00D208A8">
                <w:rPr>
                  <w:rFonts w:ascii="Arial" w:hAnsi="Arial" w:cs="Arial"/>
                  <w:noProof/>
                  <w:webHidden/>
                  <w:sz w:val="20"/>
                  <w:szCs w:val="20"/>
                </w:rPr>
                <w:fldChar w:fldCharType="end"/>
              </w:r>
            </w:hyperlink>
          </w:p>
          <w:p w14:paraId="3A394F1A" w14:textId="3640D77B"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5" w:history="1">
              <w:r w:rsidR="00D208A8" w:rsidRPr="00D208A8">
                <w:rPr>
                  <w:rStyle w:val="Hyperlink"/>
                  <w:rFonts w:ascii="Arial" w:eastAsia="Calibri" w:hAnsi="Arial" w:cs="Arial"/>
                  <w:noProof/>
                  <w:sz w:val="20"/>
                  <w:szCs w:val="20"/>
                </w:rPr>
                <w:t>Tabela 22 - Índices de confiabilidade da escala de adaptabilidade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_Toc43927115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101</w:t>
              </w:r>
              <w:r w:rsidR="00D208A8" w:rsidRPr="00D208A8">
                <w:rPr>
                  <w:rFonts w:ascii="Arial" w:hAnsi="Arial" w:cs="Arial"/>
                  <w:noProof/>
                  <w:webHidden/>
                  <w:sz w:val="20"/>
                  <w:szCs w:val="20"/>
                </w:rPr>
                <w:fldChar w:fldCharType="end"/>
              </w:r>
            </w:hyperlink>
          </w:p>
          <w:p w14:paraId="439C6206" w14:textId="4241C231"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6" w:history="1">
              <w:r w:rsidR="00D208A8" w:rsidRPr="00D208A8">
                <w:rPr>
                  <w:rStyle w:val="Hyperlink"/>
                  <w:rFonts w:ascii="Arial" w:eastAsia="Calibri" w:hAnsi="Arial" w:cs="Arial"/>
                  <w:noProof/>
                  <w:sz w:val="20"/>
                  <w:szCs w:val="20"/>
                </w:rPr>
                <w:t>Tabela 23 - Variância extraída na escala de adaptabilidade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_Toc43927116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101</w:t>
              </w:r>
              <w:r w:rsidR="00D208A8" w:rsidRPr="00D208A8">
                <w:rPr>
                  <w:rFonts w:ascii="Arial" w:hAnsi="Arial" w:cs="Arial"/>
                  <w:noProof/>
                  <w:webHidden/>
                  <w:sz w:val="20"/>
                  <w:szCs w:val="20"/>
                </w:rPr>
                <w:fldChar w:fldCharType="end"/>
              </w:r>
            </w:hyperlink>
          </w:p>
          <w:p w14:paraId="61696841" w14:textId="4FEEA147"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7" w:history="1">
              <w:r w:rsidR="00D208A8" w:rsidRPr="00D208A8">
                <w:rPr>
                  <w:rStyle w:val="Hyperlink"/>
                  <w:rFonts w:ascii="Arial" w:eastAsia="Calibri" w:hAnsi="Arial" w:cs="Arial"/>
                  <w:noProof/>
                  <w:sz w:val="20"/>
                  <w:szCs w:val="20"/>
                </w:rPr>
                <w:t>Tabela 24 - Alfa de Cronbach e CC da escala de adaptabilidade individual</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_Toc43927117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102</w:t>
              </w:r>
              <w:r w:rsidR="00D208A8" w:rsidRPr="00D208A8">
                <w:rPr>
                  <w:rFonts w:ascii="Arial" w:hAnsi="Arial" w:cs="Arial"/>
                  <w:noProof/>
                  <w:webHidden/>
                  <w:sz w:val="20"/>
                  <w:szCs w:val="20"/>
                </w:rPr>
                <w:fldChar w:fldCharType="end"/>
              </w:r>
            </w:hyperlink>
          </w:p>
          <w:p w14:paraId="23D16AEB" w14:textId="5C5E5C0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8" w:history="1">
              <w:r w:rsidR="00D208A8" w:rsidRPr="00D208A8">
                <w:rPr>
                  <w:rStyle w:val="Hyperlink"/>
                  <w:rFonts w:ascii="Arial" w:eastAsia="Calibri" w:hAnsi="Arial" w:cs="Arial"/>
                  <w:noProof/>
                  <w:sz w:val="20"/>
                  <w:szCs w:val="20"/>
                </w:rPr>
                <w:t>Tabela 25 - Estatística descritiva dos itens da escala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_Toc43927118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104</w:t>
              </w:r>
              <w:r w:rsidR="00D208A8" w:rsidRPr="00D208A8">
                <w:rPr>
                  <w:rFonts w:ascii="Arial" w:hAnsi="Arial" w:cs="Arial"/>
                  <w:noProof/>
                  <w:webHidden/>
                  <w:sz w:val="20"/>
                  <w:szCs w:val="20"/>
                </w:rPr>
                <w:fldChar w:fldCharType="end"/>
              </w:r>
            </w:hyperlink>
          </w:p>
          <w:p w14:paraId="33FF8307" w14:textId="7AC9AF01"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9" w:history="1">
              <w:r w:rsidR="00D208A8" w:rsidRPr="00D208A8">
                <w:rPr>
                  <w:rStyle w:val="Hyperlink"/>
                  <w:rFonts w:ascii="Arial" w:eastAsia="Calibri" w:hAnsi="Arial" w:cs="Arial"/>
                  <w:noProof/>
                  <w:sz w:val="20"/>
                  <w:szCs w:val="20"/>
                </w:rPr>
                <w:t>Tabela 26 - Resultado da AFE na escala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_Toc43927119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105</w:t>
              </w:r>
              <w:r w:rsidR="00D208A8" w:rsidRPr="00D208A8">
                <w:rPr>
                  <w:rFonts w:ascii="Arial" w:hAnsi="Arial" w:cs="Arial"/>
                  <w:noProof/>
                  <w:webHidden/>
                  <w:sz w:val="20"/>
                  <w:szCs w:val="20"/>
                </w:rPr>
                <w:fldChar w:fldCharType="end"/>
              </w:r>
            </w:hyperlink>
          </w:p>
          <w:p w14:paraId="6C526C39" w14:textId="36F92925"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0" w:history="1">
              <w:r w:rsidR="00D208A8" w:rsidRPr="00D208A8">
                <w:rPr>
                  <w:rStyle w:val="Hyperlink"/>
                  <w:rFonts w:ascii="Arial" w:eastAsia="Calibri" w:hAnsi="Arial" w:cs="Arial"/>
                  <w:noProof/>
                  <w:sz w:val="20"/>
                  <w:szCs w:val="20"/>
                </w:rPr>
                <w:t>Tabela 27 -Alfa das dimensões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_Toc43927120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106</w:t>
              </w:r>
              <w:r w:rsidR="00D208A8" w:rsidRPr="00D208A8">
                <w:rPr>
                  <w:rFonts w:ascii="Arial" w:hAnsi="Arial" w:cs="Arial"/>
                  <w:noProof/>
                  <w:webHidden/>
                  <w:sz w:val="20"/>
                  <w:szCs w:val="20"/>
                </w:rPr>
                <w:fldChar w:fldCharType="end"/>
              </w:r>
            </w:hyperlink>
          </w:p>
          <w:p w14:paraId="310EA7E4" w14:textId="5B6A43BB"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1" w:history="1">
              <w:r w:rsidR="00D208A8" w:rsidRPr="00D208A8">
                <w:rPr>
                  <w:rStyle w:val="Hyperlink"/>
                  <w:rFonts w:ascii="Arial" w:eastAsia="Calibri" w:hAnsi="Arial" w:cs="Arial"/>
                  <w:noProof/>
                  <w:sz w:val="20"/>
                  <w:szCs w:val="20"/>
                </w:rPr>
                <w:t>Tabela 28 - Análise Fatorial Confirmatória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_Toc43927121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106</w:t>
              </w:r>
              <w:r w:rsidR="00D208A8" w:rsidRPr="00D208A8">
                <w:rPr>
                  <w:rFonts w:ascii="Arial" w:hAnsi="Arial" w:cs="Arial"/>
                  <w:noProof/>
                  <w:webHidden/>
                  <w:sz w:val="20"/>
                  <w:szCs w:val="20"/>
                </w:rPr>
                <w:fldChar w:fldCharType="end"/>
              </w:r>
            </w:hyperlink>
          </w:p>
          <w:p w14:paraId="1A4B9FEF" w14:textId="29BC1F04"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2" w:history="1">
              <w:r w:rsidR="00D208A8" w:rsidRPr="00D208A8">
                <w:rPr>
                  <w:rStyle w:val="Hyperlink"/>
                  <w:rFonts w:ascii="Arial" w:eastAsia="Calibri" w:hAnsi="Arial" w:cs="Arial"/>
                  <w:noProof/>
                  <w:sz w:val="20"/>
                  <w:szCs w:val="20"/>
                </w:rPr>
                <w:t>Tabela 29 - Índices de confiabilidade da escala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_Toc43927122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107</w:t>
              </w:r>
              <w:r w:rsidR="00D208A8" w:rsidRPr="00D208A8">
                <w:rPr>
                  <w:rFonts w:ascii="Arial" w:hAnsi="Arial" w:cs="Arial"/>
                  <w:noProof/>
                  <w:webHidden/>
                  <w:sz w:val="20"/>
                  <w:szCs w:val="20"/>
                </w:rPr>
                <w:fldChar w:fldCharType="end"/>
              </w:r>
            </w:hyperlink>
          </w:p>
          <w:p w14:paraId="62435FF3" w14:textId="6BC4BB07"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3" w:history="1">
              <w:r w:rsidR="00D208A8" w:rsidRPr="00D208A8">
                <w:rPr>
                  <w:rStyle w:val="Hyperlink"/>
                  <w:rFonts w:ascii="Arial" w:eastAsia="Calibri" w:hAnsi="Arial" w:cs="Arial"/>
                  <w:noProof/>
                  <w:sz w:val="20"/>
                  <w:szCs w:val="20"/>
                </w:rPr>
                <w:t>Tabela 30 - VME e a confiabilidade composta da escala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_Toc43927123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108</w:t>
              </w:r>
              <w:r w:rsidR="00D208A8" w:rsidRPr="00D208A8">
                <w:rPr>
                  <w:rFonts w:ascii="Arial" w:hAnsi="Arial" w:cs="Arial"/>
                  <w:noProof/>
                  <w:webHidden/>
                  <w:sz w:val="20"/>
                  <w:szCs w:val="20"/>
                </w:rPr>
                <w:fldChar w:fldCharType="end"/>
              </w:r>
            </w:hyperlink>
          </w:p>
          <w:p w14:paraId="4DC4DC19" w14:textId="14810179"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4" w:history="1">
              <w:r w:rsidR="00D208A8" w:rsidRPr="00D208A8">
                <w:rPr>
                  <w:rStyle w:val="Hyperlink"/>
                  <w:rFonts w:ascii="Arial" w:eastAsia="Calibri" w:hAnsi="Arial" w:cs="Arial"/>
                  <w:noProof/>
                  <w:sz w:val="20"/>
                  <w:szCs w:val="20"/>
                </w:rPr>
                <w:t>Tabela 31 - Correlação entre os constructos investigados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_Toc43927124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114</w:t>
              </w:r>
              <w:r w:rsidR="00D208A8" w:rsidRPr="00D208A8">
                <w:rPr>
                  <w:rFonts w:ascii="Arial" w:hAnsi="Arial" w:cs="Arial"/>
                  <w:noProof/>
                  <w:webHidden/>
                  <w:sz w:val="20"/>
                  <w:szCs w:val="20"/>
                </w:rPr>
                <w:fldChar w:fldCharType="end"/>
              </w:r>
            </w:hyperlink>
          </w:p>
          <w:p w14:paraId="143C775D" w14:textId="649EECB7"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5" w:history="1">
              <w:r w:rsidR="00D208A8" w:rsidRPr="00D208A8">
                <w:rPr>
                  <w:rStyle w:val="Hyperlink"/>
                  <w:rFonts w:ascii="Arial" w:eastAsia="Calibri" w:hAnsi="Arial" w:cs="Arial"/>
                  <w:noProof/>
                  <w:sz w:val="20"/>
                  <w:szCs w:val="20"/>
                </w:rPr>
                <w:t>Tabela 32 - Resultados das hipóteses de satisfação</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_Toc43927125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119</w:t>
              </w:r>
              <w:r w:rsidR="00D208A8" w:rsidRPr="00D208A8">
                <w:rPr>
                  <w:rFonts w:ascii="Arial" w:hAnsi="Arial" w:cs="Arial"/>
                  <w:noProof/>
                  <w:webHidden/>
                  <w:sz w:val="20"/>
                  <w:szCs w:val="20"/>
                </w:rPr>
                <w:fldChar w:fldCharType="end"/>
              </w:r>
            </w:hyperlink>
          </w:p>
          <w:p w14:paraId="6EBBDAD0" w14:textId="3B41A549"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6" w:history="1">
              <w:r w:rsidR="00D208A8" w:rsidRPr="00D208A8">
                <w:rPr>
                  <w:rStyle w:val="Hyperlink"/>
                  <w:rFonts w:ascii="Arial" w:eastAsia="Calibri" w:hAnsi="Arial" w:cs="Arial"/>
                  <w:noProof/>
                  <w:sz w:val="20"/>
                  <w:szCs w:val="20"/>
                </w:rPr>
                <w:t>Tabela 33 - Resultados das hipóteses entre Criatividade e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_Toc43927126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121</w:t>
              </w:r>
              <w:r w:rsidR="00D208A8" w:rsidRPr="00D208A8">
                <w:rPr>
                  <w:rFonts w:ascii="Arial" w:hAnsi="Arial" w:cs="Arial"/>
                  <w:noProof/>
                  <w:webHidden/>
                  <w:sz w:val="20"/>
                  <w:szCs w:val="20"/>
                </w:rPr>
                <w:fldChar w:fldCharType="end"/>
              </w:r>
            </w:hyperlink>
          </w:p>
          <w:p w14:paraId="37C647F6" w14:textId="4B72590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7" w:history="1">
              <w:r w:rsidR="00D208A8" w:rsidRPr="00D208A8">
                <w:rPr>
                  <w:rStyle w:val="Hyperlink"/>
                  <w:rFonts w:ascii="Arial" w:eastAsia="Calibri" w:hAnsi="Arial" w:cs="Arial"/>
                  <w:noProof/>
                  <w:sz w:val="20"/>
                  <w:szCs w:val="20"/>
                </w:rPr>
                <w:t>Tabela 34 - Resultado das hipóteses entre adaptabilidade ao estresse e o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_Toc43927127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124</w:t>
              </w:r>
              <w:r w:rsidR="00D208A8" w:rsidRPr="00D208A8">
                <w:rPr>
                  <w:rFonts w:ascii="Arial" w:hAnsi="Arial" w:cs="Arial"/>
                  <w:noProof/>
                  <w:webHidden/>
                  <w:sz w:val="20"/>
                  <w:szCs w:val="20"/>
                </w:rPr>
                <w:fldChar w:fldCharType="end"/>
              </w:r>
            </w:hyperlink>
          </w:p>
          <w:p w14:paraId="4CC37F82" w14:textId="3F3BEE4A"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8" w:history="1">
              <w:r w:rsidR="00D208A8" w:rsidRPr="00D208A8">
                <w:rPr>
                  <w:rStyle w:val="Hyperlink"/>
                  <w:rFonts w:ascii="Arial" w:eastAsia="Calibri" w:hAnsi="Arial" w:cs="Arial"/>
                  <w:noProof/>
                  <w:sz w:val="20"/>
                  <w:szCs w:val="20"/>
                </w:rPr>
                <w:t>Tabela 35 - Resultado das hipóteses entre adaptabilidade a emergência e o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_Toc43927128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126</w:t>
              </w:r>
              <w:r w:rsidR="00D208A8" w:rsidRPr="00D208A8">
                <w:rPr>
                  <w:rFonts w:ascii="Arial" w:hAnsi="Arial" w:cs="Arial"/>
                  <w:noProof/>
                  <w:webHidden/>
                  <w:sz w:val="20"/>
                  <w:szCs w:val="20"/>
                </w:rPr>
                <w:fldChar w:fldCharType="end"/>
              </w:r>
            </w:hyperlink>
          </w:p>
          <w:p w14:paraId="02FF8196" w14:textId="6AEC61AE"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9" w:history="1">
              <w:r w:rsidR="00D208A8" w:rsidRPr="00D208A8">
                <w:rPr>
                  <w:rStyle w:val="Hyperlink"/>
                  <w:rFonts w:ascii="Arial" w:eastAsia="Calibri" w:hAnsi="Arial" w:cs="Arial"/>
                  <w:noProof/>
                  <w:sz w:val="20"/>
                  <w:szCs w:val="20"/>
                </w:rPr>
                <w:t>Tabela 36 - Resultado das hipóteses entre adaptabilidade ao aprendizado e o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_Toc43927129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127</w:t>
              </w:r>
              <w:r w:rsidR="00D208A8" w:rsidRPr="00D208A8">
                <w:rPr>
                  <w:rFonts w:ascii="Arial" w:hAnsi="Arial" w:cs="Arial"/>
                  <w:noProof/>
                  <w:webHidden/>
                  <w:sz w:val="20"/>
                  <w:szCs w:val="20"/>
                </w:rPr>
                <w:fldChar w:fldCharType="end"/>
              </w:r>
            </w:hyperlink>
          </w:p>
          <w:p w14:paraId="1F1B056D" w14:textId="7FD32BC1"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30" w:history="1">
              <w:r w:rsidR="00D208A8" w:rsidRPr="00D208A8">
                <w:rPr>
                  <w:rStyle w:val="Hyperlink"/>
                  <w:rFonts w:ascii="Arial" w:eastAsia="Calibri" w:hAnsi="Arial" w:cs="Arial"/>
                  <w:noProof/>
                  <w:sz w:val="20"/>
                  <w:szCs w:val="20"/>
                </w:rPr>
                <w:t>Tabela 37 - Resultado das hipóteses entre adaptabilidade interpessoal e o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_Toc43927130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129</w:t>
              </w:r>
              <w:r w:rsidR="00D208A8" w:rsidRPr="00D208A8">
                <w:rPr>
                  <w:rFonts w:ascii="Arial" w:hAnsi="Arial" w:cs="Arial"/>
                  <w:noProof/>
                  <w:webHidden/>
                  <w:sz w:val="20"/>
                  <w:szCs w:val="20"/>
                </w:rPr>
                <w:fldChar w:fldCharType="end"/>
              </w:r>
            </w:hyperlink>
          </w:p>
          <w:p w14:paraId="4B391325" w14:textId="74C9A6CB" w:rsidR="00430A08" w:rsidRDefault="00E31B70" w:rsidP="004E4C2D">
            <w:pPr>
              <w:spacing w:line="360" w:lineRule="auto"/>
            </w:pPr>
            <w:r w:rsidRPr="003B4B40">
              <w:rPr>
                <w:rFonts w:ascii="Arial" w:hAnsi="Arial" w:cs="Arial"/>
                <w:sz w:val="20"/>
                <w:szCs w:val="20"/>
              </w:rPr>
              <w:fldChar w:fldCharType="end"/>
            </w:r>
          </w:p>
          <w:p w14:paraId="0C13F266" w14:textId="7446F8CF" w:rsidR="00430A08" w:rsidRDefault="00430A08" w:rsidP="004E4C2D">
            <w:pPr>
              <w:spacing w:line="360" w:lineRule="auto"/>
            </w:pPr>
          </w:p>
          <w:p w14:paraId="07FC4C31" w14:textId="35B8DC68" w:rsidR="00E31B70" w:rsidRDefault="00E31B70" w:rsidP="00845E98">
            <w:pPr>
              <w:spacing w:line="360" w:lineRule="auto"/>
              <w:jc w:val="center"/>
              <w:rPr>
                <w:b/>
                <w:bCs/>
                <w:sz w:val="28"/>
                <w:szCs w:val="28"/>
              </w:rPr>
            </w:pPr>
          </w:p>
          <w:p w14:paraId="0FEC47EB" w14:textId="77777777" w:rsidR="003B4B40" w:rsidRDefault="003B4B40" w:rsidP="00845E98">
            <w:pPr>
              <w:spacing w:line="360" w:lineRule="auto"/>
              <w:jc w:val="center"/>
              <w:rPr>
                <w:b/>
                <w:bCs/>
                <w:sz w:val="28"/>
                <w:szCs w:val="28"/>
              </w:rPr>
            </w:pPr>
          </w:p>
          <w:p w14:paraId="7B2D0A89" w14:textId="77777777" w:rsidR="00B34036" w:rsidRDefault="00B34036" w:rsidP="00845E98">
            <w:pPr>
              <w:spacing w:line="360" w:lineRule="auto"/>
              <w:jc w:val="center"/>
              <w:rPr>
                <w:b/>
                <w:bCs/>
                <w:sz w:val="28"/>
                <w:szCs w:val="28"/>
              </w:rPr>
            </w:pPr>
          </w:p>
          <w:p w14:paraId="27DC047A" w14:textId="77777777" w:rsidR="00E31B70" w:rsidRDefault="00E31B70" w:rsidP="00845E98">
            <w:pPr>
              <w:spacing w:line="360" w:lineRule="auto"/>
              <w:jc w:val="center"/>
              <w:rPr>
                <w:b/>
                <w:bCs/>
                <w:sz w:val="28"/>
                <w:szCs w:val="28"/>
              </w:rPr>
            </w:pPr>
          </w:p>
          <w:p w14:paraId="47392192" w14:textId="77777777" w:rsidR="00E31B70" w:rsidRDefault="00E31B70" w:rsidP="00845E98">
            <w:pPr>
              <w:spacing w:line="360" w:lineRule="auto"/>
              <w:jc w:val="center"/>
              <w:rPr>
                <w:b/>
                <w:bCs/>
                <w:sz w:val="28"/>
                <w:szCs w:val="28"/>
              </w:rPr>
            </w:pPr>
          </w:p>
          <w:p w14:paraId="61C42185" w14:textId="3EA47C16" w:rsidR="00430A08" w:rsidRPr="00845E98" w:rsidRDefault="00845E98" w:rsidP="00845E98">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EFB83C5" w14:textId="48C83AE0" w:rsidR="008B2FF4" w:rsidRDefault="008B2FF4">
                <w:pPr>
                  <w:pStyle w:val="CabealhodoSumrio"/>
                </w:pPr>
              </w:p>
              <w:p w14:paraId="63E9FD94" w14:textId="7B1A8FCC" w:rsidR="000C1B05" w:rsidRDefault="008B2FF4">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42242431" w:history="1">
                  <w:r w:rsidR="000C1B05" w:rsidRPr="006B1BC4">
                    <w:rPr>
                      <w:rStyle w:val="Hyperlink"/>
                      <w:noProof/>
                    </w:rPr>
                    <w:t>1</w:t>
                  </w:r>
                  <w:r w:rsidR="000C1B05">
                    <w:rPr>
                      <w:rFonts w:cstheme="minorBidi"/>
                      <w:noProof/>
                    </w:rPr>
                    <w:tab/>
                  </w:r>
                  <w:r w:rsidR="000C1B05" w:rsidRPr="006B1BC4">
                    <w:rPr>
                      <w:rStyle w:val="Hyperlink"/>
                      <w:noProof/>
                    </w:rPr>
                    <w:t>INTRODUÇÃO</w:t>
                  </w:r>
                  <w:r w:rsidR="000C1B05">
                    <w:rPr>
                      <w:noProof/>
                      <w:webHidden/>
                    </w:rPr>
                    <w:tab/>
                  </w:r>
                  <w:r w:rsidR="000C1B05">
                    <w:rPr>
                      <w:noProof/>
                      <w:webHidden/>
                    </w:rPr>
                    <w:fldChar w:fldCharType="begin"/>
                  </w:r>
                  <w:r w:rsidR="000C1B05">
                    <w:rPr>
                      <w:noProof/>
                      <w:webHidden/>
                    </w:rPr>
                    <w:instrText xml:space="preserve"> PAGEREF _Toc42242431 \h </w:instrText>
                  </w:r>
                  <w:r w:rsidR="000C1B05">
                    <w:rPr>
                      <w:noProof/>
                      <w:webHidden/>
                    </w:rPr>
                  </w:r>
                  <w:r w:rsidR="000C1B05">
                    <w:rPr>
                      <w:noProof/>
                      <w:webHidden/>
                    </w:rPr>
                    <w:fldChar w:fldCharType="separate"/>
                  </w:r>
                  <w:r w:rsidR="000C1B05">
                    <w:rPr>
                      <w:noProof/>
                      <w:webHidden/>
                    </w:rPr>
                    <w:t>17</w:t>
                  </w:r>
                  <w:r w:rsidR="000C1B05">
                    <w:rPr>
                      <w:noProof/>
                      <w:webHidden/>
                    </w:rPr>
                    <w:fldChar w:fldCharType="end"/>
                  </w:r>
                </w:hyperlink>
              </w:p>
              <w:p w14:paraId="22B1F10E" w14:textId="221FEE01" w:rsidR="000C1B05" w:rsidRDefault="001D4488">
                <w:pPr>
                  <w:pStyle w:val="Sumrio2"/>
                  <w:tabs>
                    <w:tab w:val="left" w:pos="880"/>
                    <w:tab w:val="right" w:leader="dot" w:pos="9062"/>
                  </w:tabs>
                  <w:rPr>
                    <w:rFonts w:cstheme="minorBidi"/>
                    <w:noProof/>
                  </w:rPr>
                </w:pPr>
                <w:hyperlink w:anchor="_Toc42242432" w:history="1">
                  <w:r w:rsidR="000C1B05" w:rsidRPr="006B1BC4">
                    <w:rPr>
                      <w:rStyle w:val="Hyperlink"/>
                      <w:noProof/>
                    </w:rPr>
                    <w:t>1.1</w:t>
                  </w:r>
                  <w:r w:rsidR="000C1B05">
                    <w:rPr>
                      <w:rFonts w:cstheme="minorBidi"/>
                      <w:noProof/>
                    </w:rPr>
                    <w:tab/>
                  </w:r>
                  <w:r w:rsidR="000C1B05" w:rsidRPr="006B1BC4">
                    <w:rPr>
                      <w:rStyle w:val="Hyperlink"/>
                      <w:noProof/>
                    </w:rPr>
                    <w:t>CONTEXTUALIZAÇÃO E JUSTIFICATIVA</w:t>
                  </w:r>
                  <w:r w:rsidR="000C1B05">
                    <w:rPr>
                      <w:noProof/>
                      <w:webHidden/>
                    </w:rPr>
                    <w:tab/>
                  </w:r>
                  <w:r w:rsidR="000C1B05">
                    <w:rPr>
                      <w:noProof/>
                      <w:webHidden/>
                    </w:rPr>
                    <w:fldChar w:fldCharType="begin"/>
                  </w:r>
                  <w:r w:rsidR="000C1B05">
                    <w:rPr>
                      <w:noProof/>
                      <w:webHidden/>
                    </w:rPr>
                    <w:instrText xml:space="preserve"> PAGEREF _Toc42242432 \h </w:instrText>
                  </w:r>
                  <w:r w:rsidR="000C1B05">
                    <w:rPr>
                      <w:noProof/>
                      <w:webHidden/>
                    </w:rPr>
                  </w:r>
                  <w:r w:rsidR="000C1B05">
                    <w:rPr>
                      <w:noProof/>
                      <w:webHidden/>
                    </w:rPr>
                    <w:fldChar w:fldCharType="separate"/>
                  </w:r>
                  <w:r w:rsidR="000C1B05">
                    <w:rPr>
                      <w:noProof/>
                      <w:webHidden/>
                    </w:rPr>
                    <w:t>17</w:t>
                  </w:r>
                  <w:r w:rsidR="000C1B05">
                    <w:rPr>
                      <w:noProof/>
                      <w:webHidden/>
                    </w:rPr>
                    <w:fldChar w:fldCharType="end"/>
                  </w:r>
                </w:hyperlink>
              </w:p>
              <w:p w14:paraId="1F797B35" w14:textId="3F6CEFC0" w:rsidR="000C1B05" w:rsidRDefault="001D4488">
                <w:pPr>
                  <w:pStyle w:val="Sumrio2"/>
                  <w:tabs>
                    <w:tab w:val="left" w:pos="880"/>
                    <w:tab w:val="right" w:leader="dot" w:pos="9062"/>
                  </w:tabs>
                  <w:rPr>
                    <w:rFonts w:cstheme="minorBidi"/>
                    <w:noProof/>
                  </w:rPr>
                </w:pPr>
                <w:hyperlink w:anchor="_Toc42242433" w:history="1">
                  <w:r w:rsidR="000C1B05" w:rsidRPr="006B1BC4">
                    <w:rPr>
                      <w:rStyle w:val="Hyperlink"/>
                      <w:noProof/>
                    </w:rPr>
                    <w:t>1.2</w:t>
                  </w:r>
                  <w:r w:rsidR="000C1B05">
                    <w:rPr>
                      <w:rFonts w:cstheme="minorBidi"/>
                      <w:noProof/>
                    </w:rPr>
                    <w:tab/>
                  </w:r>
                  <w:r w:rsidR="000C1B05" w:rsidRPr="006B1BC4">
                    <w:rPr>
                      <w:rStyle w:val="Hyperlink"/>
                      <w:noProof/>
                    </w:rPr>
                    <w:t>OBJETIVOS DA PESQUISA</w:t>
                  </w:r>
                  <w:r w:rsidR="000C1B05">
                    <w:rPr>
                      <w:noProof/>
                      <w:webHidden/>
                    </w:rPr>
                    <w:tab/>
                  </w:r>
                  <w:r w:rsidR="000C1B05">
                    <w:rPr>
                      <w:noProof/>
                      <w:webHidden/>
                    </w:rPr>
                    <w:fldChar w:fldCharType="begin"/>
                  </w:r>
                  <w:r w:rsidR="000C1B05">
                    <w:rPr>
                      <w:noProof/>
                      <w:webHidden/>
                    </w:rPr>
                    <w:instrText xml:space="preserve"> PAGEREF _Toc42242433 \h </w:instrText>
                  </w:r>
                  <w:r w:rsidR="000C1B05">
                    <w:rPr>
                      <w:noProof/>
                      <w:webHidden/>
                    </w:rPr>
                  </w:r>
                  <w:r w:rsidR="000C1B05">
                    <w:rPr>
                      <w:noProof/>
                      <w:webHidden/>
                    </w:rPr>
                    <w:fldChar w:fldCharType="separate"/>
                  </w:r>
                  <w:r w:rsidR="000C1B05">
                    <w:rPr>
                      <w:noProof/>
                      <w:webHidden/>
                    </w:rPr>
                    <w:t>21</w:t>
                  </w:r>
                  <w:r w:rsidR="000C1B05">
                    <w:rPr>
                      <w:noProof/>
                      <w:webHidden/>
                    </w:rPr>
                    <w:fldChar w:fldCharType="end"/>
                  </w:r>
                </w:hyperlink>
              </w:p>
              <w:p w14:paraId="127860EC" w14:textId="5708987E" w:rsidR="000C1B05" w:rsidRDefault="001D4488">
                <w:pPr>
                  <w:pStyle w:val="Sumrio2"/>
                  <w:tabs>
                    <w:tab w:val="left" w:pos="880"/>
                    <w:tab w:val="right" w:leader="dot" w:pos="9062"/>
                  </w:tabs>
                  <w:rPr>
                    <w:rFonts w:cstheme="minorBidi"/>
                    <w:noProof/>
                  </w:rPr>
                </w:pPr>
                <w:hyperlink w:anchor="_Toc42242434" w:history="1">
                  <w:r w:rsidR="000C1B05" w:rsidRPr="006B1BC4">
                    <w:rPr>
                      <w:rStyle w:val="Hyperlink"/>
                      <w:noProof/>
                    </w:rPr>
                    <w:t>1.3</w:t>
                  </w:r>
                  <w:r w:rsidR="000C1B05">
                    <w:rPr>
                      <w:rFonts w:cstheme="minorBidi"/>
                      <w:noProof/>
                    </w:rPr>
                    <w:tab/>
                  </w:r>
                  <w:r w:rsidR="000C1B05" w:rsidRPr="006B1BC4">
                    <w:rPr>
                      <w:rStyle w:val="Hyperlink"/>
                      <w:noProof/>
                    </w:rPr>
                    <w:t>ESTRUTURA DO TRABALHO</w:t>
                  </w:r>
                  <w:r w:rsidR="000C1B05">
                    <w:rPr>
                      <w:noProof/>
                      <w:webHidden/>
                    </w:rPr>
                    <w:tab/>
                  </w:r>
                  <w:r w:rsidR="000C1B05">
                    <w:rPr>
                      <w:noProof/>
                      <w:webHidden/>
                    </w:rPr>
                    <w:fldChar w:fldCharType="begin"/>
                  </w:r>
                  <w:r w:rsidR="000C1B05">
                    <w:rPr>
                      <w:noProof/>
                      <w:webHidden/>
                    </w:rPr>
                    <w:instrText xml:space="preserve"> PAGEREF _Toc42242434 \h </w:instrText>
                  </w:r>
                  <w:r w:rsidR="000C1B05">
                    <w:rPr>
                      <w:noProof/>
                      <w:webHidden/>
                    </w:rPr>
                  </w:r>
                  <w:r w:rsidR="000C1B05">
                    <w:rPr>
                      <w:noProof/>
                      <w:webHidden/>
                    </w:rPr>
                    <w:fldChar w:fldCharType="separate"/>
                  </w:r>
                  <w:r w:rsidR="000C1B05">
                    <w:rPr>
                      <w:noProof/>
                      <w:webHidden/>
                    </w:rPr>
                    <w:t>23</w:t>
                  </w:r>
                  <w:r w:rsidR="000C1B05">
                    <w:rPr>
                      <w:noProof/>
                      <w:webHidden/>
                    </w:rPr>
                    <w:fldChar w:fldCharType="end"/>
                  </w:r>
                </w:hyperlink>
              </w:p>
              <w:p w14:paraId="2F2AE7D8" w14:textId="06294D79" w:rsidR="000C1B05" w:rsidRDefault="001D4488">
                <w:pPr>
                  <w:pStyle w:val="Sumrio1"/>
                  <w:tabs>
                    <w:tab w:val="left" w:pos="440"/>
                    <w:tab w:val="right" w:leader="dot" w:pos="9062"/>
                  </w:tabs>
                  <w:rPr>
                    <w:rFonts w:cstheme="minorBidi"/>
                    <w:noProof/>
                  </w:rPr>
                </w:pPr>
                <w:hyperlink w:anchor="_Toc42242435" w:history="1">
                  <w:r w:rsidR="000C1B05" w:rsidRPr="006B1BC4">
                    <w:rPr>
                      <w:rStyle w:val="Hyperlink"/>
                      <w:noProof/>
                    </w:rPr>
                    <w:t>2</w:t>
                  </w:r>
                  <w:r w:rsidR="000C1B05">
                    <w:rPr>
                      <w:rFonts w:cstheme="minorBidi"/>
                      <w:noProof/>
                    </w:rPr>
                    <w:tab/>
                  </w:r>
                  <w:r w:rsidR="000C1B05" w:rsidRPr="006B1BC4">
                    <w:rPr>
                      <w:rStyle w:val="Hyperlink"/>
                      <w:noProof/>
                    </w:rPr>
                    <w:t>REFERENCIAL TEÓRICO</w:t>
                  </w:r>
                  <w:r w:rsidR="000C1B05">
                    <w:rPr>
                      <w:noProof/>
                      <w:webHidden/>
                    </w:rPr>
                    <w:tab/>
                  </w:r>
                  <w:r w:rsidR="000C1B05">
                    <w:rPr>
                      <w:noProof/>
                      <w:webHidden/>
                    </w:rPr>
                    <w:fldChar w:fldCharType="begin"/>
                  </w:r>
                  <w:r w:rsidR="000C1B05">
                    <w:rPr>
                      <w:noProof/>
                      <w:webHidden/>
                    </w:rPr>
                    <w:instrText xml:space="preserve"> PAGEREF _Toc42242435 \h </w:instrText>
                  </w:r>
                  <w:r w:rsidR="000C1B05">
                    <w:rPr>
                      <w:noProof/>
                      <w:webHidden/>
                    </w:rPr>
                  </w:r>
                  <w:r w:rsidR="000C1B05">
                    <w:rPr>
                      <w:noProof/>
                      <w:webHidden/>
                    </w:rPr>
                    <w:fldChar w:fldCharType="separate"/>
                  </w:r>
                  <w:r w:rsidR="000C1B05">
                    <w:rPr>
                      <w:noProof/>
                      <w:webHidden/>
                    </w:rPr>
                    <w:t>24</w:t>
                  </w:r>
                  <w:r w:rsidR="000C1B05">
                    <w:rPr>
                      <w:noProof/>
                      <w:webHidden/>
                    </w:rPr>
                    <w:fldChar w:fldCharType="end"/>
                  </w:r>
                </w:hyperlink>
              </w:p>
              <w:p w14:paraId="1C0D2675" w14:textId="06968483" w:rsidR="000C1B05" w:rsidRDefault="001D4488">
                <w:pPr>
                  <w:pStyle w:val="Sumrio2"/>
                  <w:tabs>
                    <w:tab w:val="left" w:pos="880"/>
                    <w:tab w:val="right" w:leader="dot" w:pos="9062"/>
                  </w:tabs>
                  <w:rPr>
                    <w:rFonts w:cstheme="minorBidi"/>
                    <w:noProof/>
                  </w:rPr>
                </w:pPr>
                <w:hyperlink w:anchor="_Toc42242436" w:history="1">
                  <w:r w:rsidR="000C1B05" w:rsidRPr="006B1BC4">
                    <w:rPr>
                      <w:rStyle w:val="Hyperlink"/>
                      <w:noProof/>
                    </w:rPr>
                    <w:t>2.1</w:t>
                  </w:r>
                  <w:r w:rsidR="000C1B05">
                    <w:rPr>
                      <w:rFonts w:cstheme="minorBidi"/>
                      <w:noProof/>
                    </w:rPr>
                    <w:tab/>
                  </w:r>
                  <w:r w:rsidR="000C1B05" w:rsidRPr="006B1BC4">
                    <w:rPr>
                      <w:rStyle w:val="Hyperlink"/>
                      <w:noProof/>
                    </w:rPr>
                    <w:t>ADAPTAÇÃO</w:t>
                  </w:r>
                  <w:r w:rsidR="000C1B05">
                    <w:rPr>
                      <w:noProof/>
                      <w:webHidden/>
                    </w:rPr>
                    <w:tab/>
                  </w:r>
                  <w:r w:rsidR="000C1B05">
                    <w:rPr>
                      <w:noProof/>
                      <w:webHidden/>
                    </w:rPr>
                    <w:fldChar w:fldCharType="begin"/>
                  </w:r>
                  <w:r w:rsidR="000C1B05">
                    <w:rPr>
                      <w:noProof/>
                      <w:webHidden/>
                    </w:rPr>
                    <w:instrText xml:space="preserve"> PAGEREF _Toc42242436 \h </w:instrText>
                  </w:r>
                  <w:r w:rsidR="000C1B05">
                    <w:rPr>
                      <w:noProof/>
                      <w:webHidden/>
                    </w:rPr>
                  </w:r>
                  <w:r w:rsidR="000C1B05">
                    <w:rPr>
                      <w:noProof/>
                      <w:webHidden/>
                    </w:rPr>
                    <w:fldChar w:fldCharType="separate"/>
                  </w:r>
                  <w:r w:rsidR="000C1B05">
                    <w:rPr>
                      <w:noProof/>
                      <w:webHidden/>
                    </w:rPr>
                    <w:t>24</w:t>
                  </w:r>
                  <w:r w:rsidR="000C1B05">
                    <w:rPr>
                      <w:noProof/>
                      <w:webHidden/>
                    </w:rPr>
                    <w:fldChar w:fldCharType="end"/>
                  </w:r>
                </w:hyperlink>
              </w:p>
              <w:p w14:paraId="3F8919F1" w14:textId="65BD6361" w:rsidR="000C1B05" w:rsidRDefault="001D4488">
                <w:pPr>
                  <w:pStyle w:val="Sumrio2"/>
                  <w:tabs>
                    <w:tab w:val="left" w:pos="1100"/>
                    <w:tab w:val="right" w:leader="dot" w:pos="9062"/>
                  </w:tabs>
                  <w:rPr>
                    <w:rFonts w:cstheme="minorBidi"/>
                    <w:noProof/>
                  </w:rPr>
                </w:pPr>
                <w:hyperlink w:anchor="_Toc42242437" w:history="1">
                  <w:r w:rsidR="000C1B05" w:rsidRPr="006B1BC4">
                    <w:rPr>
                      <w:rStyle w:val="Hyperlink"/>
                      <w:noProof/>
                    </w:rPr>
                    <w:t>2.1.1.</w:t>
                  </w:r>
                  <w:r w:rsidR="000C1B05">
                    <w:rPr>
                      <w:rFonts w:cstheme="minorBidi"/>
                      <w:noProof/>
                    </w:rPr>
                    <w:tab/>
                  </w:r>
                  <w:r w:rsidR="000C1B05" w:rsidRPr="006B1BC4">
                    <w:rPr>
                      <w:rStyle w:val="Hyperlink"/>
                      <w:noProof/>
                    </w:rPr>
                    <w:t>Desempenho adaptativo</w:t>
                  </w:r>
                  <w:r w:rsidR="000C1B05">
                    <w:rPr>
                      <w:noProof/>
                      <w:webHidden/>
                    </w:rPr>
                    <w:tab/>
                  </w:r>
                  <w:r w:rsidR="000C1B05">
                    <w:rPr>
                      <w:noProof/>
                      <w:webHidden/>
                    </w:rPr>
                    <w:fldChar w:fldCharType="begin"/>
                  </w:r>
                  <w:r w:rsidR="000C1B05">
                    <w:rPr>
                      <w:noProof/>
                      <w:webHidden/>
                    </w:rPr>
                    <w:instrText xml:space="preserve"> PAGEREF _Toc42242437 \h </w:instrText>
                  </w:r>
                  <w:r w:rsidR="000C1B05">
                    <w:rPr>
                      <w:noProof/>
                      <w:webHidden/>
                    </w:rPr>
                  </w:r>
                  <w:r w:rsidR="000C1B05">
                    <w:rPr>
                      <w:noProof/>
                      <w:webHidden/>
                    </w:rPr>
                    <w:fldChar w:fldCharType="separate"/>
                  </w:r>
                  <w:r w:rsidR="000C1B05">
                    <w:rPr>
                      <w:noProof/>
                      <w:webHidden/>
                    </w:rPr>
                    <w:t>24</w:t>
                  </w:r>
                  <w:r w:rsidR="000C1B05">
                    <w:rPr>
                      <w:noProof/>
                      <w:webHidden/>
                    </w:rPr>
                    <w:fldChar w:fldCharType="end"/>
                  </w:r>
                </w:hyperlink>
              </w:p>
              <w:p w14:paraId="09B4F850" w14:textId="1626987F" w:rsidR="000C1B05" w:rsidRDefault="001D4488">
                <w:pPr>
                  <w:pStyle w:val="Sumrio2"/>
                  <w:tabs>
                    <w:tab w:val="left" w:pos="1100"/>
                    <w:tab w:val="right" w:leader="dot" w:pos="9062"/>
                  </w:tabs>
                  <w:rPr>
                    <w:rFonts w:cstheme="minorBidi"/>
                    <w:noProof/>
                  </w:rPr>
                </w:pPr>
                <w:hyperlink w:anchor="_Toc42242438" w:history="1">
                  <w:r w:rsidR="000C1B05" w:rsidRPr="006B1BC4">
                    <w:rPr>
                      <w:rStyle w:val="Hyperlink"/>
                      <w:noProof/>
                    </w:rPr>
                    <w:t>2.1.2.</w:t>
                  </w:r>
                  <w:r w:rsidR="000C1B05">
                    <w:rPr>
                      <w:rFonts w:cstheme="minorBidi"/>
                      <w:noProof/>
                    </w:rPr>
                    <w:tab/>
                  </w:r>
                  <w:r w:rsidR="000C1B05" w:rsidRPr="006B1BC4">
                    <w:rPr>
                      <w:rStyle w:val="Hyperlink"/>
                      <w:noProof/>
                    </w:rPr>
                    <w:t>Adaptação individual</w:t>
                  </w:r>
                  <w:r w:rsidR="000C1B05">
                    <w:rPr>
                      <w:noProof/>
                      <w:webHidden/>
                    </w:rPr>
                    <w:tab/>
                  </w:r>
                  <w:r w:rsidR="000C1B05">
                    <w:rPr>
                      <w:noProof/>
                      <w:webHidden/>
                    </w:rPr>
                    <w:fldChar w:fldCharType="begin"/>
                  </w:r>
                  <w:r w:rsidR="000C1B05">
                    <w:rPr>
                      <w:noProof/>
                      <w:webHidden/>
                    </w:rPr>
                    <w:instrText xml:space="preserve"> PAGEREF _Toc42242438 \h </w:instrText>
                  </w:r>
                  <w:r w:rsidR="000C1B05">
                    <w:rPr>
                      <w:noProof/>
                      <w:webHidden/>
                    </w:rPr>
                  </w:r>
                  <w:r w:rsidR="000C1B05">
                    <w:rPr>
                      <w:noProof/>
                      <w:webHidden/>
                    </w:rPr>
                    <w:fldChar w:fldCharType="separate"/>
                  </w:r>
                  <w:r w:rsidR="000C1B05">
                    <w:rPr>
                      <w:noProof/>
                      <w:webHidden/>
                    </w:rPr>
                    <w:t>28</w:t>
                  </w:r>
                  <w:r w:rsidR="000C1B05">
                    <w:rPr>
                      <w:noProof/>
                      <w:webHidden/>
                    </w:rPr>
                    <w:fldChar w:fldCharType="end"/>
                  </w:r>
                </w:hyperlink>
              </w:p>
              <w:p w14:paraId="7EA6CCA8" w14:textId="11819237" w:rsidR="000C1B05" w:rsidRDefault="001D4488">
                <w:pPr>
                  <w:pStyle w:val="Sumrio2"/>
                  <w:tabs>
                    <w:tab w:val="left" w:pos="1100"/>
                    <w:tab w:val="right" w:leader="dot" w:pos="9062"/>
                  </w:tabs>
                  <w:rPr>
                    <w:rFonts w:cstheme="minorBidi"/>
                    <w:noProof/>
                  </w:rPr>
                </w:pPr>
                <w:hyperlink w:anchor="_Toc42242439" w:history="1">
                  <w:r w:rsidR="000C1B05" w:rsidRPr="006B1BC4">
                    <w:rPr>
                      <w:rStyle w:val="Hyperlink"/>
                      <w:noProof/>
                    </w:rPr>
                    <w:t>2.1.3.</w:t>
                  </w:r>
                  <w:r w:rsidR="000C1B05">
                    <w:rPr>
                      <w:rFonts w:cstheme="minorBidi"/>
                      <w:noProof/>
                    </w:rPr>
                    <w:tab/>
                  </w:r>
                  <w:r w:rsidR="000C1B05" w:rsidRPr="006B1BC4">
                    <w:rPr>
                      <w:rStyle w:val="Hyperlink"/>
                      <w:noProof/>
                    </w:rPr>
                    <w:t>Adaptação na Engenharia de Software</w:t>
                  </w:r>
                  <w:r w:rsidR="000C1B05">
                    <w:rPr>
                      <w:noProof/>
                      <w:webHidden/>
                    </w:rPr>
                    <w:tab/>
                  </w:r>
                  <w:r w:rsidR="000C1B05">
                    <w:rPr>
                      <w:noProof/>
                      <w:webHidden/>
                    </w:rPr>
                    <w:fldChar w:fldCharType="begin"/>
                  </w:r>
                  <w:r w:rsidR="000C1B05">
                    <w:rPr>
                      <w:noProof/>
                      <w:webHidden/>
                    </w:rPr>
                    <w:instrText xml:space="preserve"> PAGEREF _Toc42242439 \h </w:instrText>
                  </w:r>
                  <w:r w:rsidR="000C1B05">
                    <w:rPr>
                      <w:noProof/>
                      <w:webHidden/>
                    </w:rPr>
                  </w:r>
                  <w:r w:rsidR="000C1B05">
                    <w:rPr>
                      <w:noProof/>
                      <w:webHidden/>
                    </w:rPr>
                    <w:fldChar w:fldCharType="separate"/>
                  </w:r>
                  <w:r w:rsidR="000C1B05">
                    <w:rPr>
                      <w:noProof/>
                      <w:webHidden/>
                    </w:rPr>
                    <w:t>32</w:t>
                  </w:r>
                  <w:r w:rsidR="000C1B05">
                    <w:rPr>
                      <w:noProof/>
                      <w:webHidden/>
                    </w:rPr>
                    <w:fldChar w:fldCharType="end"/>
                  </w:r>
                </w:hyperlink>
              </w:p>
              <w:p w14:paraId="600640B1" w14:textId="5D58D15A" w:rsidR="000C1B05" w:rsidRDefault="001D4488">
                <w:pPr>
                  <w:pStyle w:val="Sumrio2"/>
                  <w:tabs>
                    <w:tab w:val="left" w:pos="1100"/>
                    <w:tab w:val="right" w:leader="dot" w:pos="9062"/>
                  </w:tabs>
                  <w:rPr>
                    <w:rFonts w:cstheme="minorBidi"/>
                    <w:noProof/>
                  </w:rPr>
                </w:pPr>
                <w:hyperlink w:anchor="_Toc42242440" w:history="1">
                  <w:r w:rsidR="000C1B05" w:rsidRPr="006B1BC4">
                    <w:rPr>
                      <w:rStyle w:val="Hyperlink"/>
                      <w:noProof/>
                    </w:rPr>
                    <w:t>2.1.4.</w:t>
                  </w:r>
                  <w:r w:rsidR="000C1B05">
                    <w:rPr>
                      <w:rFonts w:cstheme="minorBidi"/>
                      <w:noProof/>
                    </w:rPr>
                    <w:tab/>
                  </w:r>
                  <w:r w:rsidR="000C1B05" w:rsidRPr="006B1BC4">
                    <w:rPr>
                      <w:rStyle w:val="Hyperlink"/>
                      <w:noProof/>
                    </w:rPr>
                    <w:t>O que não é adaptabilidade</w:t>
                  </w:r>
                  <w:r w:rsidR="000C1B05">
                    <w:rPr>
                      <w:noProof/>
                      <w:webHidden/>
                    </w:rPr>
                    <w:tab/>
                  </w:r>
                  <w:r w:rsidR="000C1B05">
                    <w:rPr>
                      <w:noProof/>
                      <w:webHidden/>
                    </w:rPr>
                    <w:fldChar w:fldCharType="begin"/>
                  </w:r>
                  <w:r w:rsidR="000C1B05">
                    <w:rPr>
                      <w:noProof/>
                      <w:webHidden/>
                    </w:rPr>
                    <w:instrText xml:space="preserve"> PAGEREF _Toc42242440 \h </w:instrText>
                  </w:r>
                  <w:r w:rsidR="000C1B05">
                    <w:rPr>
                      <w:noProof/>
                      <w:webHidden/>
                    </w:rPr>
                  </w:r>
                  <w:r w:rsidR="000C1B05">
                    <w:rPr>
                      <w:noProof/>
                      <w:webHidden/>
                    </w:rPr>
                    <w:fldChar w:fldCharType="separate"/>
                  </w:r>
                  <w:r w:rsidR="000C1B05">
                    <w:rPr>
                      <w:noProof/>
                      <w:webHidden/>
                    </w:rPr>
                    <w:t>35</w:t>
                  </w:r>
                  <w:r w:rsidR="000C1B05">
                    <w:rPr>
                      <w:noProof/>
                      <w:webHidden/>
                    </w:rPr>
                    <w:fldChar w:fldCharType="end"/>
                  </w:r>
                </w:hyperlink>
              </w:p>
              <w:p w14:paraId="6AECA349" w14:textId="62DA9943" w:rsidR="000C1B05" w:rsidRDefault="001D4488">
                <w:pPr>
                  <w:pStyle w:val="Sumrio2"/>
                  <w:tabs>
                    <w:tab w:val="left" w:pos="880"/>
                    <w:tab w:val="right" w:leader="dot" w:pos="9062"/>
                  </w:tabs>
                  <w:rPr>
                    <w:rFonts w:cstheme="minorBidi"/>
                    <w:noProof/>
                  </w:rPr>
                </w:pPr>
                <w:hyperlink w:anchor="_Toc42242441" w:history="1">
                  <w:r w:rsidR="000C1B05" w:rsidRPr="006B1BC4">
                    <w:rPr>
                      <w:rStyle w:val="Hyperlink"/>
                      <w:noProof/>
                    </w:rPr>
                    <w:t>2.2</w:t>
                  </w:r>
                  <w:r w:rsidR="000C1B05">
                    <w:rPr>
                      <w:rFonts w:cstheme="minorBidi"/>
                      <w:noProof/>
                    </w:rPr>
                    <w:tab/>
                  </w:r>
                  <w:r w:rsidR="000C1B05" w:rsidRPr="006B1BC4">
                    <w:rPr>
                      <w:rStyle w:val="Hyperlink"/>
                      <w:noProof/>
                    </w:rPr>
                    <w:t>SATISFAÇÃO COM O TRABALHO</w:t>
                  </w:r>
                  <w:r w:rsidR="000C1B05">
                    <w:rPr>
                      <w:noProof/>
                      <w:webHidden/>
                    </w:rPr>
                    <w:tab/>
                  </w:r>
                  <w:r w:rsidR="000C1B05">
                    <w:rPr>
                      <w:noProof/>
                      <w:webHidden/>
                    </w:rPr>
                    <w:fldChar w:fldCharType="begin"/>
                  </w:r>
                  <w:r w:rsidR="000C1B05">
                    <w:rPr>
                      <w:noProof/>
                      <w:webHidden/>
                    </w:rPr>
                    <w:instrText xml:space="preserve"> PAGEREF _Toc42242441 \h </w:instrText>
                  </w:r>
                  <w:r w:rsidR="000C1B05">
                    <w:rPr>
                      <w:noProof/>
                      <w:webHidden/>
                    </w:rPr>
                  </w:r>
                  <w:r w:rsidR="000C1B05">
                    <w:rPr>
                      <w:noProof/>
                      <w:webHidden/>
                    </w:rPr>
                    <w:fldChar w:fldCharType="separate"/>
                  </w:r>
                  <w:r w:rsidR="000C1B05">
                    <w:rPr>
                      <w:noProof/>
                      <w:webHidden/>
                    </w:rPr>
                    <w:t>36</w:t>
                  </w:r>
                  <w:r w:rsidR="000C1B05">
                    <w:rPr>
                      <w:noProof/>
                      <w:webHidden/>
                    </w:rPr>
                    <w:fldChar w:fldCharType="end"/>
                  </w:r>
                </w:hyperlink>
              </w:p>
              <w:p w14:paraId="13411152" w14:textId="03755970" w:rsidR="000C1B05" w:rsidRDefault="001D4488">
                <w:pPr>
                  <w:pStyle w:val="Sumrio2"/>
                  <w:tabs>
                    <w:tab w:val="left" w:pos="880"/>
                    <w:tab w:val="right" w:leader="dot" w:pos="9062"/>
                  </w:tabs>
                  <w:rPr>
                    <w:rFonts w:cstheme="minorBidi"/>
                    <w:noProof/>
                  </w:rPr>
                </w:pPr>
                <w:hyperlink w:anchor="_Toc42242442" w:history="1">
                  <w:r w:rsidR="000C1B05" w:rsidRPr="006B1BC4">
                    <w:rPr>
                      <w:rStyle w:val="Hyperlink"/>
                      <w:noProof/>
                    </w:rPr>
                    <w:t>2.3</w:t>
                  </w:r>
                  <w:r w:rsidR="000C1B05">
                    <w:rPr>
                      <w:rFonts w:cstheme="minorBidi"/>
                      <w:noProof/>
                    </w:rPr>
                    <w:tab/>
                  </w:r>
                  <w:r w:rsidR="000C1B05" w:rsidRPr="006B1BC4">
                    <w:rPr>
                      <w:rStyle w:val="Hyperlink"/>
                      <w:noProof/>
                    </w:rPr>
                    <w:t>BURNOUT</w:t>
                  </w:r>
                  <w:r w:rsidR="000C1B05">
                    <w:rPr>
                      <w:noProof/>
                      <w:webHidden/>
                    </w:rPr>
                    <w:tab/>
                  </w:r>
                  <w:r w:rsidR="000C1B05">
                    <w:rPr>
                      <w:noProof/>
                      <w:webHidden/>
                    </w:rPr>
                    <w:fldChar w:fldCharType="begin"/>
                  </w:r>
                  <w:r w:rsidR="000C1B05">
                    <w:rPr>
                      <w:noProof/>
                      <w:webHidden/>
                    </w:rPr>
                    <w:instrText xml:space="preserve"> PAGEREF _Toc42242442 \h </w:instrText>
                  </w:r>
                  <w:r w:rsidR="000C1B05">
                    <w:rPr>
                      <w:noProof/>
                      <w:webHidden/>
                    </w:rPr>
                  </w:r>
                  <w:r w:rsidR="000C1B05">
                    <w:rPr>
                      <w:noProof/>
                      <w:webHidden/>
                    </w:rPr>
                    <w:fldChar w:fldCharType="separate"/>
                  </w:r>
                  <w:r w:rsidR="000C1B05">
                    <w:rPr>
                      <w:noProof/>
                      <w:webHidden/>
                    </w:rPr>
                    <w:t>39</w:t>
                  </w:r>
                  <w:r w:rsidR="000C1B05">
                    <w:rPr>
                      <w:noProof/>
                      <w:webHidden/>
                    </w:rPr>
                    <w:fldChar w:fldCharType="end"/>
                  </w:r>
                </w:hyperlink>
              </w:p>
              <w:p w14:paraId="42423C8C" w14:textId="0D6E2996" w:rsidR="000C1B05" w:rsidRDefault="001D4488">
                <w:pPr>
                  <w:pStyle w:val="Sumrio2"/>
                  <w:tabs>
                    <w:tab w:val="left" w:pos="880"/>
                    <w:tab w:val="right" w:leader="dot" w:pos="9062"/>
                  </w:tabs>
                  <w:rPr>
                    <w:rFonts w:cstheme="minorBidi"/>
                    <w:noProof/>
                  </w:rPr>
                </w:pPr>
                <w:hyperlink w:anchor="_Toc42242443" w:history="1">
                  <w:r w:rsidR="000C1B05" w:rsidRPr="006B1BC4">
                    <w:rPr>
                      <w:rStyle w:val="Hyperlink"/>
                      <w:noProof/>
                    </w:rPr>
                    <w:t>2.4</w:t>
                  </w:r>
                  <w:r w:rsidR="000C1B05">
                    <w:rPr>
                      <w:rFonts w:cstheme="minorBidi"/>
                      <w:noProof/>
                    </w:rPr>
                    <w:tab/>
                  </w:r>
                  <w:r w:rsidR="000C1B05" w:rsidRPr="006B1BC4">
                    <w:rPr>
                      <w:rStyle w:val="Hyperlink"/>
                      <w:noProof/>
                    </w:rPr>
                    <w:t>INSTABILIDADE</w:t>
                  </w:r>
                  <w:r w:rsidR="000C1B05">
                    <w:rPr>
                      <w:noProof/>
                      <w:webHidden/>
                    </w:rPr>
                    <w:tab/>
                  </w:r>
                  <w:r w:rsidR="000C1B05">
                    <w:rPr>
                      <w:noProof/>
                      <w:webHidden/>
                    </w:rPr>
                    <w:fldChar w:fldCharType="begin"/>
                  </w:r>
                  <w:r w:rsidR="000C1B05">
                    <w:rPr>
                      <w:noProof/>
                      <w:webHidden/>
                    </w:rPr>
                    <w:instrText xml:space="preserve"> PAGEREF _Toc42242443 \h </w:instrText>
                  </w:r>
                  <w:r w:rsidR="000C1B05">
                    <w:rPr>
                      <w:noProof/>
                      <w:webHidden/>
                    </w:rPr>
                  </w:r>
                  <w:r w:rsidR="000C1B05">
                    <w:rPr>
                      <w:noProof/>
                      <w:webHidden/>
                    </w:rPr>
                    <w:fldChar w:fldCharType="separate"/>
                  </w:r>
                  <w:r w:rsidR="000C1B05">
                    <w:rPr>
                      <w:noProof/>
                      <w:webHidden/>
                    </w:rPr>
                    <w:t>43</w:t>
                  </w:r>
                  <w:r w:rsidR="000C1B05">
                    <w:rPr>
                      <w:noProof/>
                      <w:webHidden/>
                    </w:rPr>
                    <w:fldChar w:fldCharType="end"/>
                  </w:r>
                </w:hyperlink>
              </w:p>
              <w:p w14:paraId="0219A4D3" w14:textId="39088772" w:rsidR="000C1B05" w:rsidRDefault="001D4488">
                <w:pPr>
                  <w:pStyle w:val="Sumrio2"/>
                  <w:tabs>
                    <w:tab w:val="left" w:pos="880"/>
                    <w:tab w:val="right" w:leader="dot" w:pos="9062"/>
                  </w:tabs>
                  <w:rPr>
                    <w:rFonts w:cstheme="minorBidi"/>
                    <w:noProof/>
                  </w:rPr>
                </w:pPr>
                <w:hyperlink w:anchor="_Toc42242444" w:history="1">
                  <w:r w:rsidR="000C1B05" w:rsidRPr="006B1BC4">
                    <w:rPr>
                      <w:rStyle w:val="Hyperlink"/>
                      <w:noProof/>
                    </w:rPr>
                    <w:t>2.5</w:t>
                  </w:r>
                  <w:r w:rsidR="000C1B05">
                    <w:rPr>
                      <w:rFonts w:cstheme="minorBidi"/>
                      <w:noProof/>
                    </w:rPr>
                    <w:tab/>
                  </w:r>
                  <w:r w:rsidR="000C1B05" w:rsidRPr="006B1BC4">
                    <w:rPr>
                      <w:rStyle w:val="Hyperlink"/>
                      <w:noProof/>
                    </w:rPr>
                    <w:t>RESUMO DO CAPÍTULO</w:t>
                  </w:r>
                  <w:r w:rsidR="000C1B05">
                    <w:rPr>
                      <w:noProof/>
                      <w:webHidden/>
                    </w:rPr>
                    <w:tab/>
                  </w:r>
                  <w:r w:rsidR="000C1B05">
                    <w:rPr>
                      <w:noProof/>
                      <w:webHidden/>
                    </w:rPr>
                    <w:fldChar w:fldCharType="begin"/>
                  </w:r>
                  <w:r w:rsidR="000C1B05">
                    <w:rPr>
                      <w:noProof/>
                      <w:webHidden/>
                    </w:rPr>
                    <w:instrText xml:space="preserve"> PAGEREF _Toc42242444 \h </w:instrText>
                  </w:r>
                  <w:r w:rsidR="000C1B05">
                    <w:rPr>
                      <w:noProof/>
                      <w:webHidden/>
                    </w:rPr>
                  </w:r>
                  <w:r w:rsidR="000C1B05">
                    <w:rPr>
                      <w:noProof/>
                      <w:webHidden/>
                    </w:rPr>
                    <w:fldChar w:fldCharType="separate"/>
                  </w:r>
                  <w:r w:rsidR="000C1B05">
                    <w:rPr>
                      <w:noProof/>
                      <w:webHidden/>
                    </w:rPr>
                    <w:t>48</w:t>
                  </w:r>
                  <w:r w:rsidR="000C1B05">
                    <w:rPr>
                      <w:noProof/>
                      <w:webHidden/>
                    </w:rPr>
                    <w:fldChar w:fldCharType="end"/>
                  </w:r>
                </w:hyperlink>
              </w:p>
              <w:p w14:paraId="2CD4DD96" w14:textId="3760B0E5" w:rsidR="000C1B05" w:rsidRDefault="001D4488">
                <w:pPr>
                  <w:pStyle w:val="Sumrio1"/>
                  <w:tabs>
                    <w:tab w:val="left" w:pos="440"/>
                    <w:tab w:val="right" w:leader="dot" w:pos="9062"/>
                  </w:tabs>
                  <w:rPr>
                    <w:rFonts w:cstheme="minorBidi"/>
                    <w:noProof/>
                  </w:rPr>
                </w:pPr>
                <w:hyperlink w:anchor="_Toc42242445" w:history="1">
                  <w:r w:rsidR="000C1B05" w:rsidRPr="006B1BC4">
                    <w:rPr>
                      <w:rStyle w:val="Hyperlink"/>
                      <w:noProof/>
                    </w:rPr>
                    <w:t>3</w:t>
                  </w:r>
                  <w:r w:rsidR="000C1B05">
                    <w:rPr>
                      <w:rFonts w:cstheme="minorBidi"/>
                      <w:noProof/>
                    </w:rPr>
                    <w:tab/>
                  </w:r>
                  <w:r w:rsidR="000C1B05" w:rsidRPr="006B1BC4">
                    <w:rPr>
                      <w:rStyle w:val="Hyperlink"/>
                      <w:noProof/>
                    </w:rPr>
                    <w:t>PROPOSIÇÕES E HIPOTÉSES DE PESQUISA</w:t>
                  </w:r>
                  <w:r w:rsidR="000C1B05">
                    <w:rPr>
                      <w:noProof/>
                      <w:webHidden/>
                    </w:rPr>
                    <w:tab/>
                  </w:r>
                  <w:r w:rsidR="000C1B05">
                    <w:rPr>
                      <w:noProof/>
                      <w:webHidden/>
                    </w:rPr>
                    <w:fldChar w:fldCharType="begin"/>
                  </w:r>
                  <w:r w:rsidR="000C1B05">
                    <w:rPr>
                      <w:noProof/>
                      <w:webHidden/>
                    </w:rPr>
                    <w:instrText xml:space="preserve"> PAGEREF _Toc42242445 \h </w:instrText>
                  </w:r>
                  <w:r w:rsidR="000C1B05">
                    <w:rPr>
                      <w:noProof/>
                      <w:webHidden/>
                    </w:rPr>
                  </w:r>
                  <w:r w:rsidR="000C1B05">
                    <w:rPr>
                      <w:noProof/>
                      <w:webHidden/>
                    </w:rPr>
                    <w:fldChar w:fldCharType="separate"/>
                  </w:r>
                  <w:r w:rsidR="000C1B05">
                    <w:rPr>
                      <w:noProof/>
                      <w:webHidden/>
                    </w:rPr>
                    <w:t>50</w:t>
                  </w:r>
                  <w:r w:rsidR="000C1B05">
                    <w:rPr>
                      <w:noProof/>
                      <w:webHidden/>
                    </w:rPr>
                    <w:fldChar w:fldCharType="end"/>
                  </w:r>
                </w:hyperlink>
              </w:p>
              <w:p w14:paraId="7D45A067" w14:textId="1EF1427D" w:rsidR="000C1B05" w:rsidRDefault="001D4488">
                <w:pPr>
                  <w:pStyle w:val="Sumrio1"/>
                  <w:tabs>
                    <w:tab w:val="left" w:pos="440"/>
                    <w:tab w:val="right" w:leader="dot" w:pos="9062"/>
                  </w:tabs>
                  <w:rPr>
                    <w:rFonts w:cstheme="minorBidi"/>
                    <w:noProof/>
                  </w:rPr>
                </w:pPr>
                <w:hyperlink w:anchor="_Toc42242446" w:history="1">
                  <w:r w:rsidR="000C1B05" w:rsidRPr="006B1BC4">
                    <w:rPr>
                      <w:rStyle w:val="Hyperlink"/>
                      <w:noProof/>
                    </w:rPr>
                    <w:t>4</w:t>
                  </w:r>
                  <w:r w:rsidR="000C1B05">
                    <w:rPr>
                      <w:rFonts w:cstheme="minorBidi"/>
                      <w:noProof/>
                    </w:rPr>
                    <w:tab/>
                  </w:r>
                  <w:r w:rsidR="000C1B05" w:rsidRPr="006B1BC4">
                    <w:rPr>
                      <w:rStyle w:val="Hyperlink"/>
                      <w:noProof/>
                    </w:rPr>
                    <w:t>PROCEDIMENTOS METODOLÓGICOS</w:t>
                  </w:r>
                  <w:r w:rsidR="000C1B05">
                    <w:rPr>
                      <w:noProof/>
                      <w:webHidden/>
                    </w:rPr>
                    <w:tab/>
                  </w:r>
                  <w:r w:rsidR="000C1B05">
                    <w:rPr>
                      <w:noProof/>
                      <w:webHidden/>
                    </w:rPr>
                    <w:fldChar w:fldCharType="begin"/>
                  </w:r>
                  <w:r w:rsidR="000C1B05">
                    <w:rPr>
                      <w:noProof/>
                      <w:webHidden/>
                    </w:rPr>
                    <w:instrText xml:space="preserve"> PAGEREF _Toc42242446 \h </w:instrText>
                  </w:r>
                  <w:r w:rsidR="000C1B05">
                    <w:rPr>
                      <w:noProof/>
                      <w:webHidden/>
                    </w:rPr>
                  </w:r>
                  <w:r w:rsidR="000C1B05">
                    <w:rPr>
                      <w:noProof/>
                      <w:webHidden/>
                    </w:rPr>
                    <w:fldChar w:fldCharType="separate"/>
                  </w:r>
                  <w:r w:rsidR="000C1B05">
                    <w:rPr>
                      <w:noProof/>
                      <w:webHidden/>
                    </w:rPr>
                    <w:t>60</w:t>
                  </w:r>
                  <w:r w:rsidR="000C1B05">
                    <w:rPr>
                      <w:noProof/>
                      <w:webHidden/>
                    </w:rPr>
                    <w:fldChar w:fldCharType="end"/>
                  </w:r>
                </w:hyperlink>
              </w:p>
              <w:p w14:paraId="73278940" w14:textId="259C69AA" w:rsidR="000C1B05" w:rsidRDefault="001D4488">
                <w:pPr>
                  <w:pStyle w:val="Sumrio2"/>
                  <w:tabs>
                    <w:tab w:val="left" w:pos="880"/>
                    <w:tab w:val="right" w:leader="dot" w:pos="9062"/>
                  </w:tabs>
                  <w:rPr>
                    <w:rFonts w:cstheme="minorBidi"/>
                    <w:noProof/>
                  </w:rPr>
                </w:pPr>
                <w:hyperlink w:anchor="_Toc42242447" w:history="1">
                  <w:r w:rsidR="000C1B05" w:rsidRPr="006B1BC4">
                    <w:rPr>
                      <w:rStyle w:val="Hyperlink"/>
                      <w:noProof/>
                    </w:rPr>
                    <w:t>4.1</w:t>
                  </w:r>
                  <w:r w:rsidR="000C1B05">
                    <w:rPr>
                      <w:rFonts w:cstheme="minorBidi"/>
                      <w:noProof/>
                    </w:rPr>
                    <w:tab/>
                  </w:r>
                  <w:r w:rsidR="000C1B05" w:rsidRPr="006B1BC4">
                    <w:rPr>
                      <w:rStyle w:val="Hyperlink"/>
                      <w:noProof/>
                    </w:rPr>
                    <w:t>ABORDAGEM FILOSÓFICA DO ESTUDO</w:t>
                  </w:r>
                  <w:r w:rsidR="000C1B05">
                    <w:rPr>
                      <w:noProof/>
                      <w:webHidden/>
                    </w:rPr>
                    <w:tab/>
                  </w:r>
                  <w:r w:rsidR="000C1B05">
                    <w:rPr>
                      <w:noProof/>
                      <w:webHidden/>
                    </w:rPr>
                    <w:fldChar w:fldCharType="begin"/>
                  </w:r>
                  <w:r w:rsidR="000C1B05">
                    <w:rPr>
                      <w:noProof/>
                      <w:webHidden/>
                    </w:rPr>
                    <w:instrText xml:space="preserve"> PAGEREF _Toc42242447 \h </w:instrText>
                  </w:r>
                  <w:r w:rsidR="000C1B05">
                    <w:rPr>
                      <w:noProof/>
                      <w:webHidden/>
                    </w:rPr>
                  </w:r>
                  <w:r w:rsidR="000C1B05">
                    <w:rPr>
                      <w:noProof/>
                      <w:webHidden/>
                    </w:rPr>
                    <w:fldChar w:fldCharType="separate"/>
                  </w:r>
                  <w:r w:rsidR="000C1B05">
                    <w:rPr>
                      <w:noProof/>
                      <w:webHidden/>
                    </w:rPr>
                    <w:t>61</w:t>
                  </w:r>
                  <w:r w:rsidR="000C1B05">
                    <w:rPr>
                      <w:noProof/>
                      <w:webHidden/>
                    </w:rPr>
                    <w:fldChar w:fldCharType="end"/>
                  </w:r>
                </w:hyperlink>
              </w:p>
              <w:p w14:paraId="4EC94393" w14:textId="65A4296D" w:rsidR="000C1B05" w:rsidRDefault="001D4488">
                <w:pPr>
                  <w:pStyle w:val="Sumrio2"/>
                  <w:tabs>
                    <w:tab w:val="left" w:pos="880"/>
                    <w:tab w:val="right" w:leader="dot" w:pos="9062"/>
                  </w:tabs>
                  <w:rPr>
                    <w:rFonts w:cstheme="minorBidi"/>
                    <w:noProof/>
                  </w:rPr>
                </w:pPr>
                <w:hyperlink w:anchor="_Toc42242448" w:history="1">
                  <w:r w:rsidR="000C1B05" w:rsidRPr="006B1BC4">
                    <w:rPr>
                      <w:rStyle w:val="Hyperlink"/>
                      <w:noProof/>
                    </w:rPr>
                    <w:t>4.2</w:t>
                  </w:r>
                  <w:r w:rsidR="000C1B05">
                    <w:rPr>
                      <w:rFonts w:cstheme="minorBidi"/>
                      <w:noProof/>
                    </w:rPr>
                    <w:tab/>
                  </w:r>
                  <w:r w:rsidR="000C1B05" w:rsidRPr="006B1BC4">
                    <w:rPr>
                      <w:rStyle w:val="Hyperlink"/>
                      <w:noProof/>
                    </w:rPr>
                    <w:t>COLETA DE DADOS</w:t>
                  </w:r>
                  <w:r w:rsidR="000C1B05">
                    <w:rPr>
                      <w:noProof/>
                      <w:webHidden/>
                    </w:rPr>
                    <w:tab/>
                  </w:r>
                  <w:r w:rsidR="000C1B05">
                    <w:rPr>
                      <w:noProof/>
                      <w:webHidden/>
                    </w:rPr>
                    <w:fldChar w:fldCharType="begin"/>
                  </w:r>
                  <w:r w:rsidR="000C1B05">
                    <w:rPr>
                      <w:noProof/>
                      <w:webHidden/>
                    </w:rPr>
                    <w:instrText xml:space="preserve"> PAGEREF _Toc42242448 \h </w:instrText>
                  </w:r>
                  <w:r w:rsidR="000C1B05">
                    <w:rPr>
                      <w:noProof/>
                      <w:webHidden/>
                    </w:rPr>
                  </w:r>
                  <w:r w:rsidR="000C1B05">
                    <w:rPr>
                      <w:noProof/>
                      <w:webHidden/>
                    </w:rPr>
                    <w:fldChar w:fldCharType="separate"/>
                  </w:r>
                  <w:r w:rsidR="000C1B05">
                    <w:rPr>
                      <w:noProof/>
                      <w:webHidden/>
                    </w:rPr>
                    <w:t>63</w:t>
                  </w:r>
                  <w:r w:rsidR="000C1B05">
                    <w:rPr>
                      <w:noProof/>
                      <w:webHidden/>
                    </w:rPr>
                    <w:fldChar w:fldCharType="end"/>
                  </w:r>
                </w:hyperlink>
              </w:p>
              <w:p w14:paraId="1A324AD4" w14:textId="4D2B6C99" w:rsidR="000C1B05" w:rsidRDefault="001D4488">
                <w:pPr>
                  <w:pStyle w:val="Sumrio2"/>
                  <w:tabs>
                    <w:tab w:val="left" w:pos="880"/>
                    <w:tab w:val="right" w:leader="dot" w:pos="9062"/>
                  </w:tabs>
                  <w:rPr>
                    <w:rFonts w:cstheme="minorBidi"/>
                    <w:noProof/>
                  </w:rPr>
                </w:pPr>
                <w:hyperlink w:anchor="_Toc42242449" w:history="1">
                  <w:r w:rsidR="000C1B05" w:rsidRPr="006B1BC4">
                    <w:rPr>
                      <w:rStyle w:val="Hyperlink"/>
                      <w:noProof/>
                    </w:rPr>
                    <w:t>4.3</w:t>
                  </w:r>
                  <w:r w:rsidR="000C1B05">
                    <w:rPr>
                      <w:rFonts w:cstheme="minorBidi"/>
                      <w:noProof/>
                    </w:rPr>
                    <w:tab/>
                  </w:r>
                  <w:r w:rsidR="000C1B05" w:rsidRPr="006B1BC4">
                    <w:rPr>
                      <w:rStyle w:val="Hyperlink"/>
                      <w:noProof/>
                    </w:rPr>
                    <w:t>ESCALAS DE MENSURAÇÃO</w:t>
                  </w:r>
                  <w:r w:rsidR="000C1B05">
                    <w:rPr>
                      <w:noProof/>
                      <w:webHidden/>
                    </w:rPr>
                    <w:tab/>
                  </w:r>
                  <w:r w:rsidR="000C1B05">
                    <w:rPr>
                      <w:noProof/>
                      <w:webHidden/>
                    </w:rPr>
                    <w:fldChar w:fldCharType="begin"/>
                  </w:r>
                  <w:r w:rsidR="000C1B05">
                    <w:rPr>
                      <w:noProof/>
                      <w:webHidden/>
                    </w:rPr>
                    <w:instrText xml:space="preserve"> PAGEREF _Toc42242449 \h </w:instrText>
                  </w:r>
                  <w:r w:rsidR="000C1B05">
                    <w:rPr>
                      <w:noProof/>
                      <w:webHidden/>
                    </w:rPr>
                  </w:r>
                  <w:r w:rsidR="000C1B05">
                    <w:rPr>
                      <w:noProof/>
                      <w:webHidden/>
                    </w:rPr>
                    <w:fldChar w:fldCharType="separate"/>
                  </w:r>
                  <w:r w:rsidR="000C1B05">
                    <w:rPr>
                      <w:noProof/>
                      <w:webHidden/>
                    </w:rPr>
                    <w:t>65</w:t>
                  </w:r>
                  <w:r w:rsidR="000C1B05">
                    <w:rPr>
                      <w:noProof/>
                      <w:webHidden/>
                    </w:rPr>
                    <w:fldChar w:fldCharType="end"/>
                  </w:r>
                </w:hyperlink>
              </w:p>
              <w:p w14:paraId="166D5420" w14:textId="0B062BE8" w:rsidR="000C1B05" w:rsidRDefault="001D4488">
                <w:pPr>
                  <w:pStyle w:val="Sumrio2"/>
                  <w:tabs>
                    <w:tab w:val="left" w:pos="1100"/>
                    <w:tab w:val="right" w:leader="dot" w:pos="9062"/>
                  </w:tabs>
                  <w:rPr>
                    <w:rFonts w:cstheme="minorBidi"/>
                    <w:noProof/>
                  </w:rPr>
                </w:pPr>
                <w:hyperlink w:anchor="_Toc42242450" w:history="1">
                  <w:r w:rsidR="000C1B05" w:rsidRPr="006B1BC4">
                    <w:rPr>
                      <w:rStyle w:val="Hyperlink"/>
                      <w:noProof/>
                    </w:rPr>
                    <w:t>4.3.1.</w:t>
                  </w:r>
                  <w:r w:rsidR="000C1B05">
                    <w:rPr>
                      <w:rFonts w:cstheme="minorBidi"/>
                      <w:noProof/>
                    </w:rPr>
                    <w:tab/>
                  </w:r>
                  <w:r w:rsidR="000C1B05" w:rsidRPr="006B1BC4">
                    <w:rPr>
                      <w:rStyle w:val="Hyperlink"/>
                      <w:noProof/>
                    </w:rPr>
                    <w:t>Adaptabilidade individual</w:t>
                  </w:r>
                  <w:r w:rsidR="000C1B05">
                    <w:rPr>
                      <w:noProof/>
                      <w:webHidden/>
                    </w:rPr>
                    <w:tab/>
                  </w:r>
                  <w:r w:rsidR="000C1B05">
                    <w:rPr>
                      <w:noProof/>
                      <w:webHidden/>
                    </w:rPr>
                    <w:fldChar w:fldCharType="begin"/>
                  </w:r>
                  <w:r w:rsidR="000C1B05">
                    <w:rPr>
                      <w:noProof/>
                      <w:webHidden/>
                    </w:rPr>
                    <w:instrText xml:space="preserve"> PAGEREF _Toc42242450 \h </w:instrText>
                  </w:r>
                  <w:r w:rsidR="000C1B05">
                    <w:rPr>
                      <w:noProof/>
                      <w:webHidden/>
                    </w:rPr>
                  </w:r>
                  <w:r w:rsidR="000C1B05">
                    <w:rPr>
                      <w:noProof/>
                      <w:webHidden/>
                    </w:rPr>
                    <w:fldChar w:fldCharType="separate"/>
                  </w:r>
                  <w:r w:rsidR="000C1B05">
                    <w:rPr>
                      <w:noProof/>
                      <w:webHidden/>
                    </w:rPr>
                    <w:t>65</w:t>
                  </w:r>
                  <w:r w:rsidR="000C1B05">
                    <w:rPr>
                      <w:noProof/>
                      <w:webHidden/>
                    </w:rPr>
                    <w:fldChar w:fldCharType="end"/>
                  </w:r>
                </w:hyperlink>
              </w:p>
              <w:p w14:paraId="7B41106F" w14:textId="34E59F53" w:rsidR="000C1B05" w:rsidRDefault="001D4488">
                <w:pPr>
                  <w:pStyle w:val="Sumrio2"/>
                  <w:tabs>
                    <w:tab w:val="left" w:pos="1100"/>
                    <w:tab w:val="right" w:leader="dot" w:pos="9062"/>
                  </w:tabs>
                  <w:rPr>
                    <w:rFonts w:cstheme="minorBidi"/>
                    <w:noProof/>
                  </w:rPr>
                </w:pPr>
                <w:hyperlink w:anchor="_Toc42242451" w:history="1">
                  <w:r w:rsidR="000C1B05" w:rsidRPr="006B1BC4">
                    <w:rPr>
                      <w:rStyle w:val="Hyperlink"/>
                      <w:noProof/>
                    </w:rPr>
                    <w:t>4.3.2.</w:t>
                  </w:r>
                  <w:r w:rsidR="000C1B05">
                    <w:rPr>
                      <w:rFonts w:cstheme="minorBidi"/>
                      <w:noProof/>
                    </w:rPr>
                    <w:tab/>
                  </w:r>
                  <w:r w:rsidR="000C1B05" w:rsidRPr="006B1BC4">
                    <w:rPr>
                      <w:rStyle w:val="Hyperlink"/>
                      <w:noProof/>
                    </w:rPr>
                    <w:t>Satisfação com o trabalho</w:t>
                  </w:r>
                  <w:r w:rsidR="000C1B05">
                    <w:rPr>
                      <w:noProof/>
                      <w:webHidden/>
                    </w:rPr>
                    <w:tab/>
                  </w:r>
                  <w:r w:rsidR="000C1B05">
                    <w:rPr>
                      <w:noProof/>
                      <w:webHidden/>
                    </w:rPr>
                    <w:fldChar w:fldCharType="begin"/>
                  </w:r>
                  <w:r w:rsidR="000C1B05">
                    <w:rPr>
                      <w:noProof/>
                      <w:webHidden/>
                    </w:rPr>
                    <w:instrText xml:space="preserve"> PAGEREF _Toc42242451 \h </w:instrText>
                  </w:r>
                  <w:r w:rsidR="000C1B05">
                    <w:rPr>
                      <w:noProof/>
                      <w:webHidden/>
                    </w:rPr>
                  </w:r>
                  <w:r w:rsidR="000C1B05">
                    <w:rPr>
                      <w:noProof/>
                      <w:webHidden/>
                    </w:rPr>
                    <w:fldChar w:fldCharType="separate"/>
                  </w:r>
                  <w:r w:rsidR="000C1B05">
                    <w:rPr>
                      <w:noProof/>
                      <w:webHidden/>
                    </w:rPr>
                    <w:t>66</w:t>
                  </w:r>
                  <w:r w:rsidR="000C1B05">
                    <w:rPr>
                      <w:noProof/>
                      <w:webHidden/>
                    </w:rPr>
                    <w:fldChar w:fldCharType="end"/>
                  </w:r>
                </w:hyperlink>
              </w:p>
              <w:p w14:paraId="0A20771A" w14:textId="4AA2C4DA" w:rsidR="000C1B05" w:rsidRDefault="001D4488">
                <w:pPr>
                  <w:pStyle w:val="Sumrio2"/>
                  <w:tabs>
                    <w:tab w:val="left" w:pos="1100"/>
                    <w:tab w:val="right" w:leader="dot" w:pos="9062"/>
                  </w:tabs>
                  <w:rPr>
                    <w:rFonts w:cstheme="minorBidi"/>
                    <w:noProof/>
                  </w:rPr>
                </w:pPr>
                <w:hyperlink w:anchor="_Toc42242452" w:history="1">
                  <w:r w:rsidR="000C1B05" w:rsidRPr="006B1BC4">
                    <w:rPr>
                      <w:rStyle w:val="Hyperlink"/>
                      <w:noProof/>
                    </w:rPr>
                    <w:t>4.3.3.</w:t>
                  </w:r>
                  <w:r w:rsidR="000C1B05">
                    <w:rPr>
                      <w:rFonts w:cstheme="minorBidi"/>
                      <w:noProof/>
                    </w:rPr>
                    <w:tab/>
                  </w:r>
                  <w:r w:rsidR="000C1B05" w:rsidRPr="006B1BC4">
                    <w:rPr>
                      <w:rStyle w:val="Hyperlink"/>
                      <w:noProof/>
                    </w:rPr>
                    <w:t>Burnout no trabalho</w:t>
                  </w:r>
                  <w:r w:rsidR="000C1B05">
                    <w:rPr>
                      <w:noProof/>
                      <w:webHidden/>
                    </w:rPr>
                    <w:tab/>
                  </w:r>
                  <w:r w:rsidR="000C1B05">
                    <w:rPr>
                      <w:noProof/>
                      <w:webHidden/>
                    </w:rPr>
                    <w:fldChar w:fldCharType="begin"/>
                  </w:r>
                  <w:r w:rsidR="000C1B05">
                    <w:rPr>
                      <w:noProof/>
                      <w:webHidden/>
                    </w:rPr>
                    <w:instrText xml:space="preserve"> PAGEREF _Toc42242452 \h </w:instrText>
                  </w:r>
                  <w:r w:rsidR="000C1B05">
                    <w:rPr>
                      <w:noProof/>
                      <w:webHidden/>
                    </w:rPr>
                  </w:r>
                  <w:r w:rsidR="000C1B05">
                    <w:rPr>
                      <w:noProof/>
                      <w:webHidden/>
                    </w:rPr>
                    <w:fldChar w:fldCharType="separate"/>
                  </w:r>
                  <w:r w:rsidR="000C1B05">
                    <w:rPr>
                      <w:noProof/>
                      <w:webHidden/>
                    </w:rPr>
                    <w:t>67</w:t>
                  </w:r>
                  <w:r w:rsidR="000C1B05">
                    <w:rPr>
                      <w:noProof/>
                      <w:webHidden/>
                    </w:rPr>
                    <w:fldChar w:fldCharType="end"/>
                  </w:r>
                </w:hyperlink>
              </w:p>
              <w:p w14:paraId="1A85CED4" w14:textId="3ABAD4EC" w:rsidR="000C1B05" w:rsidRDefault="001D4488">
                <w:pPr>
                  <w:pStyle w:val="Sumrio2"/>
                  <w:tabs>
                    <w:tab w:val="left" w:pos="1100"/>
                    <w:tab w:val="right" w:leader="dot" w:pos="9062"/>
                  </w:tabs>
                  <w:rPr>
                    <w:rFonts w:cstheme="minorBidi"/>
                    <w:noProof/>
                  </w:rPr>
                </w:pPr>
                <w:hyperlink w:anchor="_Toc42242453" w:history="1">
                  <w:r w:rsidR="000C1B05" w:rsidRPr="006B1BC4">
                    <w:rPr>
                      <w:rStyle w:val="Hyperlink"/>
                      <w:noProof/>
                    </w:rPr>
                    <w:t>4.3.4.</w:t>
                  </w:r>
                  <w:r w:rsidR="000C1B05">
                    <w:rPr>
                      <w:rFonts w:cstheme="minorBidi"/>
                      <w:noProof/>
                    </w:rPr>
                    <w:tab/>
                  </w:r>
                  <w:r w:rsidR="000C1B05" w:rsidRPr="006B1BC4">
                    <w:rPr>
                      <w:rStyle w:val="Hyperlink"/>
                      <w:noProof/>
                    </w:rPr>
                    <w:t>Instabilidade do projeto</w:t>
                  </w:r>
                  <w:r w:rsidR="000C1B05">
                    <w:rPr>
                      <w:noProof/>
                      <w:webHidden/>
                    </w:rPr>
                    <w:tab/>
                  </w:r>
                  <w:r w:rsidR="000C1B05">
                    <w:rPr>
                      <w:noProof/>
                      <w:webHidden/>
                    </w:rPr>
                    <w:fldChar w:fldCharType="begin"/>
                  </w:r>
                  <w:r w:rsidR="000C1B05">
                    <w:rPr>
                      <w:noProof/>
                      <w:webHidden/>
                    </w:rPr>
                    <w:instrText xml:space="preserve"> PAGEREF _Toc42242453 \h </w:instrText>
                  </w:r>
                  <w:r w:rsidR="000C1B05">
                    <w:rPr>
                      <w:noProof/>
                      <w:webHidden/>
                    </w:rPr>
                  </w:r>
                  <w:r w:rsidR="000C1B05">
                    <w:rPr>
                      <w:noProof/>
                      <w:webHidden/>
                    </w:rPr>
                    <w:fldChar w:fldCharType="separate"/>
                  </w:r>
                  <w:r w:rsidR="000C1B05">
                    <w:rPr>
                      <w:noProof/>
                      <w:webHidden/>
                    </w:rPr>
                    <w:t>67</w:t>
                  </w:r>
                  <w:r w:rsidR="000C1B05">
                    <w:rPr>
                      <w:noProof/>
                      <w:webHidden/>
                    </w:rPr>
                    <w:fldChar w:fldCharType="end"/>
                  </w:r>
                </w:hyperlink>
              </w:p>
              <w:p w14:paraId="1A5C5F34" w14:textId="73F42EA4" w:rsidR="000C1B05" w:rsidRDefault="001D4488">
                <w:pPr>
                  <w:pStyle w:val="Sumrio2"/>
                  <w:tabs>
                    <w:tab w:val="left" w:pos="880"/>
                    <w:tab w:val="right" w:leader="dot" w:pos="9062"/>
                  </w:tabs>
                  <w:rPr>
                    <w:rFonts w:cstheme="minorBidi"/>
                    <w:noProof/>
                  </w:rPr>
                </w:pPr>
                <w:hyperlink w:anchor="_Toc42242454" w:history="1">
                  <w:r w:rsidR="000C1B05" w:rsidRPr="006B1BC4">
                    <w:rPr>
                      <w:rStyle w:val="Hyperlink"/>
                      <w:noProof/>
                    </w:rPr>
                    <w:t>4.4</w:t>
                  </w:r>
                  <w:r w:rsidR="000C1B05">
                    <w:rPr>
                      <w:rFonts w:cstheme="minorBidi"/>
                      <w:noProof/>
                    </w:rPr>
                    <w:tab/>
                  </w:r>
                  <w:r w:rsidR="000C1B05" w:rsidRPr="006B1BC4">
                    <w:rPr>
                      <w:rStyle w:val="Hyperlink"/>
                      <w:noProof/>
                    </w:rPr>
                    <w:t>ANÁLISE DE DADOS</w:t>
                  </w:r>
                  <w:r w:rsidR="000C1B05">
                    <w:rPr>
                      <w:noProof/>
                      <w:webHidden/>
                    </w:rPr>
                    <w:tab/>
                  </w:r>
                  <w:r w:rsidR="000C1B05">
                    <w:rPr>
                      <w:noProof/>
                      <w:webHidden/>
                    </w:rPr>
                    <w:fldChar w:fldCharType="begin"/>
                  </w:r>
                  <w:r w:rsidR="000C1B05">
                    <w:rPr>
                      <w:noProof/>
                      <w:webHidden/>
                    </w:rPr>
                    <w:instrText xml:space="preserve"> PAGEREF _Toc42242454 \h </w:instrText>
                  </w:r>
                  <w:r w:rsidR="000C1B05">
                    <w:rPr>
                      <w:noProof/>
                      <w:webHidden/>
                    </w:rPr>
                  </w:r>
                  <w:r w:rsidR="000C1B05">
                    <w:rPr>
                      <w:noProof/>
                      <w:webHidden/>
                    </w:rPr>
                    <w:fldChar w:fldCharType="separate"/>
                  </w:r>
                  <w:r w:rsidR="000C1B05">
                    <w:rPr>
                      <w:noProof/>
                      <w:webHidden/>
                    </w:rPr>
                    <w:t>68</w:t>
                  </w:r>
                  <w:r w:rsidR="000C1B05">
                    <w:rPr>
                      <w:noProof/>
                      <w:webHidden/>
                    </w:rPr>
                    <w:fldChar w:fldCharType="end"/>
                  </w:r>
                </w:hyperlink>
              </w:p>
              <w:p w14:paraId="64BD0C9B" w14:textId="267C0F26" w:rsidR="000C1B05" w:rsidRDefault="001D4488">
                <w:pPr>
                  <w:pStyle w:val="Sumrio2"/>
                  <w:tabs>
                    <w:tab w:val="left" w:pos="1100"/>
                    <w:tab w:val="right" w:leader="dot" w:pos="9062"/>
                  </w:tabs>
                  <w:rPr>
                    <w:rFonts w:cstheme="minorBidi"/>
                    <w:noProof/>
                  </w:rPr>
                </w:pPr>
                <w:hyperlink w:anchor="_Toc42242455" w:history="1">
                  <w:r w:rsidR="000C1B05" w:rsidRPr="006B1BC4">
                    <w:rPr>
                      <w:rStyle w:val="Hyperlink"/>
                      <w:noProof/>
                    </w:rPr>
                    <w:t>4.4.1.</w:t>
                  </w:r>
                  <w:r w:rsidR="000C1B05">
                    <w:rPr>
                      <w:rFonts w:cstheme="minorBidi"/>
                      <w:noProof/>
                    </w:rPr>
                    <w:tab/>
                  </w:r>
                  <w:r w:rsidR="000C1B05" w:rsidRPr="006B1BC4">
                    <w:rPr>
                      <w:rStyle w:val="Hyperlink"/>
                      <w:noProof/>
                    </w:rPr>
                    <w:t>Geral</w:t>
                  </w:r>
                  <w:r w:rsidR="000C1B05">
                    <w:rPr>
                      <w:noProof/>
                      <w:webHidden/>
                    </w:rPr>
                    <w:tab/>
                  </w:r>
                  <w:r w:rsidR="000C1B05">
                    <w:rPr>
                      <w:noProof/>
                      <w:webHidden/>
                    </w:rPr>
                    <w:fldChar w:fldCharType="begin"/>
                  </w:r>
                  <w:r w:rsidR="000C1B05">
                    <w:rPr>
                      <w:noProof/>
                      <w:webHidden/>
                    </w:rPr>
                    <w:instrText xml:space="preserve"> PAGEREF _Toc42242455 \h </w:instrText>
                  </w:r>
                  <w:r w:rsidR="000C1B05">
                    <w:rPr>
                      <w:noProof/>
                      <w:webHidden/>
                    </w:rPr>
                  </w:r>
                  <w:r w:rsidR="000C1B05">
                    <w:rPr>
                      <w:noProof/>
                      <w:webHidden/>
                    </w:rPr>
                    <w:fldChar w:fldCharType="separate"/>
                  </w:r>
                  <w:r w:rsidR="000C1B05">
                    <w:rPr>
                      <w:noProof/>
                      <w:webHidden/>
                    </w:rPr>
                    <w:t>68</w:t>
                  </w:r>
                  <w:r w:rsidR="000C1B05">
                    <w:rPr>
                      <w:noProof/>
                      <w:webHidden/>
                    </w:rPr>
                    <w:fldChar w:fldCharType="end"/>
                  </w:r>
                </w:hyperlink>
              </w:p>
              <w:p w14:paraId="4399716C" w14:textId="08502B93" w:rsidR="000C1B05" w:rsidRDefault="001D4488">
                <w:pPr>
                  <w:pStyle w:val="Sumrio2"/>
                  <w:tabs>
                    <w:tab w:val="left" w:pos="1100"/>
                    <w:tab w:val="right" w:leader="dot" w:pos="9062"/>
                  </w:tabs>
                  <w:rPr>
                    <w:rFonts w:cstheme="minorBidi"/>
                    <w:noProof/>
                  </w:rPr>
                </w:pPr>
                <w:hyperlink w:anchor="_Toc42242456" w:history="1">
                  <w:r w:rsidR="000C1B05" w:rsidRPr="006B1BC4">
                    <w:rPr>
                      <w:rStyle w:val="Hyperlink"/>
                      <w:noProof/>
                    </w:rPr>
                    <w:t>4.4.2.</w:t>
                  </w:r>
                  <w:r w:rsidR="000C1B05">
                    <w:rPr>
                      <w:rFonts w:cstheme="minorBidi"/>
                      <w:noProof/>
                    </w:rPr>
                    <w:tab/>
                  </w:r>
                  <w:r w:rsidR="000C1B05" w:rsidRPr="006B1BC4">
                    <w:rPr>
                      <w:rStyle w:val="Hyperlink"/>
                      <w:noProof/>
                    </w:rPr>
                    <w:t>ANÁLISE FATORIAL EXPLORATÓRIA</w:t>
                  </w:r>
                  <w:r w:rsidR="000C1B05">
                    <w:rPr>
                      <w:noProof/>
                      <w:webHidden/>
                    </w:rPr>
                    <w:tab/>
                  </w:r>
                  <w:r w:rsidR="000C1B05">
                    <w:rPr>
                      <w:noProof/>
                      <w:webHidden/>
                    </w:rPr>
                    <w:fldChar w:fldCharType="begin"/>
                  </w:r>
                  <w:r w:rsidR="000C1B05">
                    <w:rPr>
                      <w:noProof/>
                      <w:webHidden/>
                    </w:rPr>
                    <w:instrText xml:space="preserve"> PAGEREF _Toc42242456 \h </w:instrText>
                  </w:r>
                  <w:r w:rsidR="000C1B05">
                    <w:rPr>
                      <w:noProof/>
                      <w:webHidden/>
                    </w:rPr>
                  </w:r>
                  <w:r w:rsidR="000C1B05">
                    <w:rPr>
                      <w:noProof/>
                      <w:webHidden/>
                    </w:rPr>
                    <w:fldChar w:fldCharType="separate"/>
                  </w:r>
                  <w:r w:rsidR="000C1B05">
                    <w:rPr>
                      <w:noProof/>
                      <w:webHidden/>
                    </w:rPr>
                    <w:t>70</w:t>
                  </w:r>
                  <w:r w:rsidR="000C1B05">
                    <w:rPr>
                      <w:noProof/>
                      <w:webHidden/>
                    </w:rPr>
                    <w:fldChar w:fldCharType="end"/>
                  </w:r>
                </w:hyperlink>
              </w:p>
              <w:p w14:paraId="70A11146" w14:textId="731143DD" w:rsidR="000C1B05" w:rsidRDefault="001D4488">
                <w:pPr>
                  <w:pStyle w:val="Sumrio2"/>
                  <w:tabs>
                    <w:tab w:val="left" w:pos="1100"/>
                    <w:tab w:val="right" w:leader="dot" w:pos="9062"/>
                  </w:tabs>
                  <w:rPr>
                    <w:rFonts w:cstheme="minorBidi"/>
                    <w:noProof/>
                  </w:rPr>
                </w:pPr>
                <w:hyperlink w:anchor="_Toc42242457" w:history="1">
                  <w:r w:rsidR="000C1B05" w:rsidRPr="006B1BC4">
                    <w:rPr>
                      <w:rStyle w:val="Hyperlink"/>
                      <w:noProof/>
                    </w:rPr>
                    <w:t>4.4.3.</w:t>
                  </w:r>
                  <w:r w:rsidR="000C1B05">
                    <w:rPr>
                      <w:rFonts w:cstheme="minorBidi"/>
                      <w:noProof/>
                    </w:rPr>
                    <w:tab/>
                  </w:r>
                  <w:r w:rsidR="000C1B05" w:rsidRPr="006B1BC4">
                    <w:rPr>
                      <w:rStyle w:val="Hyperlink"/>
                      <w:noProof/>
                    </w:rPr>
                    <w:t>ANÁLISE FATORIAL CONFIRMATÓRIA</w:t>
                  </w:r>
                  <w:r w:rsidR="000C1B05">
                    <w:rPr>
                      <w:noProof/>
                      <w:webHidden/>
                    </w:rPr>
                    <w:tab/>
                  </w:r>
                  <w:r w:rsidR="000C1B05">
                    <w:rPr>
                      <w:noProof/>
                      <w:webHidden/>
                    </w:rPr>
                    <w:fldChar w:fldCharType="begin"/>
                  </w:r>
                  <w:r w:rsidR="000C1B05">
                    <w:rPr>
                      <w:noProof/>
                      <w:webHidden/>
                    </w:rPr>
                    <w:instrText xml:space="preserve"> PAGEREF _Toc42242457 \h </w:instrText>
                  </w:r>
                  <w:r w:rsidR="000C1B05">
                    <w:rPr>
                      <w:noProof/>
                      <w:webHidden/>
                    </w:rPr>
                  </w:r>
                  <w:r w:rsidR="000C1B05">
                    <w:rPr>
                      <w:noProof/>
                      <w:webHidden/>
                    </w:rPr>
                    <w:fldChar w:fldCharType="separate"/>
                  </w:r>
                  <w:r w:rsidR="000C1B05">
                    <w:rPr>
                      <w:noProof/>
                      <w:webHidden/>
                    </w:rPr>
                    <w:t>72</w:t>
                  </w:r>
                  <w:r w:rsidR="000C1B05">
                    <w:rPr>
                      <w:noProof/>
                      <w:webHidden/>
                    </w:rPr>
                    <w:fldChar w:fldCharType="end"/>
                  </w:r>
                </w:hyperlink>
              </w:p>
              <w:p w14:paraId="6E20B0D9" w14:textId="4BFF9815" w:rsidR="000C1B05" w:rsidRDefault="001D4488">
                <w:pPr>
                  <w:pStyle w:val="Sumrio2"/>
                  <w:tabs>
                    <w:tab w:val="left" w:pos="1100"/>
                    <w:tab w:val="right" w:leader="dot" w:pos="9062"/>
                  </w:tabs>
                  <w:rPr>
                    <w:rFonts w:cstheme="minorBidi"/>
                    <w:noProof/>
                  </w:rPr>
                </w:pPr>
                <w:hyperlink w:anchor="_Toc42242458" w:history="1">
                  <w:r w:rsidR="000C1B05" w:rsidRPr="006B1BC4">
                    <w:rPr>
                      <w:rStyle w:val="Hyperlink"/>
                      <w:noProof/>
                    </w:rPr>
                    <w:t>4.4.4.</w:t>
                  </w:r>
                  <w:r w:rsidR="000C1B05">
                    <w:rPr>
                      <w:rFonts w:cstheme="minorBidi"/>
                      <w:noProof/>
                    </w:rPr>
                    <w:tab/>
                  </w:r>
                  <w:r w:rsidR="000C1B05" w:rsidRPr="006B1BC4">
                    <w:rPr>
                      <w:rStyle w:val="Hyperlink"/>
                      <w:noProof/>
                    </w:rPr>
                    <w:t>ALFA DE CRONBACH</w:t>
                  </w:r>
                  <w:r w:rsidR="000C1B05">
                    <w:rPr>
                      <w:noProof/>
                      <w:webHidden/>
                    </w:rPr>
                    <w:tab/>
                  </w:r>
                  <w:r w:rsidR="000C1B05">
                    <w:rPr>
                      <w:noProof/>
                      <w:webHidden/>
                    </w:rPr>
                    <w:fldChar w:fldCharType="begin"/>
                  </w:r>
                  <w:r w:rsidR="000C1B05">
                    <w:rPr>
                      <w:noProof/>
                      <w:webHidden/>
                    </w:rPr>
                    <w:instrText xml:space="preserve"> PAGEREF _Toc42242458 \h </w:instrText>
                  </w:r>
                  <w:r w:rsidR="000C1B05">
                    <w:rPr>
                      <w:noProof/>
                      <w:webHidden/>
                    </w:rPr>
                  </w:r>
                  <w:r w:rsidR="000C1B05">
                    <w:rPr>
                      <w:noProof/>
                      <w:webHidden/>
                    </w:rPr>
                    <w:fldChar w:fldCharType="separate"/>
                  </w:r>
                  <w:r w:rsidR="000C1B05">
                    <w:rPr>
                      <w:noProof/>
                      <w:webHidden/>
                    </w:rPr>
                    <w:t>74</w:t>
                  </w:r>
                  <w:r w:rsidR="000C1B05">
                    <w:rPr>
                      <w:noProof/>
                      <w:webHidden/>
                    </w:rPr>
                    <w:fldChar w:fldCharType="end"/>
                  </w:r>
                </w:hyperlink>
              </w:p>
              <w:p w14:paraId="772D6FF0" w14:textId="7D9E8A69" w:rsidR="000C1B05" w:rsidRDefault="001D4488">
                <w:pPr>
                  <w:pStyle w:val="Sumrio2"/>
                  <w:tabs>
                    <w:tab w:val="left" w:pos="880"/>
                    <w:tab w:val="right" w:leader="dot" w:pos="9062"/>
                  </w:tabs>
                  <w:rPr>
                    <w:rFonts w:cstheme="minorBidi"/>
                    <w:noProof/>
                  </w:rPr>
                </w:pPr>
                <w:hyperlink w:anchor="_Toc42242459" w:history="1">
                  <w:r w:rsidR="000C1B05" w:rsidRPr="006B1BC4">
                    <w:rPr>
                      <w:rStyle w:val="Hyperlink"/>
                      <w:noProof/>
                    </w:rPr>
                    <w:t>4.5</w:t>
                  </w:r>
                  <w:r w:rsidR="000C1B05">
                    <w:rPr>
                      <w:rFonts w:cstheme="minorBidi"/>
                      <w:noProof/>
                    </w:rPr>
                    <w:tab/>
                  </w:r>
                  <w:r w:rsidR="000C1B05" w:rsidRPr="006B1BC4">
                    <w:rPr>
                      <w:rStyle w:val="Hyperlink"/>
                      <w:noProof/>
                    </w:rPr>
                    <w:t>PROCESSO DE TRADUÇÃO da escala DE ADAPTABILIDADE</w:t>
                  </w:r>
                  <w:r w:rsidR="000C1B05">
                    <w:rPr>
                      <w:noProof/>
                      <w:webHidden/>
                    </w:rPr>
                    <w:tab/>
                  </w:r>
                  <w:r w:rsidR="000C1B05">
                    <w:rPr>
                      <w:noProof/>
                      <w:webHidden/>
                    </w:rPr>
                    <w:fldChar w:fldCharType="begin"/>
                  </w:r>
                  <w:r w:rsidR="000C1B05">
                    <w:rPr>
                      <w:noProof/>
                      <w:webHidden/>
                    </w:rPr>
                    <w:instrText xml:space="preserve"> PAGEREF _Toc42242459 \h </w:instrText>
                  </w:r>
                  <w:r w:rsidR="000C1B05">
                    <w:rPr>
                      <w:noProof/>
                      <w:webHidden/>
                    </w:rPr>
                  </w:r>
                  <w:r w:rsidR="000C1B05">
                    <w:rPr>
                      <w:noProof/>
                      <w:webHidden/>
                    </w:rPr>
                    <w:fldChar w:fldCharType="separate"/>
                  </w:r>
                  <w:r w:rsidR="000C1B05">
                    <w:rPr>
                      <w:noProof/>
                      <w:webHidden/>
                    </w:rPr>
                    <w:t>75</w:t>
                  </w:r>
                  <w:r w:rsidR="000C1B05">
                    <w:rPr>
                      <w:noProof/>
                      <w:webHidden/>
                    </w:rPr>
                    <w:fldChar w:fldCharType="end"/>
                  </w:r>
                </w:hyperlink>
              </w:p>
              <w:p w14:paraId="252C34D0" w14:textId="2E36C075" w:rsidR="000C1B05" w:rsidRDefault="001D4488">
                <w:pPr>
                  <w:pStyle w:val="Sumrio2"/>
                  <w:tabs>
                    <w:tab w:val="left" w:pos="880"/>
                    <w:tab w:val="right" w:leader="dot" w:pos="9062"/>
                  </w:tabs>
                  <w:rPr>
                    <w:rFonts w:cstheme="minorBidi"/>
                    <w:noProof/>
                  </w:rPr>
                </w:pPr>
                <w:hyperlink w:anchor="_Toc42242460" w:history="1">
                  <w:r w:rsidR="000C1B05" w:rsidRPr="006B1BC4">
                    <w:rPr>
                      <w:rStyle w:val="Hyperlink"/>
                      <w:noProof/>
                    </w:rPr>
                    <w:t>4.6</w:t>
                  </w:r>
                  <w:r w:rsidR="000C1B05">
                    <w:rPr>
                      <w:rFonts w:cstheme="minorBidi"/>
                      <w:noProof/>
                    </w:rPr>
                    <w:tab/>
                  </w:r>
                  <w:r w:rsidR="000C1B05" w:rsidRPr="006B1BC4">
                    <w:rPr>
                      <w:rStyle w:val="Hyperlink"/>
                      <w:noProof/>
                    </w:rPr>
                    <w:t>PROCESSO DE CONSTRUÇÃO DA ESCALA DE INSTABILIDADE</w:t>
                  </w:r>
                  <w:r w:rsidR="000C1B05">
                    <w:rPr>
                      <w:noProof/>
                      <w:webHidden/>
                    </w:rPr>
                    <w:tab/>
                  </w:r>
                  <w:r w:rsidR="000C1B05">
                    <w:rPr>
                      <w:noProof/>
                      <w:webHidden/>
                    </w:rPr>
                    <w:fldChar w:fldCharType="begin"/>
                  </w:r>
                  <w:r w:rsidR="000C1B05">
                    <w:rPr>
                      <w:noProof/>
                      <w:webHidden/>
                    </w:rPr>
                    <w:instrText xml:space="preserve"> PAGEREF _Toc42242460 \h </w:instrText>
                  </w:r>
                  <w:r w:rsidR="000C1B05">
                    <w:rPr>
                      <w:noProof/>
                      <w:webHidden/>
                    </w:rPr>
                  </w:r>
                  <w:r w:rsidR="000C1B05">
                    <w:rPr>
                      <w:noProof/>
                      <w:webHidden/>
                    </w:rPr>
                    <w:fldChar w:fldCharType="separate"/>
                  </w:r>
                  <w:r w:rsidR="000C1B05">
                    <w:rPr>
                      <w:noProof/>
                      <w:webHidden/>
                    </w:rPr>
                    <w:t>78</w:t>
                  </w:r>
                  <w:r w:rsidR="000C1B05">
                    <w:rPr>
                      <w:noProof/>
                      <w:webHidden/>
                    </w:rPr>
                    <w:fldChar w:fldCharType="end"/>
                  </w:r>
                </w:hyperlink>
              </w:p>
              <w:p w14:paraId="2BF2D553" w14:textId="77ED7B46" w:rsidR="000C1B05" w:rsidRDefault="001D4488">
                <w:pPr>
                  <w:pStyle w:val="Sumrio2"/>
                  <w:tabs>
                    <w:tab w:val="left" w:pos="880"/>
                    <w:tab w:val="right" w:leader="dot" w:pos="9062"/>
                  </w:tabs>
                  <w:rPr>
                    <w:rFonts w:cstheme="minorBidi"/>
                    <w:noProof/>
                  </w:rPr>
                </w:pPr>
                <w:hyperlink w:anchor="_Toc42242461" w:history="1">
                  <w:r w:rsidR="000C1B05" w:rsidRPr="006B1BC4">
                    <w:rPr>
                      <w:rStyle w:val="Hyperlink"/>
                      <w:noProof/>
                    </w:rPr>
                    <w:t>4.7</w:t>
                  </w:r>
                  <w:r w:rsidR="000C1B05">
                    <w:rPr>
                      <w:rFonts w:cstheme="minorBidi"/>
                      <w:noProof/>
                    </w:rPr>
                    <w:tab/>
                  </w:r>
                  <w:r w:rsidR="000C1B05" w:rsidRPr="006B1BC4">
                    <w:rPr>
                      <w:rStyle w:val="Hyperlink"/>
                      <w:noProof/>
                    </w:rPr>
                    <w:t>QUESTÕES ÉticaS</w:t>
                  </w:r>
                  <w:r w:rsidR="000C1B05">
                    <w:rPr>
                      <w:noProof/>
                      <w:webHidden/>
                    </w:rPr>
                    <w:tab/>
                  </w:r>
                  <w:r w:rsidR="000C1B05">
                    <w:rPr>
                      <w:noProof/>
                      <w:webHidden/>
                    </w:rPr>
                    <w:fldChar w:fldCharType="begin"/>
                  </w:r>
                  <w:r w:rsidR="000C1B05">
                    <w:rPr>
                      <w:noProof/>
                      <w:webHidden/>
                    </w:rPr>
                    <w:instrText xml:space="preserve"> PAGEREF _Toc42242461 \h </w:instrText>
                  </w:r>
                  <w:r w:rsidR="000C1B05">
                    <w:rPr>
                      <w:noProof/>
                      <w:webHidden/>
                    </w:rPr>
                  </w:r>
                  <w:r w:rsidR="000C1B05">
                    <w:rPr>
                      <w:noProof/>
                      <w:webHidden/>
                    </w:rPr>
                    <w:fldChar w:fldCharType="separate"/>
                  </w:r>
                  <w:r w:rsidR="000C1B05">
                    <w:rPr>
                      <w:noProof/>
                      <w:webHidden/>
                    </w:rPr>
                    <w:t>81</w:t>
                  </w:r>
                  <w:r w:rsidR="000C1B05">
                    <w:rPr>
                      <w:noProof/>
                      <w:webHidden/>
                    </w:rPr>
                    <w:fldChar w:fldCharType="end"/>
                  </w:r>
                </w:hyperlink>
              </w:p>
              <w:p w14:paraId="1DEE88C0" w14:textId="37D9CF6F" w:rsidR="000C1B05" w:rsidRDefault="001D4488">
                <w:pPr>
                  <w:pStyle w:val="Sumrio2"/>
                  <w:tabs>
                    <w:tab w:val="left" w:pos="880"/>
                    <w:tab w:val="right" w:leader="dot" w:pos="9062"/>
                  </w:tabs>
                  <w:rPr>
                    <w:rFonts w:cstheme="minorBidi"/>
                    <w:noProof/>
                  </w:rPr>
                </w:pPr>
                <w:hyperlink w:anchor="_Toc42242462" w:history="1">
                  <w:r w:rsidR="000C1B05" w:rsidRPr="006B1BC4">
                    <w:rPr>
                      <w:rStyle w:val="Hyperlink"/>
                      <w:noProof/>
                    </w:rPr>
                    <w:t>4.8</w:t>
                  </w:r>
                  <w:r w:rsidR="000C1B05">
                    <w:rPr>
                      <w:rFonts w:cstheme="minorBidi"/>
                      <w:noProof/>
                    </w:rPr>
                    <w:tab/>
                  </w:r>
                  <w:r w:rsidR="000C1B05" w:rsidRPr="006B1BC4">
                    <w:rPr>
                      <w:rStyle w:val="Hyperlink"/>
                      <w:noProof/>
                    </w:rPr>
                    <w:t>CONSIDERAÇÕES FINAIS DESTE CAPÍTULO</w:t>
                  </w:r>
                  <w:r w:rsidR="000C1B05">
                    <w:rPr>
                      <w:noProof/>
                      <w:webHidden/>
                    </w:rPr>
                    <w:tab/>
                  </w:r>
                  <w:r w:rsidR="000C1B05">
                    <w:rPr>
                      <w:noProof/>
                      <w:webHidden/>
                    </w:rPr>
                    <w:fldChar w:fldCharType="begin"/>
                  </w:r>
                  <w:r w:rsidR="000C1B05">
                    <w:rPr>
                      <w:noProof/>
                      <w:webHidden/>
                    </w:rPr>
                    <w:instrText xml:space="preserve"> PAGEREF _Toc42242462 \h </w:instrText>
                  </w:r>
                  <w:r w:rsidR="000C1B05">
                    <w:rPr>
                      <w:noProof/>
                      <w:webHidden/>
                    </w:rPr>
                  </w:r>
                  <w:r w:rsidR="000C1B05">
                    <w:rPr>
                      <w:noProof/>
                      <w:webHidden/>
                    </w:rPr>
                    <w:fldChar w:fldCharType="separate"/>
                  </w:r>
                  <w:r w:rsidR="000C1B05">
                    <w:rPr>
                      <w:noProof/>
                      <w:webHidden/>
                    </w:rPr>
                    <w:t>82</w:t>
                  </w:r>
                  <w:r w:rsidR="000C1B05">
                    <w:rPr>
                      <w:noProof/>
                      <w:webHidden/>
                    </w:rPr>
                    <w:fldChar w:fldCharType="end"/>
                  </w:r>
                </w:hyperlink>
              </w:p>
              <w:p w14:paraId="6300FF0C" w14:textId="1D4C83D1" w:rsidR="000C1B05" w:rsidRDefault="001D4488">
                <w:pPr>
                  <w:pStyle w:val="Sumrio1"/>
                  <w:tabs>
                    <w:tab w:val="left" w:pos="440"/>
                    <w:tab w:val="right" w:leader="dot" w:pos="9062"/>
                  </w:tabs>
                  <w:rPr>
                    <w:rFonts w:cstheme="minorBidi"/>
                    <w:noProof/>
                  </w:rPr>
                </w:pPr>
                <w:hyperlink w:anchor="_Toc42242463" w:history="1">
                  <w:r w:rsidR="000C1B05" w:rsidRPr="006B1BC4">
                    <w:rPr>
                      <w:rStyle w:val="Hyperlink"/>
                      <w:noProof/>
                    </w:rPr>
                    <w:t>5</w:t>
                  </w:r>
                  <w:r w:rsidR="000C1B05">
                    <w:rPr>
                      <w:rFonts w:cstheme="minorBidi"/>
                      <w:noProof/>
                    </w:rPr>
                    <w:tab/>
                  </w:r>
                  <w:r w:rsidR="000C1B05" w:rsidRPr="006B1BC4">
                    <w:rPr>
                      <w:rStyle w:val="Hyperlink"/>
                      <w:noProof/>
                    </w:rPr>
                    <w:t>RESULTADOS DESCRITIVOS E VALIDAÇÃO DAS ESCALAS</w:t>
                  </w:r>
                  <w:r w:rsidR="000C1B05">
                    <w:rPr>
                      <w:noProof/>
                      <w:webHidden/>
                    </w:rPr>
                    <w:tab/>
                  </w:r>
                  <w:r w:rsidR="000C1B05">
                    <w:rPr>
                      <w:noProof/>
                      <w:webHidden/>
                    </w:rPr>
                    <w:fldChar w:fldCharType="begin"/>
                  </w:r>
                  <w:r w:rsidR="000C1B05">
                    <w:rPr>
                      <w:noProof/>
                      <w:webHidden/>
                    </w:rPr>
                    <w:instrText xml:space="preserve"> PAGEREF _Toc42242463 \h </w:instrText>
                  </w:r>
                  <w:r w:rsidR="000C1B05">
                    <w:rPr>
                      <w:noProof/>
                      <w:webHidden/>
                    </w:rPr>
                  </w:r>
                  <w:r w:rsidR="000C1B05">
                    <w:rPr>
                      <w:noProof/>
                      <w:webHidden/>
                    </w:rPr>
                    <w:fldChar w:fldCharType="separate"/>
                  </w:r>
                  <w:r w:rsidR="000C1B05">
                    <w:rPr>
                      <w:noProof/>
                      <w:webHidden/>
                    </w:rPr>
                    <w:t>84</w:t>
                  </w:r>
                  <w:r w:rsidR="000C1B05">
                    <w:rPr>
                      <w:noProof/>
                      <w:webHidden/>
                    </w:rPr>
                    <w:fldChar w:fldCharType="end"/>
                  </w:r>
                </w:hyperlink>
              </w:p>
              <w:p w14:paraId="38454C45" w14:textId="5B7A57DA" w:rsidR="000C1B05" w:rsidRDefault="001D4488">
                <w:pPr>
                  <w:pStyle w:val="Sumrio2"/>
                  <w:tabs>
                    <w:tab w:val="left" w:pos="880"/>
                    <w:tab w:val="right" w:leader="dot" w:pos="9062"/>
                  </w:tabs>
                  <w:rPr>
                    <w:rFonts w:cstheme="minorBidi"/>
                    <w:noProof/>
                  </w:rPr>
                </w:pPr>
                <w:hyperlink w:anchor="_Toc42242464" w:history="1">
                  <w:r w:rsidR="000C1B05" w:rsidRPr="006B1BC4">
                    <w:rPr>
                      <w:rStyle w:val="Hyperlink"/>
                      <w:noProof/>
                    </w:rPr>
                    <w:t>5.1</w:t>
                  </w:r>
                  <w:r w:rsidR="000C1B05">
                    <w:rPr>
                      <w:rFonts w:cstheme="minorBidi"/>
                      <w:noProof/>
                    </w:rPr>
                    <w:tab/>
                  </w:r>
                  <w:r w:rsidR="000C1B05" w:rsidRPr="006B1BC4">
                    <w:rPr>
                      <w:rStyle w:val="Hyperlink"/>
                      <w:noProof/>
                    </w:rPr>
                    <w:t>INFORMAÇÕES DEMOGRÁFICAS</w:t>
                  </w:r>
                  <w:r w:rsidR="000C1B05">
                    <w:rPr>
                      <w:noProof/>
                      <w:webHidden/>
                    </w:rPr>
                    <w:tab/>
                  </w:r>
                  <w:r w:rsidR="000C1B05">
                    <w:rPr>
                      <w:noProof/>
                      <w:webHidden/>
                    </w:rPr>
                    <w:fldChar w:fldCharType="begin"/>
                  </w:r>
                  <w:r w:rsidR="000C1B05">
                    <w:rPr>
                      <w:noProof/>
                      <w:webHidden/>
                    </w:rPr>
                    <w:instrText xml:space="preserve"> PAGEREF _Toc42242464 \h </w:instrText>
                  </w:r>
                  <w:r w:rsidR="000C1B05">
                    <w:rPr>
                      <w:noProof/>
                      <w:webHidden/>
                    </w:rPr>
                  </w:r>
                  <w:r w:rsidR="000C1B05">
                    <w:rPr>
                      <w:noProof/>
                      <w:webHidden/>
                    </w:rPr>
                    <w:fldChar w:fldCharType="separate"/>
                  </w:r>
                  <w:r w:rsidR="000C1B05">
                    <w:rPr>
                      <w:noProof/>
                      <w:webHidden/>
                    </w:rPr>
                    <w:t>84</w:t>
                  </w:r>
                  <w:r w:rsidR="000C1B05">
                    <w:rPr>
                      <w:noProof/>
                      <w:webHidden/>
                    </w:rPr>
                    <w:fldChar w:fldCharType="end"/>
                  </w:r>
                </w:hyperlink>
              </w:p>
              <w:p w14:paraId="558BD5E5" w14:textId="2061530F" w:rsidR="000C1B05" w:rsidRDefault="001D4488">
                <w:pPr>
                  <w:pStyle w:val="Sumrio2"/>
                  <w:tabs>
                    <w:tab w:val="left" w:pos="880"/>
                    <w:tab w:val="right" w:leader="dot" w:pos="9062"/>
                  </w:tabs>
                  <w:rPr>
                    <w:rFonts w:cstheme="minorBidi"/>
                    <w:noProof/>
                  </w:rPr>
                </w:pPr>
                <w:hyperlink w:anchor="_Toc42242465" w:history="1">
                  <w:r w:rsidR="000C1B05" w:rsidRPr="006B1BC4">
                    <w:rPr>
                      <w:rStyle w:val="Hyperlink"/>
                      <w:noProof/>
                    </w:rPr>
                    <w:t>5.2</w:t>
                  </w:r>
                  <w:r w:rsidR="000C1B05">
                    <w:rPr>
                      <w:rFonts w:cstheme="minorBidi"/>
                      <w:noProof/>
                    </w:rPr>
                    <w:tab/>
                  </w:r>
                  <w:r w:rsidR="000C1B05" w:rsidRPr="006B1BC4">
                    <w:rPr>
                      <w:rStyle w:val="Hyperlink"/>
                      <w:noProof/>
                    </w:rPr>
                    <w:t>SATISFAÇÃO NA ENGENHARIA DE SOFTWARE</w:t>
                  </w:r>
                  <w:r w:rsidR="000C1B05">
                    <w:rPr>
                      <w:noProof/>
                      <w:webHidden/>
                    </w:rPr>
                    <w:tab/>
                  </w:r>
                  <w:r w:rsidR="000C1B05">
                    <w:rPr>
                      <w:noProof/>
                      <w:webHidden/>
                    </w:rPr>
                    <w:fldChar w:fldCharType="begin"/>
                  </w:r>
                  <w:r w:rsidR="000C1B05">
                    <w:rPr>
                      <w:noProof/>
                      <w:webHidden/>
                    </w:rPr>
                    <w:instrText xml:space="preserve"> PAGEREF _Toc42242465 \h </w:instrText>
                  </w:r>
                  <w:r w:rsidR="000C1B05">
                    <w:rPr>
                      <w:noProof/>
                      <w:webHidden/>
                    </w:rPr>
                  </w:r>
                  <w:r w:rsidR="000C1B05">
                    <w:rPr>
                      <w:noProof/>
                      <w:webHidden/>
                    </w:rPr>
                    <w:fldChar w:fldCharType="separate"/>
                  </w:r>
                  <w:r w:rsidR="000C1B05">
                    <w:rPr>
                      <w:noProof/>
                      <w:webHidden/>
                    </w:rPr>
                    <w:t>87</w:t>
                  </w:r>
                  <w:r w:rsidR="000C1B05">
                    <w:rPr>
                      <w:noProof/>
                      <w:webHidden/>
                    </w:rPr>
                    <w:fldChar w:fldCharType="end"/>
                  </w:r>
                </w:hyperlink>
              </w:p>
              <w:p w14:paraId="7099A26E" w14:textId="5F5DC4B9" w:rsidR="000C1B05" w:rsidRDefault="001D4488">
                <w:pPr>
                  <w:pStyle w:val="Sumrio2"/>
                  <w:tabs>
                    <w:tab w:val="left" w:pos="880"/>
                    <w:tab w:val="right" w:leader="dot" w:pos="9062"/>
                  </w:tabs>
                  <w:rPr>
                    <w:rFonts w:cstheme="minorBidi"/>
                    <w:noProof/>
                  </w:rPr>
                </w:pPr>
                <w:hyperlink w:anchor="_Toc42242466" w:history="1">
                  <w:r w:rsidR="000C1B05" w:rsidRPr="006B1BC4">
                    <w:rPr>
                      <w:rStyle w:val="Hyperlink"/>
                      <w:noProof/>
                    </w:rPr>
                    <w:t>5.3</w:t>
                  </w:r>
                  <w:r w:rsidR="000C1B05">
                    <w:rPr>
                      <w:rFonts w:cstheme="minorBidi"/>
                      <w:noProof/>
                    </w:rPr>
                    <w:tab/>
                  </w:r>
                  <w:r w:rsidR="000C1B05" w:rsidRPr="006B1BC4">
                    <w:rPr>
                      <w:rStyle w:val="Hyperlink"/>
                      <w:noProof/>
                    </w:rPr>
                    <w:t>BURNOUT NA ENGENHARIA DE SOFTWARE</w:t>
                  </w:r>
                  <w:r w:rsidR="000C1B05">
                    <w:rPr>
                      <w:noProof/>
                      <w:webHidden/>
                    </w:rPr>
                    <w:tab/>
                  </w:r>
                  <w:r w:rsidR="000C1B05">
                    <w:rPr>
                      <w:noProof/>
                      <w:webHidden/>
                    </w:rPr>
                    <w:fldChar w:fldCharType="begin"/>
                  </w:r>
                  <w:r w:rsidR="000C1B05">
                    <w:rPr>
                      <w:noProof/>
                      <w:webHidden/>
                    </w:rPr>
                    <w:instrText xml:space="preserve"> PAGEREF _Toc42242466 \h </w:instrText>
                  </w:r>
                  <w:r w:rsidR="000C1B05">
                    <w:rPr>
                      <w:noProof/>
                      <w:webHidden/>
                    </w:rPr>
                  </w:r>
                  <w:r w:rsidR="000C1B05">
                    <w:rPr>
                      <w:noProof/>
                      <w:webHidden/>
                    </w:rPr>
                    <w:fldChar w:fldCharType="separate"/>
                  </w:r>
                  <w:r w:rsidR="000C1B05">
                    <w:rPr>
                      <w:noProof/>
                      <w:webHidden/>
                    </w:rPr>
                    <w:t>90</w:t>
                  </w:r>
                  <w:r w:rsidR="000C1B05">
                    <w:rPr>
                      <w:noProof/>
                      <w:webHidden/>
                    </w:rPr>
                    <w:fldChar w:fldCharType="end"/>
                  </w:r>
                </w:hyperlink>
              </w:p>
              <w:p w14:paraId="50F959E9" w14:textId="6F5AE4CC" w:rsidR="000C1B05" w:rsidRDefault="001D4488">
                <w:pPr>
                  <w:pStyle w:val="Sumrio2"/>
                  <w:tabs>
                    <w:tab w:val="left" w:pos="880"/>
                    <w:tab w:val="right" w:leader="dot" w:pos="9062"/>
                  </w:tabs>
                  <w:rPr>
                    <w:rFonts w:cstheme="minorBidi"/>
                    <w:noProof/>
                  </w:rPr>
                </w:pPr>
                <w:hyperlink w:anchor="_Toc42242467" w:history="1">
                  <w:r w:rsidR="000C1B05" w:rsidRPr="006B1BC4">
                    <w:rPr>
                      <w:rStyle w:val="Hyperlink"/>
                      <w:noProof/>
                    </w:rPr>
                    <w:t>5.4</w:t>
                  </w:r>
                  <w:r w:rsidR="000C1B05">
                    <w:rPr>
                      <w:rFonts w:cstheme="minorBidi"/>
                      <w:noProof/>
                    </w:rPr>
                    <w:tab/>
                  </w:r>
                  <w:r w:rsidR="000C1B05" w:rsidRPr="006B1BC4">
                    <w:rPr>
                      <w:rStyle w:val="Hyperlink"/>
                      <w:noProof/>
                    </w:rPr>
                    <w:t>ADAPTABILIDADE INDIVIDUAL NA ENGENHARIA DE SOFTWARE</w:t>
                  </w:r>
                  <w:r w:rsidR="000C1B05">
                    <w:rPr>
                      <w:noProof/>
                      <w:webHidden/>
                    </w:rPr>
                    <w:tab/>
                  </w:r>
                  <w:r w:rsidR="000C1B05">
                    <w:rPr>
                      <w:noProof/>
                      <w:webHidden/>
                    </w:rPr>
                    <w:fldChar w:fldCharType="begin"/>
                  </w:r>
                  <w:r w:rsidR="000C1B05">
                    <w:rPr>
                      <w:noProof/>
                      <w:webHidden/>
                    </w:rPr>
                    <w:instrText xml:space="preserve"> PAGEREF _Toc42242467 \h </w:instrText>
                  </w:r>
                  <w:r w:rsidR="000C1B05">
                    <w:rPr>
                      <w:noProof/>
                      <w:webHidden/>
                    </w:rPr>
                  </w:r>
                  <w:r w:rsidR="000C1B05">
                    <w:rPr>
                      <w:noProof/>
                      <w:webHidden/>
                    </w:rPr>
                    <w:fldChar w:fldCharType="separate"/>
                  </w:r>
                  <w:r w:rsidR="000C1B05">
                    <w:rPr>
                      <w:noProof/>
                      <w:webHidden/>
                    </w:rPr>
                    <w:t>97</w:t>
                  </w:r>
                  <w:r w:rsidR="000C1B05">
                    <w:rPr>
                      <w:noProof/>
                      <w:webHidden/>
                    </w:rPr>
                    <w:fldChar w:fldCharType="end"/>
                  </w:r>
                </w:hyperlink>
              </w:p>
              <w:p w14:paraId="08FB148B" w14:textId="2ACBC0CB" w:rsidR="000C1B05" w:rsidRDefault="001D4488">
                <w:pPr>
                  <w:pStyle w:val="Sumrio2"/>
                  <w:tabs>
                    <w:tab w:val="left" w:pos="880"/>
                    <w:tab w:val="right" w:leader="dot" w:pos="9062"/>
                  </w:tabs>
                  <w:rPr>
                    <w:rFonts w:cstheme="minorBidi"/>
                    <w:noProof/>
                  </w:rPr>
                </w:pPr>
                <w:hyperlink w:anchor="_Toc42242468" w:history="1">
                  <w:r w:rsidR="000C1B05" w:rsidRPr="006B1BC4">
                    <w:rPr>
                      <w:rStyle w:val="Hyperlink"/>
                      <w:noProof/>
                    </w:rPr>
                    <w:t>5.5</w:t>
                  </w:r>
                  <w:r w:rsidR="000C1B05">
                    <w:rPr>
                      <w:rFonts w:cstheme="minorBidi"/>
                      <w:noProof/>
                    </w:rPr>
                    <w:tab/>
                  </w:r>
                  <w:r w:rsidR="000C1B05" w:rsidRPr="006B1BC4">
                    <w:rPr>
                      <w:rStyle w:val="Hyperlink"/>
                      <w:noProof/>
                    </w:rPr>
                    <w:t>INSTABILIDADE NA ENGENHARIA DE SOFTWARE</w:t>
                  </w:r>
                  <w:r w:rsidR="000C1B05">
                    <w:rPr>
                      <w:noProof/>
                      <w:webHidden/>
                    </w:rPr>
                    <w:tab/>
                  </w:r>
                  <w:r w:rsidR="000C1B05">
                    <w:rPr>
                      <w:noProof/>
                      <w:webHidden/>
                    </w:rPr>
                    <w:fldChar w:fldCharType="begin"/>
                  </w:r>
                  <w:r w:rsidR="000C1B05">
                    <w:rPr>
                      <w:noProof/>
                      <w:webHidden/>
                    </w:rPr>
                    <w:instrText xml:space="preserve"> PAGEREF _Toc42242468 \h </w:instrText>
                  </w:r>
                  <w:r w:rsidR="000C1B05">
                    <w:rPr>
                      <w:noProof/>
                      <w:webHidden/>
                    </w:rPr>
                  </w:r>
                  <w:r w:rsidR="000C1B05">
                    <w:rPr>
                      <w:noProof/>
                      <w:webHidden/>
                    </w:rPr>
                    <w:fldChar w:fldCharType="separate"/>
                  </w:r>
                  <w:r w:rsidR="000C1B05">
                    <w:rPr>
                      <w:noProof/>
                      <w:webHidden/>
                    </w:rPr>
                    <w:t>103</w:t>
                  </w:r>
                  <w:r w:rsidR="000C1B05">
                    <w:rPr>
                      <w:noProof/>
                      <w:webHidden/>
                    </w:rPr>
                    <w:fldChar w:fldCharType="end"/>
                  </w:r>
                </w:hyperlink>
              </w:p>
              <w:p w14:paraId="234FC442" w14:textId="0D951E80" w:rsidR="000C1B05" w:rsidRDefault="001D4488">
                <w:pPr>
                  <w:pStyle w:val="Sumrio2"/>
                  <w:tabs>
                    <w:tab w:val="left" w:pos="880"/>
                    <w:tab w:val="right" w:leader="dot" w:pos="9062"/>
                  </w:tabs>
                  <w:rPr>
                    <w:rFonts w:cstheme="minorBidi"/>
                    <w:noProof/>
                  </w:rPr>
                </w:pPr>
                <w:hyperlink w:anchor="_Toc42242469" w:history="1">
                  <w:r w:rsidR="000C1B05" w:rsidRPr="006B1BC4">
                    <w:rPr>
                      <w:rStyle w:val="Hyperlink"/>
                      <w:noProof/>
                    </w:rPr>
                    <w:t>5.6</w:t>
                  </w:r>
                  <w:r w:rsidR="000C1B05">
                    <w:rPr>
                      <w:rFonts w:cstheme="minorBidi"/>
                      <w:noProof/>
                    </w:rPr>
                    <w:tab/>
                  </w:r>
                  <w:r w:rsidR="000C1B05" w:rsidRPr="006B1BC4">
                    <w:rPr>
                      <w:rStyle w:val="Hyperlink"/>
                      <w:noProof/>
                    </w:rPr>
                    <w:t>RESUMO DO CAPÍTULO e reflexões</w:t>
                  </w:r>
                  <w:r w:rsidR="000C1B05">
                    <w:rPr>
                      <w:noProof/>
                      <w:webHidden/>
                    </w:rPr>
                    <w:tab/>
                  </w:r>
                  <w:r w:rsidR="000C1B05">
                    <w:rPr>
                      <w:noProof/>
                      <w:webHidden/>
                    </w:rPr>
                    <w:fldChar w:fldCharType="begin"/>
                  </w:r>
                  <w:r w:rsidR="000C1B05">
                    <w:rPr>
                      <w:noProof/>
                      <w:webHidden/>
                    </w:rPr>
                    <w:instrText xml:space="preserve"> PAGEREF _Toc42242469 \h </w:instrText>
                  </w:r>
                  <w:r w:rsidR="000C1B05">
                    <w:rPr>
                      <w:noProof/>
                      <w:webHidden/>
                    </w:rPr>
                  </w:r>
                  <w:r w:rsidR="000C1B05">
                    <w:rPr>
                      <w:noProof/>
                      <w:webHidden/>
                    </w:rPr>
                    <w:fldChar w:fldCharType="separate"/>
                  </w:r>
                  <w:r w:rsidR="000C1B05">
                    <w:rPr>
                      <w:noProof/>
                      <w:webHidden/>
                    </w:rPr>
                    <w:t>109</w:t>
                  </w:r>
                  <w:r w:rsidR="000C1B05">
                    <w:rPr>
                      <w:noProof/>
                      <w:webHidden/>
                    </w:rPr>
                    <w:fldChar w:fldCharType="end"/>
                  </w:r>
                </w:hyperlink>
              </w:p>
              <w:p w14:paraId="4628CE73" w14:textId="5E91EF75" w:rsidR="000C1B05" w:rsidRDefault="001D4488">
                <w:pPr>
                  <w:pStyle w:val="Sumrio1"/>
                  <w:tabs>
                    <w:tab w:val="left" w:pos="440"/>
                    <w:tab w:val="right" w:leader="dot" w:pos="9062"/>
                  </w:tabs>
                  <w:rPr>
                    <w:rFonts w:cstheme="minorBidi"/>
                    <w:noProof/>
                  </w:rPr>
                </w:pPr>
                <w:hyperlink w:anchor="_Toc42242470" w:history="1">
                  <w:r w:rsidR="000C1B05" w:rsidRPr="006B1BC4">
                    <w:rPr>
                      <w:rStyle w:val="Hyperlink"/>
                      <w:noProof/>
                    </w:rPr>
                    <w:t>6</w:t>
                  </w:r>
                  <w:r w:rsidR="000C1B05">
                    <w:rPr>
                      <w:rFonts w:cstheme="minorBidi"/>
                      <w:noProof/>
                    </w:rPr>
                    <w:tab/>
                  </w:r>
                  <w:r w:rsidR="000C1B05" w:rsidRPr="006B1BC4">
                    <w:rPr>
                      <w:rStyle w:val="Hyperlink"/>
                      <w:noProof/>
                    </w:rPr>
                    <w:t>RELAÇÕES ENTRE AS VARIÁVEIS: ADAPTABILIDADE, INSTABILIDADE, BURNOUT E SATISFAÇÃO NA ENGENHARIA DE SOFTWARE</w:t>
                  </w:r>
                  <w:r w:rsidR="000C1B05">
                    <w:rPr>
                      <w:noProof/>
                      <w:webHidden/>
                    </w:rPr>
                    <w:tab/>
                  </w:r>
                  <w:r w:rsidR="000C1B05">
                    <w:rPr>
                      <w:noProof/>
                      <w:webHidden/>
                    </w:rPr>
                    <w:fldChar w:fldCharType="begin"/>
                  </w:r>
                  <w:r w:rsidR="000C1B05">
                    <w:rPr>
                      <w:noProof/>
                      <w:webHidden/>
                    </w:rPr>
                    <w:instrText xml:space="preserve"> PAGEREF _Toc42242470 \h </w:instrText>
                  </w:r>
                  <w:r w:rsidR="000C1B05">
                    <w:rPr>
                      <w:noProof/>
                      <w:webHidden/>
                    </w:rPr>
                  </w:r>
                  <w:r w:rsidR="000C1B05">
                    <w:rPr>
                      <w:noProof/>
                      <w:webHidden/>
                    </w:rPr>
                    <w:fldChar w:fldCharType="separate"/>
                  </w:r>
                  <w:r w:rsidR="000C1B05">
                    <w:rPr>
                      <w:noProof/>
                      <w:webHidden/>
                    </w:rPr>
                    <w:t>114</w:t>
                  </w:r>
                  <w:r w:rsidR="000C1B05">
                    <w:rPr>
                      <w:noProof/>
                      <w:webHidden/>
                    </w:rPr>
                    <w:fldChar w:fldCharType="end"/>
                  </w:r>
                </w:hyperlink>
              </w:p>
              <w:p w14:paraId="2684EDA4" w14:textId="3FF13C4E" w:rsidR="000C1B05" w:rsidRDefault="001D4488">
                <w:pPr>
                  <w:pStyle w:val="Sumrio2"/>
                  <w:tabs>
                    <w:tab w:val="left" w:pos="880"/>
                    <w:tab w:val="right" w:leader="dot" w:pos="9062"/>
                  </w:tabs>
                  <w:rPr>
                    <w:rFonts w:cstheme="minorBidi"/>
                    <w:noProof/>
                  </w:rPr>
                </w:pPr>
                <w:hyperlink w:anchor="_Toc42242471" w:history="1">
                  <w:r w:rsidR="000C1B05" w:rsidRPr="006B1BC4">
                    <w:rPr>
                      <w:rStyle w:val="Hyperlink"/>
                      <w:noProof/>
                    </w:rPr>
                    <w:t>6.1</w:t>
                  </w:r>
                  <w:r w:rsidR="000C1B05">
                    <w:rPr>
                      <w:rFonts w:cstheme="minorBidi"/>
                      <w:noProof/>
                    </w:rPr>
                    <w:tab/>
                  </w:r>
                  <w:r w:rsidR="000C1B05" w:rsidRPr="006B1BC4">
                    <w:rPr>
                      <w:rStyle w:val="Hyperlink"/>
                      <w:noProof/>
                    </w:rPr>
                    <w:t>Correlações entre Adaptabilidade, Instabilidade, Burnout e Satisfação na Engenharia de Software</w:t>
                  </w:r>
                  <w:r w:rsidR="000C1B05">
                    <w:rPr>
                      <w:noProof/>
                      <w:webHidden/>
                    </w:rPr>
                    <w:tab/>
                  </w:r>
                  <w:r w:rsidR="000C1B05">
                    <w:rPr>
                      <w:noProof/>
                      <w:webHidden/>
                    </w:rPr>
                    <w:fldChar w:fldCharType="begin"/>
                  </w:r>
                  <w:r w:rsidR="000C1B05">
                    <w:rPr>
                      <w:noProof/>
                      <w:webHidden/>
                    </w:rPr>
                    <w:instrText xml:space="preserve"> PAGEREF _Toc42242471 \h </w:instrText>
                  </w:r>
                  <w:r w:rsidR="000C1B05">
                    <w:rPr>
                      <w:noProof/>
                      <w:webHidden/>
                    </w:rPr>
                  </w:r>
                  <w:r w:rsidR="000C1B05">
                    <w:rPr>
                      <w:noProof/>
                      <w:webHidden/>
                    </w:rPr>
                    <w:fldChar w:fldCharType="separate"/>
                  </w:r>
                  <w:r w:rsidR="000C1B05">
                    <w:rPr>
                      <w:noProof/>
                      <w:webHidden/>
                    </w:rPr>
                    <w:t>114</w:t>
                  </w:r>
                  <w:r w:rsidR="000C1B05">
                    <w:rPr>
                      <w:noProof/>
                      <w:webHidden/>
                    </w:rPr>
                    <w:fldChar w:fldCharType="end"/>
                  </w:r>
                </w:hyperlink>
              </w:p>
              <w:p w14:paraId="549D7A94" w14:textId="02431EE4" w:rsidR="000C1B05" w:rsidRDefault="001D4488">
                <w:pPr>
                  <w:pStyle w:val="Sumrio2"/>
                  <w:tabs>
                    <w:tab w:val="left" w:pos="880"/>
                    <w:tab w:val="right" w:leader="dot" w:pos="9062"/>
                  </w:tabs>
                  <w:rPr>
                    <w:rFonts w:cstheme="minorBidi"/>
                    <w:noProof/>
                  </w:rPr>
                </w:pPr>
                <w:hyperlink w:anchor="_Toc42242472" w:history="1">
                  <w:r w:rsidR="000C1B05" w:rsidRPr="006B1BC4">
                    <w:rPr>
                      <w:rStyle w:val="Hyperlink"/>
                      <w:noProof/>
                    </w:rPr>
                    <w:t>6.2</w:t>
                  </w:r>
                  <w:r w:rsidR="000C1B05">
                    <w:rPr>
                      <w:rFonts w:cstheme="minorBidi"/>
                      <w:noProof/>
                    </w:rPr>
                    <w:tab/>
                  </w:r>
                  <w:r w:rsidR="000C1B05" w:rsidRPr="006B1BC4">
                    <w:rPr>
                      <w:rStyle w:val="Hyperlink"/>
                      <w:noProof/>
                    </w:rPr>
                    <w:t>Relações entre Adaptabilidade, Instabilidade, e Satisfação na Engenharia de Software</w:t>
                  </w:r>
                  <w:r w:rsidR="000C1B05">
                    <w:rPr>
                      <w:noProof/>
                      <w:webHidden/>
                    </w:rPr>
                    <w:tab/>
                  </w:r>
                  <w:r w:rsidR="000C1B05">
                    <w:rPr>
                      <w:noProof/>
                      <w:webHidden/>
                    </w:rPr>
                    <w:fldChar w:fldCharType="begin"/>
                  </w:r>
                  <w:r w:rsidR="000C1B05">
                    <w:rPr>
                      <w:noProof/>
                      <w:webHidden/>
                    </w:rPr>
                    <w:instrText xml:space="preserve"> PAGEREF _Toc42242472 \h </w:instrText>
                  </w:r>
                  <w:r w:rsidR="000C1B05">
                    <w:rPr>
                      <w:noProof/>
                      <w:webHidden/>
                    </w:rPr>
                  </w:r>
                  <w:r w:rsidR="000C1B05">
                    <w:rPr>
                      <w:noProof/>
                      <w:webHidden/>
                    </w:rPr>
                    <w:fldChar w:fldCharType="separate"/>
                  </w:r>
                  <w:r w:rsidR="000C1B05">
                    <w:rPr>
                      <w:noProof/>
                      <w:webHidden/>
                    </w:rPr>
                    <w:t>117</w:t>
                  </w:r>
                  <w:r w:rsidR="000C1B05">
                    <w:rPr>
                      <w:noProof/>
                      <w:webHidden/>
                    </w:rPr>
                    <w:fldChar w:fldCharType="end"/>
                  </w:r>
                </w:hyperlink>
              </w:p>
              <w:p w14:paraId="38745CFA" w14:textId="329D5683" w:rsidR="000C1B05" w:rsidRDefault="001D4488">
                <w:pPr>
                  <w:pStyle w:val="Sumrio2"/>
                  <w:tabs>
                    <w:tab w:val="left" w:pos="880"/>
                    <w:tab w:val="right" w:leader="dot" w:pos="9062"/>
                  </w:tabs>
                  <w:rPr>
                    <w:rFonts w:cstheme="minorBidi"/>
                    <w:noProof/>
                  </w:rPr>
                </w:pPr>
                <w:hyperlink w:anchor="_Toc42242473" w:history="1">
                  <w:r w:rsidR="000C1B05" w:rsidRPr="006B1BC4">
                    <w:rPr>
                      <w:rStyle w:val="Hyperlink"/>
                      <w:noProof/>
                    </w:rPr>
                    <w:t>6.3</w:t>
                  </w:r>
                  <w:r w:rsidR="000C1B05">
                    <w:rPr>
                      <w:rFonts w:cstheme="minorBidi"/>
                      <w:noProof/>
                    </w:rPr>
                    <w:tab/>
                  </w:r>
                  <w:r w:rsidR="000C1B05" w:rsidRPr="006B1BC4">
                    <w:rPr>
                      <w:rStyle w:val="Hyperlink"/>
                      <w:noProof/>
                    </w:rPr>
                    <w:t>Relações entre Adaptabilidade, Instabilidade, e o burnout na Engenharia de Software</w:t>
                  </w:r>
                  <w:r w:rsidR="000C1B05">
                    <w:rPr>
                      <w:noProof/>
                      <w:webHidden/>
                    </w:rPr>
                    <w:tab/>
                  </w:r>
                  <w:r w:rsidR="000C1B05">
                    <w:rPr>
                      <w:noProof/>
                      <w:webHidden/>
                    </w:rPr>
                    <w:fldChar w:fldCharType="begin"/>
                  </w:r>
                  <w:r w:rsidR="000C1B05">
                    <w:rPr>
                      <w:noProof/>
                      <w:webHidden/>
                    </w:rPr>
                    <w:instrText xml:space="preserve"> PAGEREF _Toc42242473 \h </w:instrText>
                  </w:r>
                  <w:r w:rsidR="000C1B05">
                    <w:rPr>
                      <w:noProof/>
                      <w:webHidden/>
                    </w:rPr>
                  </w:r>
                  <w:r w:rsidR="000C1B05">
                    <w:rPr>
                      <w:noProof/>
                      <w:webHidden/>
                    </w:rPr>
                    <w:fldChar w:fldCharType="separate"/>
                  </w:r>
                  <w:r w:rsidR="000C1B05">
                    <w:rPr>
                      <w:noProof/>
                      <w:webHidden/>
                    </w:rPr>
                    <w:t>120</w:t>
                  </w:r>
                  <w:r w:rsidR="000C1B05">
                    <w:rPr>
                      <w:noProof/>
                      <w:webHidden/>
                    </w:rPr>
                    <w:fldChar w:fldCharType="end"/>
                  </w:r>
                </w:hyperlink>
              </w:p>
              <w:p w14:paraId="631FBB29" w14:textId="748D0803" w:rsidR="000C1B05" w:rsidRDefault="001D4488">
                <w:pPr>
                  <w:pStyle w:val="Sumrio2"/>
                  <w:tabs>
                    <w:tab w:val="left" w:pos="880"/>
                    <w:tab w:val="right" w:leader="dot" w:pos="9062"/>
                  </w:tabs>
                  <w:rPr>
                    <w:rFonts w:cstheme="minorBidi"/>
                    <w:noProof/>
                  </w:rPr>
                </w:pPr>
                <w:hyperlink w:anchor="_Toc42242474" w:history="1">
                  <w:r w:rsidR="000C1B05" w:rsidRPr="006B1BC4">
                    <w:rPr>
                      <w:rStyle w:val="Hyperlink"/>
                      <w:noProof/>
                    </w:rPr>
                    <w:t>6.4</w:t>
                  </w:r>
                  <w:r w:rsidR="000C1B05">
                    <w:rPr>
                      <w:rFonts w:cstheme="minorBidi"/>
                      <w:noProof/>
                    </w:rPr>
                    <w:tab/>
                  </w:r>
                  <w:r w:rsidR="000C1B05" w:rsidRPr="006B1BC4">
                    <w:rPr>
                      <w:rStyle w:val="Hyperlink"/>
                      <w:noProof/>
                    </w:rPr>
                    <w:t>RESUMO DO CAPÍTULO E REFLEXOES</w:t>
                  </w:r>
                  <w:r w:rsidR="000C1B05">
                    <w:rPr>
                      <w:noProof/>
                      <w:webHidden/>
                    </w:rPr>
                    <w:tab/>
                  </w:r>
                  <w:r w:rsidR="000C1B05">
                    <w:rPr>
                      <w:noProof/>
                      <w:webHidden/>
                    </w:rPr>
                    <w:fldChar w:fldCharType="begin"/>
                  </w:r>
                  <w:r w:rsidR="000C1B05">
                    <w:rPr>
                      <w:noProof/>
                      <w:webHidden/>
                    </w:rPr>
                    <w:instrText xml:space="preserve"> PAGEREF _Toc42242474 \h </w:instrText>
                  </w:r>
                  <w:r w:rsidR="000C1B05">
                    <w:rPr>
                      <w:noProof/>
                      <w:webHidden/>
                    </w:rPr>
                  </w:r>
                  <w:r w:rsidR="000C1B05">
                    <w:rPr>
                      <w:noProof/>
                      <w:webHidden/>
                    </w:rPr>
                    <w:fldChar w:fldCharType="separate"/>
                  </w:r>
                  <w:r w:rsidR="000C1B05">
                    <w:rPr>
                      <w:noProof/>
                      <w:webHidden/>
                    </w:rPr>
                    <w:t>130</w:t>
                  </w:r>
                  <w:r w:rsidR="000C1B05">
                    <w:rPr>
                      <w:noProof/>
                      <w:webHidden/>
                    </w:rPr>
                    <w:fldChar w:fldCharType="end"/>
                  </w:r>
                </w:hyperlink>
              </w:p>
              <w:p w14:paraId="535BF3A7" w14:textId="6644D56F" w:rsidR="000C1B05" w:rsidRDefault="001D4488">
                <w:pPr>
                  <w:pStyle w:val="Sumrio1"/>
                  <w:tabs>
                    <w:tab w:val="left" w:pos="440"/>
                    <w:tab w:val="right" w:leader="dot" w:pos="9062"/>
                  </w:tabs>
                  <w:rPr>
                    <w:rFonts w:cstheme="minorBidi"/>
                    <w:noProof/>
                  </w:rPr>
                </w:pPr>
                <w:hyperlink w:anchor="_Toc42242475" w:history="1">
                  <w:r w:rsidR="000C1B05" w:rsidRPr="006B1BC4">
                    <w:rPr>
                      <w:rStyle w:val="Hyperlink"/>
                      <w:noProof/>
                    </w:rPr>
                    <w:t>7</w:t>
                  </w:r>
                  <w:r w:rsidR="000C1B05">
                    <w:rPr>
                      <w:rFonts w:cstheme="minorBidi"/>
                      <w:noProof/>
                    </w:rPr>
                    <w:tab/>
                  </w:r>
                  <w:r w:rsidR="000C1B05" w:rsidRPr="006B1BC4">
                    <w:rPr>
                      <w:rStyle w:val="Hyperlink"/>
                      <w:noProof/>
                    </w:rPr>
                    <w:t>CONSIDERAÇÕES FINAIS</w:t>
                  </w:r>
                  <w:r w:rsidR="000C1B05">
                    <w:rPr>
                      <w:noProof/>
                      <w:webHidden/>
                    </w:rPr>
                    <w:tab/>
                  </w:r>
                  <w:r w:rsidR="000C1B05">
                    <w:rPr>
                      <w:noProof/>
                      <w:webHidden/>
                    </w:rPr>
                    <w:fldChar w:fldCharType="begin"/>
                  </w:r>
                  <w:r w:rsidR="000C1B05">
                    <w:rPr>
                      <w:noProof/>
                      <w:webHidden/>
                    </w:rPr>
                    <w:instrText xml:space="preserve"> PAGEREF _Toc42242475 \h </w:instrText>
                  </w:r>
                  <w:r w:rsidR="000C1B05">
                    <w:rPr>
                      <w:noProof/>
                      <w:webHidden/>
                    </w:rPr>
                  </w:r>
                  <w:r w:rsidR="000C1B05">
                    <w:rPr>
                      <w:noProof/>
                      <w:webHidden/>
                    </w:rPr>
                    <w:fldChar w:fldCharType="separate"/>
                  </w:r>
                  <w:r w:rsidR="000C1B05">
                    <w:rPr>
                      <w:noProof/>
                      <w:webHidden/>
                    </w:rPr>
                    <w:t>133</w:t>
                  </w:r>
                  <w:r w:rsidR="000C1B05">
                    <w:rPr>
                      <w:noProof/>
                      <w:webHidden/>
                    </w:rPr>
                    <w:fldChar w:fldCharType="end"/>
                  </w:r>
                </w:hyperlink>
              </w:p>
              <w:p w14:paraId="099F2CC1" w14:textId="29068D30" w:rsidR="000C1B05" w:rsidRDefault="001D4488">
                <w:pPr>
                  <w:pStyle w:val="Sumrio2"/>
                  <w:tabs>
                    <w:tab w:val="left" w:pos="880"/>
                    <w:tab w:val="right" w:leader="dot" w:pos="9062"/>
                  </w:tabs>
                  <w:rPr>
                    <w:rFonts w:cstheme="minorBidi"/>
                    <w:noProof/>
                  </w:rPr>
                </w:pPr>
                <w:hyperlink w:anchor="_Toc42242476" w:history="1">
                  <w:r w:rsidR="000C1B05" w:rsidRPr="006B1BC4">
                    <w:rPr>
                      <w:rStyle w:val="Hyperlink"/>
                      <w:noProof/>
                    </w:rPr>
                    <w:t>7.1</w:t>
                  </w:r>
                  <w:r w:rsidR="000C1B05">
                    <w:rPr>
                      <w:rFonts w:cstheme="minorBidi"/>
                      <w:noProof/>
                    </w:rPr>
                    <w:tab/>
                  </w:r>
                  <w:r w:rsidR="000C1B05" w:rsidRPr="006B1BC4">
                    <w:rPr>
                      <w:rStyle w:val="Hyperlink"/>
                      <w:noProof/>
                    </w:rPr>
                    <w:t>IMPLICAÇÕES DOS RESULTADOS</w:t>
                  </w:r>
                  <w:r w:rsidR="000C1B05">
                    <w:rPr>
                      <w:noProof/>
                      <w:webHidden/>
                    </w:rPr>
                    <w:tab/>
                  </w:r>
                  <w:r w:rsidR="000C1B05">
                    <w:rPr>
                      <w:noProof/>
                      <w:webHidden/>
                    </w:rPr>
                    <w:fldChar w:fldCharType="begin"/>
                  </w:r>
                  <w:r w:rsidR="000C1B05">
                    <w:rPr>
                      <w:noProof/>
                      <w:webHidden/>
                    </w:rPr>
                    <w:instrText xml:space="preserve"> PAGEREF _Toc42242476 \h </w:instrText>
                  </w:r>
                  <w:r w:rsidR="000C1B05">
                    <w:rPr>
                      <w:noProof/>
                      <w:webHidden/>
                    </w:rPr>
                  </w:r>
                  <w:r w:rsidR="000C1B05">
                    <w:rPr>
                      <w:noProof/>
                      <w:webHidden/>
                    </w:rPr>
                    <w:fldChar w:fldCharType="separate"/>
                  </w:r>
                  <w:r w:rsidR="000C1B05">
                    <w:rPr>
                      <w:noProof/>
                      <w:webHidden/>
                    </w:rPr>
                    <w:t>133</w:t>
                  </w:r>
                  <w:r w:rsidR="000C1B05">
                    <w:rPr>
                      <w:noProof/>
                      <w:webHidden/>
                    </w:rPr>
                    <w:fldChar w:fldCharType="end"/>
                  </w:r>
                </w:hyperlink>
              </w:p>
              <w:p w14:paraId="3A84AED9" w14:textId="768FB671" w:rsidR="000C1B05" w:rsidRDefault="001D4488">
                <w:pPr>
                  <w:pStyle w:val="Sumrio2"/>
                  <w:tabs>
                    <w:tab w:val="left" w:pos="880"/>
                    <w:tab w:val="right" w:leader="dot" w:pos="9062"/>
                  </w:tabs>
                  <w:rPr>
                    <w:rFonts w:cstheme="minorBidi"/>
                    <w:noProof/>
                  </w:rPr>
                </w:pPr>
                <w:hyperlink w:anchor="_Toc42242477" w:history="1">
                  <w:r w:rsidR="000C1B05" w:rsidRPr="006B1BC4">
                    <w:rPr>
                      <w:rStyle w:val="Hyperlink"/>
                      <w:noProof/>
                    </w:rPr>
                    <w:t>7.2</w:t>
                  </w:r>
                  <w:r w:rsidR="000C1B05">
                    <w:rPr>
                      <w:rFonts w:cstheme="minorBidi"/>
                      <w:noProof/>
                    </w:rPr>
                    <w:tab/>
                  </w:r>
                  <w:r w:rsidR="000C1B05" w:rsidRPr="006B1BC4">
                    <w:rPr>
                      <w:rStyle w:val="Hyperlink"/>
                      <w:noProof/>
                    </w:rPr>
                    <w:t xml:space="preserve"> LIMITAÇÕES E AMEÇAS</w:t>
                  </w:r>
                  <w:r w:rsidR="000C1B05">
                    <w:rPr>
                      <w:noProof/>
                      <w:webHidden/>
                    </w:rPr>
                    <w:tab/>
                  </w:r>
                  <w:r w:rsidR="000C1B05">
                    <w:rPr>
                      <w:noProof/>
                      <w:webHidden/>
                    </w:rPr>
                    <w:fldChar w:fldCharType="begin"/>
                  </w:r>
                  <w:r w:rsidR="000C1B05">
                    <w:rPr>
                      <w:noProof/>
                      <w:webHidden/>
                    </w:rPr>
                    <w:instrText xml:space="preserve"> PAGEREF _Toc42242477 \h </w:instrText>
                  </w:r>
                  <w:r w:rsidR="000C1B05">
                    <w:rPr>
                      <w:noProof/>
                      <w:webHidden/>
                    </w:rPr>
                  </w:r>
                  <w:r w:rsidR="000C1B05">
                    <w:rPr>
                      <w:noProof/>
                      <w:webHidden/>
                    </w:rPr>
                    <w:fldChar w:fldCharType="separate"/>
                  </w:r>
                  <w:r w:rsidR="000C1B05">
                    <w:rPr>
                      <w:noProof/>
                      <w:webHidden/>
                    </w:rPr>
                    <w:t>137</w:t>
                  </w:r>
                  <w:r w:rsidR="000C1B05">
                    <w:rPr>
                      <w:noProof/>
                      <w:webHidden/>
                    </w:rPr>
                    <w:fldChar w:fldCharType="end"/>
                  </w:r>
                </w:hyperlink>
              </w:p>
              <w:p w14:paraId="0F34804B" w14:textId="713235A0" w:rsidR="000C1B05" w:rsidRDefault="001D4488">
                <w:pPr>
                  <w:pStyle w:val="Sumrio2"/>
                  <w:tabs>
                    <w:tab w:val="left" w:pos="880"/>
                    <w:tab w:val="right" w:leader="dot" w:pos="9062"/>
                  </w:tabs>
                  <w:rPr>
                    <w:rFonts w:cstheme="minorBidi"/>
                    <w:noProof/>
                  </w:rPr>
                </w:pPr>
                <w:hyperlink w:anchor="_Toc42242478" w:history="1">
                  <w:r w:rsidR="000C1B05" w:rsidRPr="006B1BC4">
                    <w:rPr>
                      <w:rStyle w:val="Hyperlink"/>
                      <w:noProof/>
                    </w:rPr>
                    <w:t>7.3</w:t>
                  </w:r>
                  <w:r w:rsidR="000C1B05">
                    <w:rPr>
                      <w:rFonts w:cstheme="minorBidi"/>
                      <w:noProof/>
                    </w:rPr>
                    <w:tab/>
                  </w:r>
                  <w:r w:rsidR="000C1B05" w:rsidRPr="006B1BC4">
                    <w:rPr>
                      <w:rStyle w:val="Hyperlink"/>
                      <w:noProof/>
                    </w:rPr>
                    <w:t>CONCLUSÃO E REFLEXÕES FINAIS</w:t>
                  </w:r>
                  <w:r w:rsidR="000C1B05">
                    <w:rPr>
                      <w:noProof/>
                      <w:webHidden/>
                    </w:rPr>
                    <w:tab/>
                  </w:r>
                  <w:r w:rsidR="000C1B05">
                    <w:rPr>
                      <w:noProof/>
                      <w:webHidden/>
                    </w:rPr>
                    <w:fldChar w:fldCharType="begin"/>
                  </w:r>
                  <w:r w:rsidR="000C1B05">
                    <w:rPr>
                      <w:noProof/>
                      <w:webHidden/>
                    </w:rPr>
                    <w:instrText xml:space="preserve"> PAGEREF _Toc42242478 \h </w:instrText>
                  </w:r>
                  <w:r w:rsidR="000C1B05">
                    <w:rPr>
                      <w:noProof/>
                      <w:webHidden/>
                    </w:rPr>
                  </w:r>
                  <w:r w:rsidR="000C1B05">
                    <w:rPr>
                      <w:noProof/>
                      <w:webHidden/>
                    </w:rPr>
                    <w:fldChar w:fldCharType="separate"/>
                  </w:r>
                  <w:r w:rsidR="000C1B05">
                    <w:rPr>
                      <w:noProof/>
                      <w:webHidden/>
                    </w:rPr>
                    <w:t>142</w:t>
                  </w:r>
                  <w:r w:rsidR="000C1B05">
                    <w:rPr>
                      <w:noProof/>
                      <w:webHidden/>
                    </w:rPr>
                    <w:fldChar w:fldCharType="end"/>
                  </w:r>
                </w:hyperlink>
              </w:p>
              <w:p w14:paraId="6C2A7F55" w14:textId="35433FFE" w:rsidR="000C1B05" w:rsidRDefault="001D4488">
                <w:pPr>
                  <w:pStyle w:val="Sumrio1"/>
                  <w:tabs>
                    <w:tab w:val="right" w:leader="dot" w:pos="9062"/>
                  </w:tabs>
                  <w:rPr>
                    <w:rFonts w:cstheme="minorBidi"/>
                    <w:noProof/>
                  </w:rPr>
                </w:pPr>
                <w:hyperlink w:anchor="_Toc42242479" w:history="1">
                  <w:r w:rsidR="000C1B05" w:rsidRPr="006B1BC4">
                    <w:rPr>
                      <w:rStyle w:val="Hyperlink"/>
                      <w:noProof/>
                      <w:lang w:val="en-US"/>
                    </w:rPr>
                    <w:t>Referências</w:t>
                  </w:r>
                  <w:r w:rsidR="000C1B05">
                    <w:rPr>
                      <w:noProof/>
                      <w:webHidden/>
                    </w:rPr>
                    <w:tab/>
                  </w:r>
                  <w:r w:rsidR="000C1B05">
                    <w:rPr>
                      <w:noProof/>
                      <w:webHidden/>
                    </w:rPr>
                    <w:fldChar w:fldCharType="begin"/>
                  </w:r>
                  <w:r w:rsidR="000C1B05">
                    <w:rPr>
                      <w:noProof/>
                      <w:webHidden/>
                    </w:rPr>
                    <w:instrText xml:space="preserve"> PAGEREF _Toc42242479 \h </w:instrText>
                  </w:r>
                  <w:r w:rsidR="000C1B05">
                    <w:rPr>
                      <w:noProof/>
                      <w:webHidden/>
                    </w:rPr>
                  </w:r>
                  <w:r w:rsidR="000C1B05">
                    <w:rPr>
                      <w:noProof/>
                      <w:webHidden/>
                    </w:rPr>
                    <w:fldChar w:fldCharType="separate"/>
                  </w:r>
                  <w:r w:rsidR="000C1B05">
                    <w:rPr>
                      <w:noProof/>
                      <w:webHidden/>
                    </w:rPr>
                    <w:t>146</w:t>
                  </w:r>
                  <w:r w:rsidR="000C1B05">
                    <w:rPr>
                      <w:noProof/>
                      <w:webHidden/>
                    </w:rPr>
                    <w:fldChar w:fldCharType="end"/>
                  </w:r>
                </w:hyperlink>
              </w:p>
              <w:p w14:paraId="11FB16C7" w14:textId="3563C1A9" w:rsidR="008B2FF4" w:rsidRDefault="008B2FF4">
                <w:r>
                  <w:rPr>
                    <w:b/>
                    <w:bCs/>
                  </w:rPr>
                  <w:fldChar w:fldCharType="end"/>
                </w:r>
              </w:p>
            </w:sdtContent>
          </w:sdt>
          <w:p w14:paraId="2C15A9C9" w14:textId="77777777" w:rsidR="008B2FF4" w:rsidRDefault="008B2FF4" w:rsidP="004E4C2D">
            <w:pPr>
              <w:spacing w:line="360" w:lineRule="auto"/>
            </w:pPr>
          </w:p>
          <w:p w14:paraId="1F7DE8F4" w14:textId="77777777" w:rsidR="00E821F8" w:rsidRDefault="00E821F8" w:rsidP="004E4C2D">
            <w:pPr>
              <w:spacing w:line="360" w:lineRule="auto"/>
            </w:pPr>
          </w:p>
          <w:p w14:paraId="1531AA0B" w14:textId="77777777" w:rsidR="00E821F8" w:rsidRDefault="00E821F8" w:rsidP="004E4C2D">
            <w:pPr>
              <w:spacing w:line="360" w:lineRule="auto"/>
            </w:pPr>
          </w:p>
          <w:p w14:paraId="36CF0E53" w14:textId="77777777" w:rsidR="00E821F8" w:rsidRDefault="00E821F8" w:rsidP="004E4C2D">
            <w:pPr>
              <w:spacing w:line="360" w:lineRule="auto"/>
            </w:pPr>
          </w:p>
          <w:p w14:paraId="0CD57CCD" w14:textId="77777777" w:rsidR="00E821F8" w:rsidRDefault="00E821F8" w:rsidP="004E4C2D">
            <w:pPr>
              <w:spacing w:line="360" w:lineRule="auto"/>
            </w:pPr>
          </w:p>
          <w:p w14:paraId="21484856" w14:textId="77777777" w:rsidR="00E821F8" w:rsidRDefault="00E821F8" w:rsidP="004E4C2D">
            <w:pPr>
              <w:spacing w:line="360" w:lineRule="auto"/>
            </w:pPr>
          </w:p>
          <w:p w14:paraId="7B85B220" w14:textId="77777777" w:rsidR="00E821F8" w:rsidRDefault="00E821F8" w:rsidP="004E4C2D">
            <w:pPr>
              <w:spacing w:line="360" w:lineRule="auto"/>
            </w:pPr>
          </w:p>
          <w:p w14:paraId="140E0D6B" w14:textId="77777777" w:rsidR="00E821F8" w:rsidRDefault="00E821F8" w:rsidP="004E4C2D">
            <w:pPr>
              <w:spacing w:line="360" w:lineRule="auto"/>
            </w:pPr>
          </w:p>
          <w:p w14:paraId="0D63A2DB" w14:textId="77777777" w:rsidR="00E821F8" w:rsidRDefault="00E821F8" w:rsidP="004E4C2D">
            <w:pPr>
              <w:spacing w:line="360" w:lineRule="auto"/>
            </w:pPr>
          </w:p>
          <w:p w14:paraId="2DE45A07" w14:textId="77777777" w:rsidR="00E821F8" w:rsidRDefault="00E821F8" w:rsidP="004E4C2D">
            <w:pPr>
              <w:spacing w:line="360" w:lineRule="auto"/>
            </w:pPr>
          </w:p>
          <w:p w14:paraId="40D85E01" w14:textId="77777777" w:rsidR="00E821F8" w:rsidRDefault="00E821F8" w:rsidP="004E4C2D">
            <w:pPr>
              <w:spacing w:line="360" w:lineRule="auto"/>
            </w:pPr>
          </w:p>
          <w:p w14:paraId="232FCBEE" w14:textId="77777777" w:rsidR="00E821F8" w:rsidRDefault="00E821F8" w:rsidP="004E4C2D">
            <w:pPr>
              <w:spacing w:line="360" w:lineRule="auto"/>
            </w:pPr>
          </w:p>
          <w:p w14:paraId="0C00C64E" w14:textId="77777777" w:rsidR="00E821F8" w:rsidRDefault="00E821F8" w:rsidP="004E4C2D">
            <w:pPr>
              <w:spacing w:line="360" w:lineRule="auto"/>
            </w:pPr>
          </w:p>
          <w:p w14:paraId="4C5AD506" w14:textId="77777777" w:rsidR="00E821F8" w:rsidRDefault="00E821F8" w:rsidP="004E4C2D">
            <w:pPr>
              <w:spacing w:line="360" w:lineRule="auto"/>
            </w:pPr>
          </w:p>
          <w:p w14:paraId="396C358C" w14:textId="36C7C2F1" w:rsidR="00E821F8" w:rsidRDefault="00E821F8" w:rsidP="004E4C2D">
            <w:pPr>
              <w:spacing w:line="360" w:lineRule="auto"/>
            </w:pPr>
          </w:p>
        </w:tc>
        <w:tc>
          <w:tcPr>
            <w:tcW w:w="7012" w:type="dxa"/>
          </w:tcPr>
          <w:p w14:paraId="074F10C2" w14:textId="77777777" w:rsidR="008B2FF4" w:rsidRDefault="008B2FF4" w:rsidP="004E4C2D">
            <w:pPr>
              <w:pStyle w:val="11PargrafoNormal"/>
              <w:ind w:firstLine="0"/>
              <w:rPr>
                <w:i/>
              </w:rPr>
            </w:pPr>
          </w:p>
        </w:tc>
      </w:tr>
    </w:tbl>
    <w:p w14:paraId="4635E702" w14:textId="77777777" w:rsidR="00441D44" w:rsidRDefault="00441D44">
      <w:pPr>
        <w:spacing w:after="200" w:line="276" w:lineRule="auto"/>
        <w:jc w:val="left"/>
        <w:rPr>
          <w:rFonts w:ascii="Times New Roman" w:hAnsi="Times New Roman"/>
          <w:b/>
          <w:caps/>
          <w:sz w:val="24"/>
          <w:szCs w:val="24"/>
        </w:rPr>
        <w:sectPr w:rsidR="00441D44" w:rsidSect="00C74800">
          <w:footerReference w:type="default" r:id="rId18"/>
          <w:pgSz w:w="11907" w:h="16840" w:code="9"/>
          <w:pgMar w:top="1701" w:right="1134" w:bottom="1134" w:left="1701" w:header="0" w:footer="680" w:gutter="0"/>
          <w:pgNumType w:start="1"/>
          <w:cols w:space="708"/>
          <w:docGrid w:linePitch="360"/>
        </w:sectPr>
      </w:pPr>
    </w:p>
    <w:p w14:paraId="2724AC9E" w14:textId="7A952192" w:rsidR="00234160" w:rsidRDefault="00234160">
      <w:pPr>
        <w:spacing w:after="200" w:line="276" w:lineRule="auto"/>
        <w:jc w:val="left"/>
        <w:rPr>
          <w:rFonts w:ascii="Times New Roman" w:hAnsi="Times New Roman"/>
          <w:b/>
          <w:caps/>
          <w:sz w:val="24"/>
          <w:szCs w:val="24"/>
        </w:rPr>
      </w:pPr>
    </w:p>
    <w:p w14:paraId="474D3028" w14:textId="6AAC5087" w:rsidR="00D55678" w:rsidRPr="006A3EDF" w:rsidRDefault="00B0199F" w:rsidP="00FF2AD4">
      <w:pPr>
        <w:pStyle w:val="PhD-Title1"/>
      </w:pPr>
      <w:bookmarkStart w:id="43" w:name="_Toc42242431"/>
      <w:r w:rsidRPr="006A3EDF">
        <w:t>INTRODUÇÃO</w:t>
      </w:r>
      <w:bookmarkEnd w:id="43"/>
    </w:p>
    <w:p w14:paraId="4394B104" w14:textId="0AF986C3" w:rsidR="00E969E1" w:rsidRPr="006A3EDF" w:rsidRDefault="00B0199F" w:rsidP="00FF2AD4">
      <w:pPr>
        <w:pStyle w:val="PhD-Title2"/>
      </w:pPr>
      <w:bookmarkStart w:id="44" w:name="_Toc42242432"/>
      <w:bookmarkStart w:id="45" w:name="_Hlk13733597"/>
      <w:r w:rsidRPr="006A3EDF">
        <w:t>CONTEXTUALIZAÇÃO E JUSTIFICATIVA</w:t>
      </w:r>
      <w:bookmarkEnd w:id="44"/>
    </w:p>
    <w:p w14:paraId="1EAA11E9" w14:textId="25B6CF3A"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a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158E6" w:rsidRPr="006A3EDF">
        <w:rPr>
          <w:rFonts w:ascii="Arial" w:hAnsi="Arial" w:cs="Arial"/>
          <w:sz w:val="24"/>
          <w:szCs w:val="24"/>
        </w:rPr>
        <w:t xml:space="preserve"> </w:t>
      </w:r>
      <w:r w:rsidR="00C158E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C158E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C158E6" w:rsidRPr="006A3EDF">
        <w:rPr>
          <w:rFonts w:ascii="Arial" w:hAnsi="Arial" w:cs="Arial"/>
          <w:sz w:val="24"/>
          <w:szCs w:val="24"/>
        </w:rPr>
        <w:fldChar w:fldCharType="end"/>
      </w:r>
      <w:r w:rsidR="00ED1E76" w:rsidRPr="006A3EDF">
        <w:rPr>
          <w:rFonts w:ascii="Arial" w:hAnsi="Arial" w:cs="Arial"/>
          <w:sz w:val="24"/>
          <w:szCs w:val="24"/>
        </w:rPr>
        <w:t xml:space="preserve">. </w:t>
      </w:r>
    </w:p>
    <w:p w14:paraId="2291EAB0" w14:textId="1AADE2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7037D6" w:rsidRPr="006A3EDF">
        <w:rPr>
          <w:rFonts w:ascii="Arial" w:hAnsi="Arial" w:cs="Arial"/>
          <w:sz w:val="24"/>
          <w:szCs w:val="24"/>
        </w:rPr>
        <w:t xml:space="preserve"> </w:t>
      </w:r>
      <w:r w:rsidR="0003129D"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03129D"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03129D" w:rsidRPr="006A3EDF">
        <w:rPr>
          <w:rFonts w:ascii="Arial" w:hAnsi="Arial" w:cs="Arial"/>
          <w:sz w:val="24"/>
          <w:szCs w:val="24"/>
        </w:rPr>
        <w:fldChar w:fldCharType="end"/>
      </w:r>
      <w:r w:rsidR="0003129D" w:rsidRPr="006A3EDF">
        <w:rPr>
          <w:rFonts w:ascii="Arial" w:hAnsi="Arial" w:cs="Arial"/>
          <w:sz w:val="24"/>
          <w:szCs w:val="24"/>
        </w:rPr>
        <w:t xml:space="preserve"> </w:t>
      </w:r>
      <w:r w:rsidR="007037D6" w:rsidRPr="006A3EDF">
        <w:rPr>
          <w:rFonts w:ascii="Arial" w:hAnsi="Arial" w:cs="Arial"/>
          <w:sz w:val="24"/>
          <w:szCs w:val="24"/>
        </w:rPr>
        <w:t xml:space="preserve">acreditam que a mudança é inevitável em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afirmando assim que muitas mudanças ocorrem durante o tempo em que a equipe está desenvolvendo os </w:t>
      </w:r>
      <w:r w:rsidR="008D1C97" w:rsidRPr="006A3EDF">
        <w:rPr>
          <w:rFonts w:ascii="Arial" w:hAnsi="Arial" w:cs="Arial"/>
          <w:sz w:val="24"/>
          <w:szCs w:val="24"/>
        </w:rPr>
        <w:t>softwares</w:t>
      </w:r>
      <w:r w:rsidR="007037D6" w:rsidRPr="006A3EDF">
        <w:rPr>
          <w:rFonts w:ascii="Arial" w:hAnsi="Arial" w:cs="Arial"/>
          <w:sz w:val="24"/>
          <w:szCs w:val="24"/>
        </w:rPr>
        <w:t xml:space="preserv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74615E"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74615E"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74615E"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0C67C9"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0C67C9"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0C67C9"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143C99">
        <w:rPr>
          <w:rFonts w:ascii="Arial" w:hAnsi="Arial" w:cs="Arial"/>
          <w:sz w:val="24"/>
          <w:szCs w:val="24"/>
        </w:rPr>
        <w:t>.</w:t>
      </w:r>
      <w:r w:rsidR="008D1C97" w:rsidRPr="006A3EDF">
        <w:rPr>
          <w:rFonts w:ascii="Arial" w:hAnsi="Arial" w:cs="Arial"/>
          <w:sz w:val="24"/>
          <w:szCs w:val="24"/>
        </w:rPr>
        <w:t xml:space="preserve"> </w:t>
      </w:r>
      <w:r w:rsidR="00143C99">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7037D6" w:rsidRPr="006A3EDF">
        <w:rPr>
          <w:rFonts w:ascii="Arial" w:hAnsi="Arial" w:cs="Arial"/>
          <w:sz w:val="24"/>
          <w:szCs w:val="24"/>
        </w:rPr>
        <w:t xml:space="preserve"> e ciclos curtos 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367450A5" w14:textId="1226A72B" w:rsidR="008A687D" w:rsidRPr="006A3EDF" w:rsidRDefault="004E5430" w:rsidP="005341E7">
      <w:pPr>
        <w:spacing w:line="360" w:lineRule="auto"/>
        <w:ind w:firstLine="360"/>
        <w:rPr>
          <w:rFonts w:ascii="Arial" w:hAnsi="Arial" w:cs="Arial"/>
          <w:sz w:val="24"/>
          <w:szCs w:val="24"/>
        </w:rPr>
      </w:pPr>
      <w:r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Zowghi e Nurmuliani (2002)</w:t>
      </w:r>
      <w:r w:rsidRPr="006A3EDF">
        <w:rPr>
          <w:rFonts w:ascii="Arial" w:hAnsi="Arial" w:cs="Arial"/>
          <w:sz w:val="24"/>
          <w:szCs w:val="24"/>
        </w:rPr>
        <w:fldChar w:fldCharType="end"/>
      </w:r>
      <w:r w:rsidR="00CD6F80" w:rsidRPr="006A3EDF">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00174E1B"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00174E1B"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00174E1B"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8A687D" w:rsidRPr="006A3EDF">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797FF17" w14:textId="37E65212"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ED1E76" w:rsidRPr="006A3EDF">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A76131" w:rsidRPr="006A3EDF">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ED1E76" w:rsidRPr="006A3EDF">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 assim a capacidade de se adaptar às condições dinâmicas do </w:t>
      </w:r>
      <w:r w:rsidR="006F5AE2" w:rsidRPr="006A3EDF">
        <w:rPr>
          <w:rFonts w:ascii="Arial" w:hAnsi="Arial" w:cs="Arial"/>
          <w:sz w:val="24"/>
          <w:szCs w:val="24"/>
        </w:rPr>
        <w:lastRenderedPageBreak/>
        <w:t xml:space="preserve">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2A8D" w:rsidRPr="006A3EDF">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7E01BF"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7E01BF"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7E01BF" w:rsidRPr="006A3EDF">
        <w:rPr>
          <w:rFonts w:ascii="Arial" w:hAnsi="Arial" w:cs="Arial"/>
          <w:sz w:val="24"/>
          <w:szCs w:val="24"/>
        </w:rPr>
        <w:fldChar w:fldCharType="end"/>
      </w:r>
      <w:r w:rsidR="00294651" w:rsidRPr="006A3EDF">
        <w:rPr>
          <w:rFonts w:ascii="Arial" w:hAnsi="Arial" w:cs="Arial"/>
          <w:sz w:val="24"/>
          <w:szCs w:val="24"/>
        </w:rPr>
        <w:t>.</w:t>
      </w:r>
      <w:r w:rsidR="006F5AE2" w:rsidRPr="006A3EDF">
        <w:rPr>
          <w:rFonts w:ascii="Arial" w:hAnsi="Arial" w:cs="Arial"/>
          <w:sz w:val="24"/>
          <w:szCs w:val="24"/>
        </w:rPr>
        <w:t xml:space="preserve"> </w:t>
      </w:r>
    </w:p>
    <w:p w14:paraId="238E5481" w14:textId="6F2ED852" w:rsidR="003300A6" w:rsidRPr="006A3EDF" w:rsidRDefault="006F5AE2" w:rsidP="005341E7">
      <w:pPr>
        <w:spacing w:line="360" w:lineRule="auto"/>
        <w:ind w:firstLine="426"/>
        <w:rPr>
          <w:rFonts w:ascii="Arial" w:hAnsi="Arial" w:cs="Arial"/>
          <w:sz w:val="24"/>
          <w:szCs w:val="24"/>
        </w:rPr>
      </w:pPr>
      <w:r w:rsidRPr="006A3EDF">
        <w:rPr>
          <w:rFonts w:ascii="Arial" w:hAnsi="Arial" w:cs="Arial"/>
          <w:sz w:val="24"/>
          <w:szCs w:val="24"/>
        </w:rPr>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pré-estabelecido</w:t>
      </w:r>
      <w:r w:rsidR="00C42A8D" w:rsidRPr="006A3EDF">
        <w:rPr>
          <w:rFonts w:ascii="Arial" w:hAnsi="Arial" w:cs="Arial"/>
          <w:sz w:val="24"/>
          <w:szCs w:val="24"/>
        </w:rPr>
        <w:t>.</w:t>
      </w:r>
      <w:r w:rsidR="00CE4713" w:rsidRPr="006A3EDF">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 então refina e ajusta seu comportamento de acordo.</w:t>
      </w:r>
      <w:r w:rsidR="00CE4713" w:rsidRPr="006A3EDF">
        <w:rPr>
          <w:rFonts w:ascii="Arial" w:hAnsi="Arial" w:cs="Arial"/>
          <w:sz w:val="24"/>
          <w:szCs w:val="24"/>
        </w:rPr>
        <w:t>”</w:t>
      </w:r>
      <w:r w:rsidR="00143C99">
        <w:rPr>
          <w:rFonts w:ascii="Arial" w:hAnsi="Arial" w:cs="Arial"/>
          <w:sz w:val="24"/>
          <w:szCs w:val="24"/>
        </w:rPr>
        <w:t xml:space="preserve"> </w:t>
      </w:r>
      <w:r w:rsidR="002D13A1"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13A1"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13A1" w:rsidRPr="006A3EDF">
        <w:rPr>
          <w:rFonts w:ascii="Arial" w:hAnsi="Arial" w:cs="Arial"/>
          <w:sz w:val="24"/>
          <w:szCs w:val="24"/>
        </w:rPr>
        <w:fldChar w:fldCharType="end"/>
      </w:r>
      <w:r w:rsidR="003300A6" w:rsidRPr="006A3EDF">
        <w:rPr>
          <w:rFonts w:ascii="Arial" w:hAnsi="Arial" w:cs="Arial"/>
          <w:sz w:val="24"/>
          <w:szCs w:val="24"/>
        </w:rPr>
        <w:t>.</w:t>
      </w:r>
    </w:p>
    <w:p w14:paraId="332F8718" w14:textId="7C431AFD" w:rsidR="000D7B78" w:rsidRPr="006A3EDF" w:rsidRDefault="000D7B78" w:rsidP="00E26108">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Dhar e Dhar (2010)</w:t>
      </w:r>
      <w:r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Pr="006A3EDF">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7464AECD" w14:textId="6B2A44C5" w:rsidR="003300A6" w:rsidRPr="006A3EDF" w:rsidRDefault="00C42A8D" w:rsidP="00E26108">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definida como a habilidade, capacidade, disposição e / ou motivação do indivíduo para alterar ou 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sociais e ambientais quando exigido </w:t>
      </w:r>
      <w:r w:rsidR="003300A6"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2006)","plainTextFormattedCitation":"(PLOYHART et al., 2006)","previouslyFormattedCitation":"(PLOYHART et al., 2006)"},"properties":{"noteIndex":0},"schema":"https://github.com/citation-style-language/schema/raw/master/csl-citation.json"}</w:instrText>
      </w:r>
      <w:r w:rsidR="003300A6" w:rsidRPr="006A3EDF">
        <w:rPr>
          <w:rFonts w:ascii="Arial" w:hAnsi="Arial" w:cs="Arial"/>
          <w:sz w:val="24"/>
          <w:szCs w:val="24"/>
        </w:rPr>
        <w:fldChar w:fldCharType="separate"/>
      </w:r>
      <w:r w:rsidR="00E91695" w:rsidRPr="004C09D6">
        <w:rPr>
          <w:rFonts w:ascii="Arial" w:hAnsi="Arial" w:cs="Arial"/>
          <w:noProof/>
          <w:sz w:val="24"/>
          <w:szCs w:val="24"/>
        </w:rPr>
        <w:t>(PLOYHART et al., 2006)</w:t>
      </w:r>
      <w:r w:rsidR="003300A6" w:rsidRPr="006A3EDF">
        <w:rPr>
          <w:rFonts w:ascii="Arial" w:hAnsi="Arial" w:cs="Arial"/>
          <w:sz w:val="24"/>
          <w:szCs w:val="24"/>
        </w:rPr>
        <w:fldChar w:fldCharType="end"/>
      </w:r>
      <w:r w:rsidR="003300A6" w:rsidRPr="006A3EDF">
        <w:rPr>
          <w:rFonts w:ascii="Arial" w:hAnsi="Arial" w:cs="Arial"/>
          <w:sz w:val="24"/>
          <w:szCs w:val="24"/>
        </w:rPr>
        <w:t xml:space="preserve">. </w:t>
      </w:r>
    </w:p>
    <w:p w14:paraId="3804EB19" w14:textId="7F95BDBC" w:rsidR="00664409" w:rsidRPr="006A3EDF" w:rsidRDefault="00A43747" w:rsidP="005341E7">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3300A6" w:rsidRPr="006A3EDF">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adaptabilidade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3300A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3300A6" w:rsidRPr="006A3EDF">
        <w:rPr>
          <w:rFonts w:ascii="Arial" w:hAnsi="Arial" w:cs="Arial"/>
          <w:sz w:val="24"/>
          <w:szCs w:val="24"/>
        </w:rPr>
        <w:fldChar w:fldCharType="separate"/>
      </w:r>
      <w:r w:rsidR="003300A6" w:rsidRPr="006A3EDF">
        <w:rPr>
          <w:rFonts w:ascii="Arial" w:hAnsi="Arial" w:cs="Arial"/>
          <w:noProof/>
          <w:sz w:val="24"/>
          <w:szCs w:val="24"/>
        </w:rPr>
        <w:t>(LI; KO; ZHU, 2015)</w:t>
      </w:r>
      <w:r w:rsidR="003300A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3300A6"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et al., 2013)","plainTextFormattedCitation":"(AHMED et al., 2013)","previouslyFormattedCitation":"(AHMED et al., 2013)"},"properties":{"noteIndex":0},"schema":"https://github.com/citation-style-language/schema/raw/master/csl-citation.json"}</w:instrText>
      </w:r>
      <w:r w:rsidR="003300A6" w:rsidRPr="006A3EDF">
        <w:rPr>
          <w:rFonts w:ascii="Arial" w:hAnsi="Arial" w:cs="Arial"/>
          <w:sz w:val="24"/>
          <w:szCs w:val="24"/>
        </w:rPr>
        <w:fldChar w:fldCharType="separate"/>
      </w:r>
      <w:r w:rsidR="00E91695" w:rsidRPr="004C09D6">
        <w:rPr>
          <w:rFonts w:ascii="Arial" w:hAnsi="Arial" w:cs="Arial"/>
          <w:noProof/>
          <w:sz w:val="24"/>
          <w:szCs w:val="24"/>
        </w:rPr>
        <w:t>(AHMED et al., 2013)</w:t>
      </w:r>
      <w:r w:rsidR="003300A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na área </w:t>
      </w:r>
      <w:r w:rsidR="003300A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3300A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3300A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 xml:space="preserve">no qual menciona que uma das competências a ser desenvolvida nos egressos é: </w:t>
      </w:r>
      <w:r w:rsidR="00664434" w:rsidRPr="006A3EDF">
        <w:rPr>
          <w:rFonts w:ascii="Arial" w:hAnsi="Arial" w:cs="Arial"/>
          <w:sz w:val="24"/>
          <w:szCs w:val="24"/>
        </w:rPr>
        <w:t xml:space="preserve">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7B2D3F" w:rsidRPr="006A3EDF">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8E6547" w:rsidRPr="006A3EDF">
        <w:rPr>
          <w:rFonts w:ascii="Arial" w:hAnsi="Arial" w:cs="Arial"/>
          <w:sz w:val="24"/>
          <w:szCs w:val="24"/>
        </w:rPr>
        <w:t xml:space="preserve"> </w:t>
      </w:r>
      <w:r w:rsidR="001679EE"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1679EE"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1679EE" w:rsidRPr="006A3EDF">
        <w:rPr>
          <w:rFonts w:ascii="Arial" w:hAnsi="Arial" w:cs="Arial"/>
          <w:sz w:val="24"/>
          <w:szCs w:val="24"/>
        </w:rPr>
        <w:fldChar w:fldCharType="end"/>
      </w:r>
      <w:r w:rsidRPr="006A3EDF">
        <w:rPr>
          <w:rFonts w:ascii="Arial" w:hAnsi="Arial" w:cs="Arial"/>
          <w:sz w:val="24"/>
          <w:szCs w:val="24"/>
        </w:rPr>
        <w:t>.</w:t>
      </w:r>
    </w:p>
    <w:p w14:paraId="5A5D6AC4" w14:textId="723EA711" w:rsidR="00F72601" w:rsidRPr="006A3EDF" w:rsidRDefault="003300A6" w:rsidP="005341E7">
      <w:pPr>
        <w:spacing w:line="360" w:lineRule="auto"/>
        <w:ind w:firstLine="426"/>
        <w:rPr>
          <w:rFonts w:ascii="Arial" w:hAnsi="Arial" w:cs="Arial"/>
          <w:sz w:val="24"/>
          <w:szCs w:val="24"/>
        </w:rPr>
      </w:pPr>
      <w:r w:rsidRPr="006A3EDF">
        <w:rPr>
          <w:rFonts w:ascii="Arial" w:hAnsi="Arial" w:cs="Arial"/>
          <w:sz w:val="24"/>
          <w:szCs w:val="24"/>
        </w:rPr>
        <w:t xml:space="preserve"> </w:t>
      </w:r>
      <w:r w:rsidR="00707F08"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00707F08" w:rsidRPr="006A3EDF">
        <w:rPr>
          <w:rFonts w:ascii="Arial" w:hAnsi="Arial" w:cs="Arial"/>
          <w:sz w:val="24"/>
          <w:szCs w:val="24"/>
        </w:rPr>
        <w:t xml:space="preserve">é apontada como uma </w:t>
      </w:r>
      <w:r w:rsidR="00143C99">
        <w:rPr>
          <w:rFonts w:ascii="Arial" w:hAnsi="Arial" w:cs="Arial"/>
          <w:sz w:val="24"/>
          <w:szCs w:val="24"/>
        </w:rPr>
        <w:t>competência</w:t>
      </w:r>
      <w:r w:rsidR="00143C99" w:rsidRPr="006A3EDF">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00707F08" w:rsidRPr="006A3EDF">
        <w:rPr>
          <w:rFonts w:ascii="Arial" w:hAnsi="Arial" w:cs="Arial"/>
          <w:sz w:val="24"/>
          <w:szCs w:val="24"/>
        </w:rPr>
        <w:t xml:space="preserve">, </w:t>
      </w:r>
      <w:r w:rsidR="00143C99">
        <w:rPr>
          <w:rFonts w:ascii="Arial" w:hAnsi="Arial" w:cs="Arial"/>
          <w:sz w:val="24"/>
          <w:szCs w:val="24"/>
        </w:rPr>
        <w:t xml:space="preserve">por outro, </w:t>
      </w:r>
      <w:r w:rsidR="00707F08"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9D1007" w:rsidRPr="006A3EDF">
        <w:rPr>
          <w:rFonts w:ascii="Arial" w:hAnsi="Arial" w:cs="Arial"/>
          <w:sz w:val="24"/>
          <w:szCs w:val="24"/>
        </w:rPr>
        <w:t xml:space="preserve"> </w:t>
      </w:r>
      <w:r w:rsidR="005A06EB" w:rsidRPr="006A3EDF">
        <w:rPr>
          <w:rFonts w:ascii="Arial" w:hAnsi="Arial" w:cs="Arial"/>
          <w:sz w:val="24"/>
          <w:szCs w:val="24"/>
        </w:rPr>
        <w:t>d</w:t>
      </w:r>
      <w:r w:rsidR="00EF1074" w:rsidRPr="006A3EDF">
        <w:rPr>
          <w:rFonts w:ascii="Arial" w:hAnsi="Arial" w:cs="Arial"/>
          <w:sz w:val="24"/>
          <w:szCs w:val="24"/>
        </w:rPr>
        <w:t>o</w:t>
      </w:r>
      <w:r w:rsidR="00CD03DC" w:rsidRPr="006A3EDF">
        <w:rPr>
          <w:rFonts w:ascii="Arial" w:hAnsi="Arial" w:cs="Arial"/>
          <w:sz w:val="24"/>
          <w:szCs w:val="24"/>
        </w:rPr>
        <w:t xml:space="preserve">s efeitos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9D1007" w:rsidRPr="006A3EDF">
        <w:rPr>
          <w:rFonts w:ascii="Arial" w:hAnsi="Arial" w:cs="Arial"/>
          <w:sz w:val="24"/>
          <w:szCs w:val="24"/>
        </w:rPr>
        <w:t xml:space="preserve">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et al., 2014)","plainTextFormattedCitation":"(DIAS-JR, 2018; KUDE et al., 2014)","previouslyFormattedCitation":"(DIAS-JR, 2018; KUDE et al., 2014)"},"properties":{"noteIndex":0},"schema":"https://github.com/citation-style-language/schema/raw/master/csl-citation.json"}</w:instrText>
      </w:r>
      <w:r w:rsidRPr="006A3EDF">
        <w:rPr>
          <w:rFonts w:ascii="Arial" w:hAnsi="Arial" w:cs="Arial"/>
          <w:sz w:val="24"/>
          <w:szCs w:val="24"/>
        </w:rPr>
        <w:fldChar w:fldCharType="separate"/>
      </w:r>
      <w:r w:rsidR="00E91695" w:rsidRPr="004C09D6">
        <w:rPr>
          <w:rFonts w:ascii="Arial" w:hAnsi="Arial" w:cs="Arial"/>
          <w:noProof/>
          <w:sz w:val="24"/>
          <w:szCs w:val="24"/>
        </w:rPr>
        <w:t>(DIAS-JR, 2018; KUDE et al., 2014)</w:t>
      </w:r>
      <w:r w:rsidRPr="006A3EDF">
        <w:rPr>
          <w:rFonts w:ascii="Arial" w:hAnsi="Arial" w:cs="Arial"/>
          <w:sz w:val="24"/>
          <w:szCs w:val="24"/>
        </w:rPr>
        <w:fldChar w:fldCharType="end"/>
      </w:r>
      <w:r w:rsidRPr="006A3EDF">
        <w:rPr>
          <w:rFonts w:ascii="Arial" w:hAnsi="Arial" w:cs="Arial"/>
          <w:sz w:val="24"/>
          <w:szCs w:val="24"/>
        </w:rPr>
        <w:t>.</w:t>
      </w:r>
      <w:r w:rsidR="00367BC2" w:rsidRPr="006A3EDF">
        <w:rPr>
          <w:rFonts w:ascii="Arial" w:hAnsi="Arial" w:cs="Arial"/>
          <w:sz w:val="24"/>
          <w:szCs w:val="24"/>
        </w:rPr>
        <w:t xml:space="preserve"> </w:t>
      </w:r>
      <w:r w:rsidR="00707F08" w:rsidRPr="006A3EDF">
        <w:rPr>
          <w:rFonts w:ascii="Arial" w:hAnsi="Arial" w:cs="Arial"/>
          <w:sz w:val="24"/>
          <w:szCs w:val="24"/>
        </w:rPr>
        <w:t>Em geral, se aceita o argumento</w:t>
      </w:r>
      <w:r w:rsidR="00075FA8" w:rsidRPr="006A3EDF">
        <w:rPr>
          <w:rFonts w:ascii="Arial" w:hAnsi="Arial" w:cs="Arial"/>
          <w:sz w:val="24"/>
          <w:szCs w:val="24"/>
        </w:rPr>
        <w:t xml:space="preserve"> que </w:t>
      </w:r>
      <w:r w:rsidR="00C06EAE" w:rsidRPr="006A3EDF">
        <w:rPr>
          <w:rFonts w:ascii="Arial" w:hAnsi="Arial" w:cs="Arial"/>
          <w:sz w:val="24"/>
          <w:szCs w:val="24"/>
        </w:rPr>
        <w:t>os indivíduos</w:t>
      </w:r>
      <w:r w:rsidR="00075FA8" w:rsidRPr="006A3EDF">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 ocorrem no dia-a-dia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61EFF" w:rsidRPr="006A3EDF">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61EFF" w:rsidRPr="006A3EDF">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F82D19" w:rsidRPr="006A3EDF">
        <w:rPr>
          <w:rFonts w:ascii="Arial" w:hAnsi="Arial" w:cs="Arial"/>
          <w:sz w:val="24"/>
          <w:szCs w:val="24"/>
        </w:rPr>
        <w:t xml:space="preserve"> </w:t>
      </w:r>
      <w:r w:rsidR="00321E2F" w:rsidRPr="006A3EDF">
        <w:rPr>
          <w:rFonts w:ascii="Arial" w:hAnsi="Arial" w:cs="Arial"/>
          <w:sz w:val="24"/>
          <w:szCs w:val="24"/>
        </w:rPr>
        <w:lastRenderedPageBreak/>
        <w:t xml:space="preserve">criação de algoritmos para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situações</w:t>
      </w:r>
      <w:r w:rsidR="00321E2F" w:rsidRPr="006A3EDF">
        <w:rPr>
          <w:rFonts w:ascii="Arial" w:hAnsi="Arial" w:cs="Arial"/>
          <w:sz w:val="24"/>
          <w:szCs w:val="24"/>
        </w:rPr>
        <w:t>.</w:t>
      </w:r>
      <w:r w:rsidR="00C06EAE" w:rsidRPr="006A3EDF">
        <w:rPr>
          <w:rFonts w:ascii="Arial" w:hAnsi="Arial" w:cs="Arial"/>
          <w:sz w:val="24"/>
          <w:szCs w:val="24"/>
        </w:rPr>
        <w:t xml:space="preserve"> </w:t>
      </w:r>
      <w:r w:rsidR="001A6645" w:rsidRPr="006A3EDF">
        <w:rPr>
          <w:rFonts w:ascii="Arial" w:hAnsi="Arial" w:cs="Arial"/>
          <w:sz w:val="24"/>
          <w:szCs w:val="24"/>
        </w:rPr>
        <w:t xml:space="preserve">Tudo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1A6645" w:rsidRPr="006A3EDF">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r w:rsidR="008E0F68" w:rsidRPr="006A3EDF">
        <w:rPr>
          <w:rFonts w:ascii="Arial" w:hAnsi="Arial" w:cs="Arial"/>
          <w:sz w:val="24"/>
          <w:szCs w:val="24"/>
        </w:rPr>
        <w:t xml:space="preserve"> </w:t>
      </w:r>
    </w:p>
    <w:p w14:paraId="1FA217D4" w14:textId="7F455DE1" w:rsidR="00C06EAE" w:rsidRPr="006A3EDF" w:rsidRDefault="001A1624" w:rsidP="005341E7">
      <w:pPr>
        <w:spacing w:line="360" w:lineRule="auto"/>
        <w:ind w:firstLine="426"/>
        <w:rPr>
          <w:rFonts w:ascii="Arial" w:hAnsi="Arial" w:cs="Arial"/>
          <w:sz w:val="24"/>
          <w:szCs w:val="24"/>
        </w:rPr>
      </w:pPr>
      <w:r>
        <w:rPr>
          <w:rFonts w:ascii="Arial" w:hAnsi="Arial" w:cs="Arial"/>
          <w:sz w:val="24"/>
          <w:szCs w:val="24"/>
        </w:rPr>
        <w:t>Portanto</w:t>
      </w:r>
      <w:r w:rsidR="008E0F68" w:rsidRPr="006A3EDF">
        <w:rPr>
          <w:rFonts w:ascii="Arial" w:hAnsi="Arial" w:cs="Arial"/>
          <w:sz w:val="24"/>
          <w:szCs w:val="24"/>
        </w:rPr>
        <w:t>,</w:t>
      </w:r>
      <w:r w:rsidR="00AA5F42" w:rsidRPr="006A3EDF">
        <w:rPr>
          <w:rFonts w:ascii="Arial" w:hAnsi="Arial" w:cs="Arial"/>
          <w:sz w:val="24"/>
          <w:szCs w:val="24"/>
        </w:rPr>
        <w:t xml:space="preserve"> como já abordado </w:t>
      </w:r>
      <w:r w:rsidR="00E621DF" w:rsidRPr="006A3EDF">
        <w:rPr>
          <w:rFonts w:ascii="Arial" w:hAnsi="Arial" w:cs="Arial"/>
          <w:sz w:val="24"/>
          <w:szCs w:val="24"/>
        </w:rPr>
        <w:t>anteriormente,</w:t>
      </w:r>
      <w:r w:rsidR="0062055F" w:rsidRPr="006A3EDF">
        <w:rPr>
          <w:rFonts w:ascii="Arial" w:hAnsi="Arial" w:cs="Arial"/>
          <w:sz w:val="24"/>
          <w:szCs w:val="24"/>
        </w:rPr>
        <w:t xml:space="preserve"> de fato</w:t>
      </w:r>
      <w:r w:rsidR="00E621DF" w:rsidRPr="006A3EDF">
        <w:rPr>
          <w:rFonts w:ascii="Arial" w:hAnsi="Arial" w:cs="Arial"/>
          <w:sz w:val="24"/>
          <w:szCs w:val="24"/>
        </w:rPr>
        <w:t xml:space="preserve"> a</w:t>
      </w:r>
      <w:r w:rsidR="00294DBC" w:rsidRPr="006A3EDF">
        <w:rPr>
          <w:rFonts w:ascii="Arial" w:hAnsi="Arial" w:cs="Arial"/>
          <w:sz w:val="24"/>
          <w:szCs w:val="24"/>
        </w:rPr>
        <w:t xml:space="preserve"> adaptação é requerida</w:t>
      </w:r>
      <w:r w:rsidR="00676225" w:rsidRPr="006A3EDF">
        <w:rPr>
          <w:rFonts w:ascii="Arial" w:hAnsi="Arial" w:cs="Arial"/>
          <w:sz w:val="24"/>
          <w:szCs w:val="24"/>
        </w:rPr>
        <w:t xml:space="preserve"> pela academia e pelo mercado</w:t>
      </w:r>
      <w:r w:rsidR="00AA5F42" w:rsidRPr="006A3EDF">
        <w:rPr>
          <w:rFonts w:ascii="Arial" w:hAnsi="Arial" w:cs="Arial"/>
          <w:sz w:val="24"/>
          <w:szCs w:val="24"/>
        </w:rPr>
        <w:t xml:space="preserve"> de </w:t>
      </w:r>
      <w:r w:rsidR="00661227" w:rsidRPr="006A3EDF">
        <w:rPr>
          <w:rFonts w:ascii="Arial" w:hAnsi="Arial" w:cs="Arial"/>
          <w:sz w:val="24"/>
          <w:szCs w:val="24"/>
        </w:rPr>
        <w:t>trabalho,</w:t>
      </w:r>
      <w:r w:rsidR="00AA5F42" w:rsidRPr="006A3EDF">
        <w:rPr>
          <w:rFonts w:ascii="Arial" w:hAnsi="Arial" w:cs="Arial"/>
          <w:sz w:val="24"/>
          <w:szCs w:val="24"/>
        </w:rPr>
        <w:t xml:space="preserve"> mas qual </w:t>
      </w:r>
      <w:r w:rsidR="00D2408C" w:rsidRPr="006A3EDF">
        <w:rPr>
          <w:rFonts w:ascii="Arial" w:hAnsi="Arial" w:cs="Arial"/>
          <w:sz w:val="24"/>
          <w:szCs w:val="24"/>
        </w:rPr>
        <w:t>é seu</w:t>
      </w:r>
      <w:r w:rsidR="0042724C" w:rsidRPr="006A3EDF">
        <w:rPr>
          <w:rFonts w:ascii="Arial" w:hAnsi="Arial" w:cs="Arial"/>
          <w:sz w:val="24"/>
          <w:szCs w:val="24"/>
        </w:rPr>
        <w:t xml:space="preserve"> real</w:t>
      </w:r>
      <w:r w:rsidR="00D2408C" w:rsidRPr="006A3EDF">
        <w:rPr>
          <w:rFonts w:ascii="Arial" w:hAnsi="Arial" w:cs="Arial"/>
          <w:sz w:val="24"/>
          <w:szCs w:val="24"/>
        </w:rPr>
        <w:t xml:space="preserve"> impacto </w:t>
      </w:r>
      <w:r w:rsidR="004B09D8" w:rsidRPr="006A3EDF">
        <w:rPr>
          <w:rFonts w:ascii="Arial" w:hAnsi="Arial" w:cs="Arial"/>
          <w:sz w:val="24"/>
          <w:szCs w:val="24"/>
        </w:rPr>
        <w:t>na Engenharia de Software</w:t>
      </w:r>
      <w:r w:rsidR="0042724C" w:rsidRPr="006A3EDF">
        <w:rPr>
          <w:rFonts w:ascii="Arial" w:hAnsi="Arial" w:cs="Arial"/>
          <w:sz w:val="24"/>
          <w:szCs w:val="24"/>
        </w:rPr>
        <w:t>?</w:t>
      </w:r>
      <w:r w:rsidR="004B09D8" w:rsidRPr="006A3EDF">
        <w:rPr>
          <w:rFonts w:ascii="Arial" w:hAnsi="Arial" w:cs="Arial"/>
          <w:sz w:val="24"/>
          <w:szCs w:val="24"/>
        </w:rPr>
        <w:t xml:space="preserve"> Afinal, </w:t>
      </w:r>
      <w:r w:rsidR="00AB7BCB" w:rsidRPr="006A3EDF">
        <w:rPr>
          <w:rFonts w:ascii="Arial" w:hAnsi="Arial" w:cs="Arial"/>
          <w:sz w:val="24"/>
          <w:szCs w:val="24"/>
        </w:rPr>
        <w:t>como</w:t>
      </w:r>
      <w:r w:rsidR="004A1CD9" w:rsidRPr="006A3EDF">
        <w:rPr>
          <w:rFonts w:ascii="Arial" w:hAnsi="Arial" w:cs="Arial"/>
          <w:sz w:val="24"/>
          <w:szCs w:val="24"/>
        </w:rPr>
        <w:t xml:space="preserve"> alguém</w:t>
      </w:r>
      <w:r w:rsidR="00AB7BCB" w:rsidRPr="006A3EDF">
        <w:rPr>
          <w:rFonts w:ascii="Arial" w:hAnsi="Arial" w:cs="Arial"/>
          <w:sz w:val="24"/>
          <w:szCs w:val="24"/>
        </w:rPr>
        <w:t xml:space="preserve"> responderia com evidências cientificas </w:t>
      </w:r>
      <w:r w:rsidR="006A20CA" w:rsidRPr="006A3EDF">
        <w:rPr>
          <w:rFonts w:ascii="Arial" w:hAnsi="Arial" w:cs="Arial"/>
          <w:sz w:val="24"/>
          <w:szCs w:val="24"/>
        </w:rPr>
        <w:t xml:space="preserve">se fosse questionado o </w:t>
      </w:r>
      <w:r w:rsidR="000A0BF6" w:rsidRPr="006A3EDF">
        <w:rPr>
          <w:rFonts w:ascii="Arial" w:hAnsi="Arial" w:cs="Arial"/>
          <w:sz w:val="24"/>
          <w:szCs w:val="24"/>
        </w:rPr>
        <w:t>porquê</w:t>
      </w:r>
      <w:r w:rsidR="004B09D8" w:rsidRPr="006A3EDF">
        <w:rPr>
          <w:rFonts w:ascii="Arial" w:hAnsi="Arial" w:cs="Arial"/>
          <w:sz w:val="24"/>
          <w:szCs w:val="24"/>
        </w:rPr>
        <w:t xml:space="preserve"> </w:t>
      </w:r>
      <w:r w:rsidR="00E20746" w:rsidRPr="006A3EDF">
        <w:rPr>
          <w:rFonts w:ascii="Arial" w:hAnsi="Arial" w:cs="Arial"/>
          <w:sz w:val="24"/>
          <w:szCs w:val="24"/>
        </w:rPr>
        <w:t>de ser</w:t>
      </w:r>
      <w:r w:rsidR="004B09D8" w:rsidRPr="006A3EDF">
        <w:rPr>
          <w:rFonts w:ascii="Arial" w:hAnsi="Arial" w:cs="Arial"/>
          <w:sz w:val="24"/>
          <w:szCs w:val="24"/>
        </w:rPr>
        <w:t xml:space="preserve"> coloca</w:t>
      </w:r>
      <w:r w:rsidR="00E20746" w:rsidRPr="006A3EDF">
        <w:rPr>
          <w:rFonts w:ascii="Arial" w:hAnsi="Arial" w:cs="Arial"/>
          <w:sz w:val="24"/>
          <w:szCs w:val="24"/>
        </w:rPr>
        <w:t>r</w:t>
      </w:r>
      <w:r w:rsidR="004B09D8" w:rsidRPr="006A3EDF">
        <w:rPr>
          <w:rFonts w:ascii="Arial" w:hAnsi="Arial" w:cs="Arial"/>
          <w:sz w:val="24"/>
          <w:szCs w:val="24"/>
        </w:rPr>
        <w:t xml:space="preserve"> em anúncios </w:t>
      </w:r>
      <w:r w:rsidR="00D62C98" w:rsidRPr="006A3EDF">
        <w:rPr>
          <w:rFonts w:ascii="Arial" w:hAnsi="Arial" w:cs="Arial"/>
          <w:sz w:val="24"/>
          <w:szCs w:val="24"/>
        </w:rPr>
        <w:t xml:space="preserve">de vagas de empregos que os indivíduos necessitam ser </w:t>
      </w:r>
      <w:r w:rsidR="00DF5997" w:rsidRPr="006A3EDF">
        <w:rPr>
          <w:rFonts w:ascii="Arial" w:hAnsi="Arial" w:cs="Arial"/>
          <w:sz w:val="24"/>
          <w:szCs w:val="24"/>
        </w:rPr>
        <w:t>adaptáveis?</w:t>
      </w:r>
      <w:r w:rsidR="00AB7BCB" w:rsidRPr="006A3EDF">
        <w:rPr>
          <w:rFonts w:ascii="Arial" w:hAnsi="Arial" w:cs="Arial"/>
          <w:sz w:val="24"/>
          <w:szCs w:val="24"/>
        </w:rPr>
        <w:t xml:space="preserve"> </w:t>
      </w:r>
      <w:r w:rsidR="00C340F2" w:rsidRPr="006A3EDF">
        <w:rPr>
          <w:rFonts w:ascii="Arial" w:hAnsi="Arial" w:cs="Arial"/>
          <w:sz w:val="24"/>
          <w:szCs w:val="24"/>
        </w:rPr>
        <w:t xml:space="preserve">O porquê um egresso na área precisa ser adaptável? </w:t>
      </w:r>
    </w:p>
    <w:p w14:paraId="29BDB75C" w14:textId="3BE63406" w:rsidR="007C0B86" w:rsidRPr="006A3EDF"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2B4BBD" w:rsidRPr="006A3EDF">
        <w:rPr>
          <w:rFonts w:ascii="Arial" w:hAnsi="Arial" w:cs="Arial"/>
          <w:sz w:val="24"/>
          <w:szCs w:val="24"/>
        </w:rPr>
        <w:t>manter a satisfação dos seus membros com o trabalho</w:t>
      </w:r>
      <w:r w:rsidR="00DF7925" w:rsidRPr="006A3EDF">
        <w:rPr>
          <w:rFonts w:ascii="Arial" w:hAnsi="Arial" w:cs="Arial"/>
          <w:sz w:val="24"/>
          <w:szCs w:val="24"/>
        </w:rPr>
        <w:t>.</w:t>
      </w:r>
      <w:r w:rsidR="00281EB4">
        <w:rPr>
          <w:rFonts w:ascii="Arial" w:hAnsi="Arial" w:cs="Arial"/>
          <w:sz w:val="24"/>
          <w:szCs w:val="24"/>
        </w:rPr>
        <w:t xml:space="preserve"> </w:t>
      </w:r>
      <w:r w:rsidR="00281EB4">
        <w:rPr>
          <w:rFonts w:ascii="Arial" w:hAnsi="Arial" w:cs="Arial"/>
          <w:sz w:val="24"/>
          <w:szCs w:val="24"/>
        </w:rPr>
        <w:fldChar w:fldCharType="begin" w:fldLock="1"/>
      </w:r>
      <w:r w:rsidR="00281EB4">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Sharp (2018)","plainTextFormattedCitation":"(FRANCA; DA SILVA; SHARP, 2018)","previouslyFormattedCitation":"(FRANCA; DA SILVA; SHARP, 2018)"},"properties":{"noteIndex":0},"schema":"https://github.com/citation-style-language/schema/raw/master/csl-citation.json"}</w:instrText>
      </w:r>
      <w:r w:rsidR="00281EB4">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281EB4" w:rsidRPr="00281EB4">
        <w:rPr>
          <w:rFonts w:ascii="Arial" w:hAnsi="Arial" w:cs="Arial"/>
          <w:noProof/>
          <w:sz w:val="24"/>
          <w:szCs w:val="24"/>
        </w:rPr>
        <w:t>; S</w:t>
      </w:r>
      <w:r w:rsidR="00281EB4">
        <w:rPr>
          <w:rFonts w:ascii="Arial" w:hAnsi="Arial" w:cs="Arial"/>
          <w:noProof/>
          <w:sz w:val="24"/>
          <w:szCs w:val="24"/>
        </w:rPr>
        <w:t>harp</w:t>
      </w:r>
      <w:r w:rsidR="00281EB4" w:rsidRPr="00281EB4">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81EB4">
        <w:rPr>
          <w:rFonts w:ascii="Arial" w:hAnsi="Arial" w:cs="Arial"/>
          <w:sz w:val="24"/>
          <w:szCs w:val="24"/>
        </w:rPr>
        <w:fldChar w:fldCharType="end"/>
      </w:r>
      <w:r w:rsidR="00281EB4">
        <w:rPr>
          <w:rFonts w:ascii="Arial" w:hAnsi="Arial" w:cs="Arial"/>
          <w:sz w:val="24"/>
          <w:szCs w:val="24"/>
        </w:rPr>
        <w:t xml:space="preserve"> afirmam que a satisfação com o trabalho pode ser expressa em pela felicidade dos indivíduos com o trabalho.</w:t>
      </w:r>
      <w:r w:rsidR="00D875AB" w:rsidRPr="006A3EDF">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é investigado na Engenharia de Software a bastante tempo </w:t>
      </w:r>
      <w:r w:rsidR="00281EB4">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81EB4">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81EB4">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143C99" w:rsidRPr="006A3EDF">
        <w:rPr>
          <w:rFonts w:ascii="Arial" w:hAnsi="Arial" w:cs="Arial"/>
          <w:sz w:val="24"/>
          <w:szCs w:val="24"/>
        </w:rPr>
        <w:t xml:space="preserve"> </w:t>
      </w:r>
      <w:r w:rsidR="009C7565" w:rsidRPr="006A3EDF">
        <w:rPr>
          <w:rFonts w:ascii="Arial" w:hAnsi="Arial" w:cs="Arial"/>
          <w:sz w:val="24"/>
          <w:szCs w:val="24"/>
        </w:rPr>
        <w:t>que</w:t>
      </w:r>
      <w:r w:rsidR="00CA736D" w:rsidRPr="006A3EDF">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A736D" w:rsidRPr="006A3EDF">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893D37"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893D37"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893D37" w:rsidRPr="006A3EDF">
        <w:rPr>
          <w:rFonts w:ascii="Arial" w:hAnsi="Arial" w:cs="Arial"/>
          <w:sz w:val="24"/>
          <w:szCs w:val="24"/>
        </w:rPr>
        <w:fldChar w:fldCharType="end"/>
      </w:r>
      <w:r w:rsidR="004E0E52" w:rsidRPr="006A3EDF">
        <w:rPr>
          <w:rFonts w:ascii="Arial" w:hAnsi="Arial" w:cs="Arial"/>
          <w:sz w:val="24"/>
          <w:szCs w:val="24"/>
        </w:rPr>
        <w:t>.</w:t>
      </w:r>
      <w:r w:rsidR="005A13AB" w:rsidRPr="006A3EDF">
        <w:rPr>
          <w:rFonts w:ascii="Arial" w:hAnsi="Arial" w:cs="Arial"/>
          <w:sz w:val="24"/>
          <w:szCs w:val="24"/>
        </w:rPr>
        <w:t xml:space="preserve"> </w:t>
      </w:r>
    </w:p>
    <w:p w14:paraId="19C753F3" w14:textId="1762E0FF" w:rsidR="00D15832" w:rsidRPr="006A3EDF" w:rsidRDefault="00206ED8" w:rsidP="005341E7">
      <w:pPr>
        <w:spacing w:line="360" w:lineRule="auto"/>
        <w:ind w:firstLine="426"/>
        <w:rPr>
          <w:rFonts w:ascii="Arial" w:hAnsi="Arial" w:cs="Arial"/>
          <w:sz w:val="24"/>
          <w:szCs w:val="24"/>
          <w:lang w:val="en-US"/>
        </w:rPr>
      </w:pPr>
      <w:r w:rsidRPr="006A3EDF">
        <w:rPr>
          <w:rFonts w:ascii="Arial" w:hAnsi="Arial" w:cs="Arial"/>
          <w:sz w:val="24"/>
          <w:szCs w:val="24"/>
        </w:rPr>
        <w:t xml:space="preserve">Vale salientar que </w:t>
      </w:r>
      <w:r w:rsidR="00C42A8D" w:rsidRPr="006A3EDF">
        <w:rPr>
          <w:rFonts w:ascii="Arial" w:hAnsi="Arial" w:cs="Arial"/>
          <w:sz w:val="24"/>
          <w:szCs w:val="24"/>
        </w:rPr>
        <w:t>a</w:t>
      </w:r>
      <w:r w:rsidR="005E5EEC" w:rsidRPr="006A3EDF">
        <w:rPr>
          <w:rFonts w:ascii="Arial" w:hAnsi="Arial" w:cs="Arial"/>
          <w:sz w:val="24"/>
          <w:szCs w:val="24"/>
        </w:rPr>
        <w:t xml:space="preserve"> insatisfação </w:t>
      </w:r>
      <w:r w:rsidR="000734A2" w:rsidRPr="006A3EDF">
        <w:rPr>
          <w:rFonts w:ascii="Arial" w:hAnsi="Arial" w:cs="Arial"/>
          <w:sz w:val="24"/>
          <w:szCs w:val="24"/>
        </w:rPr>
        <w:t xml:space="preserve">também </w:t>
      </w:r>
      <w:r w:rsidR="005E5EEC" w:rsidRPr="006A3EDF">
        <w:rPr>
          <w:rFonts w:ascii="Arial" w:hAnsi="Arial" w:cs="Arial"/>
          <w:sz w:val="24"/>
          <w:szCs w:val="24"/>
        </w:rPr>
        <w:t>está relacionada com a</w:t>
      </w:r>
      <w:r w:rsidR="00CC138A" w:rsidRPr="006A3EDF">
        <w:rPr>
          <w:rFonts w:ascii="Arial" w:hAnsi="Arial" w:cs="Arial"/>
          <w:sz w:val="24"/>
          <w:szCs w:val="24"/>
        </w:rPr>
        <w:t>s condições do trabalho e da</w:t>
      </w:r>
      <w:r w:rsidR="005E5EEC" w:rsidRPr="006A3EDF">
        <w:rPr>
          <w:rFonts w:ascii="Arial" w:hAnsi="Arial" w:cs="Arial"/>
          <w:sz w:val="24"/>
          <w:szCs w:val="24"/>
        </w:rPr>
        <w:t xml:space="preserve"> tarefa que os indivíduos realizam</w:t>
      </w:r>
      <w:r w:rsidR="00C42A8D" w:rsidRPr="006A3EDF">
        <w:rPr>
          <w:rFonts w:ascii="Arial" w:hAnsi="Arial" w:cs="Arial"/>
          <w:sz w:val="24"/>
          <w:szCs w:val="24"/>
        </w:rPr>
        <w:t xml:space="preserve"> como,</w:t>
      </w:r>
      <w:r w:rsidR="005E5EEC" w:rsidRPr="006A3EDF">
        <w:rPr>
          <w:rFonts w:ascii="Arial" w:hAnsi="Arial" w:cs="Arial"/>
          <w:sz w:val="24"/>
          <w:szCs w:val="24"/>
        </w:rPr>
        <w:t xml:space="preserve"> </w:t>
      </w:r>
      <w:r w:rsidR="00C42A8D" w:rsidRPr="006A3EDF">
        <w:rPr>
          <w:rFonts w:ascii="Arial" w:hAnsi="Arial" w:cs="Arial"/>
          <w:sz w:val="24"/>
          <w:szCs w:val="24"/>
        </w:rPr>
        <w:t>p</w:t>
      </w:r>
      <w:r w:rsidRPr="006A3EDF">
        <w:rPr>
          <w:rFonts w:ascii="Arial" w:hAnsi="Arial" w:cs="Arial"/>
          <w:sz w:val="24"/>
          <w:szCs w:val="24"/>
        </w:rPr>
        <w:t>or exemplo</w:t>
      </w:r>
      <w:r w:rsidR="00C42A8D" w:rsidRPr="006A3EDF">
        <w:rPr>
          <w:rFonts w:ascii="Arial" w:hAnsi="Arial" w:cs="Arial"/>
          <w:sz w:val="24"/>
          <w:szCs w:val="24"/>
        </w:rPr>
        <w:t>,</w:t>
      </w:r>
      <w:r w:rsidRPr="006A3EDF">
        <w:rPr>
          <w:rFonts w:ascii="Arial" w:hAnsi="Arial" w:cs="Arial"/>
          <w:sz w:val="24"/>
          <w:szCs w:val="24"/>
        </w:rPr>
        <w:t xml:space="preserve"> </w:t>
      </w:r>
      <w:r w:rsidR="008C72A1" w:rsidRPr="006A3EDF">
        <w:rPr>
          <w:rFonts w:ascii="Arial" w:hAnsi="Arial" w:cs="Arial"/>
          <w:sz w:val="24"/>
          <w:szCs w:val="24"/>
        </w:rPr>
        <w:t xml:space="preserve">lidar com </w:t>
      </w:r>
      <w:r w:rsidR="00B47B8E">
        <w:rPr>
          <w:rFonts w:ascii="Arial" w:hAnsi="Arial" w:cs="Arial"/>
          <w:sz w:val="24"/>
          <w:szCs w:val="24"/>
        </w:rPr>
        <w:t>estresse</w:t>
      </w:r>
      <w:r w:rsidR="008C72A1" w:rsidRPr="006A3EDF">
        <w:rPr>
          <w:rFonts w:ascii="Arial" w:hAnsi="Arial" w:cs="Arial"/>
          <w:sz w:val="24"/>
          <w:szCs w:val="24"/>
        </w:rPr>
        <w:t xml:space="preserve">, incerteza, aprendizado, resolução de problemas e </w:t>
      </w:r>
      <w:r w:rsidR="001A29E5" w:rsidRPr="006A3EDF">
        <w:rPr>
          <w:rFonts w:ascii="Arial" w:hAnsi="Arial" w:cs="Arial"/>
          <w:sz w:val="24"/>
          <w:szCs w:val="24"/>
        </w:rPr>
        <w:t>relações</w:t>
      </w:r>
      <w:r w:rsidR="00333985" w:rsidRPr="006A3EDF">
        <w:rPr>
          <w:rFonts w:ascii="Arial" w:hAnsi="Arial" w:cs="Arial"/>
          <w:sz w:val="24"/>
          <w:szCs w:val="24"/>
        </w:rPr>
        <w:t xml:space="preserve"> interpessoais</w:t>
      </w:r>
      <w:r w:rsidR="00F91463" w:rsidRPr="006A3EDF">
        <w:rPr>
          <w:rFonts w:ascii="Arial" w:hAnsi="Arial" w:cs="Arial"/>
          <w:sz w:val="24"/>
          <w:szCs w:val="24"/>
        </w:rPr>
        <w:t xml:space="preserve"> </w:t>
      </w:r>
      <w:r w:rsidR="000E756A" w:rsidRPr="006A3EDF">
        <w:rPr>
          <w:rFonts w:ascii="Arial" w:hAnsi="Arial" w:cs="Arial"/>
          <w:sz w:val="24"/>
          <w:szCs w:val="24"/>
        </w:rPr>
        <w:fldChar w:fldCharType="begin" w:fldLock="1"/>
      </w:r>
      <w:r w:rsidR="000E756A" w:rsidRPr="006A3EDF">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000E756A" w:rsidRPr="00617482">
        <w:rPr>
          <w:rFonts w:ascii="Arial" w:hAnsi="Arial" w:cs="Arial"/>
          <w:sz w:val="24"/>
          <w:szCs w:val="24"/>
          <w:lang w:val="en-US"/>
          <w:rPrChange w:id="46" w:author="Danilo Monteiro Ribeiro" w:date="2020-09-19T08:53:00Z">
            <w:rPr>
              <w:rFonts w:ascii="Arial" w:hAnsi="Arial" w:cs="Arial"/>
              <w:sz w:val="24"/>
              <w:szCs w:val="24"/>
            </w:rPr>
          </w:rPrChange>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000E756A" w:rsidRPr="001A1624">
        <w:rPr>
          <w:rFonts w:ascii="Arial" w:hAnsi="Arial" w:cs="Arial"/>
          <w:sz w:val="24"/>
          <w:szCs w:val="24"/>
          <w:lang w:val="en-US"/>
        </w:rPr>
        <w:instrText>?u</w:instrText>
      </w:r>
      <w:r w:rsidR="000E756A" w:rsidRPr="006A3EDF">
        <w:rPr>
          <w:rFonts w:ascii="Arial" w:hAnsi="Arial" w:cs="Arial"/>
          <w:sz w:val="24"/>
          <w:szCs w:val="24"/>
          <w:lang w:val="en-US"/>
        </w:rPr>
        <w:instrText>uid=b498aff3-1822-42e6-8122-4efb119933b2"]}],"mendeley":{"formattedCitation":"(FRANCA;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000E756A" w:rsidRPr="006A3EDF">
        <w:rPr>
          <w:rFonts w:ascii="Arial" w:hAnsi="Arial" w:cs="Arial"/>
          <w:sz w:val="24"/>
          <w:szCs w:val="24"/>
        </w:rPr>
        <w:fldChar w:fldCharType="separate"/>
      </w:r>
      <w:r w:rsidR="000E756A" w:rsidRPr="006A3EDF">
        <w:rPr>
          <w:rFonts w:ascii="Arial" w:hAnsi="Arial" w:cs="Arial"/>
          <w:noProof/>
          <w:sz w:val="24"/>
          <w:szCs w:val="24"/>
          <w:lang w:val="en-US"/>
        </w:rPr>
        <w:t>(FRANCA; DA SILVA; SHARP, 2018; GRAZIOTIN; WANG; ABRAHAMSSON, 2016; SACH; SHARP; PETRE, 2010)</w:t>
      </w:r>
      <w:r w:rsidR="000E756A" w:rsidRPr="006A3EDF">
        <w:rPr>
          <w:rFonts w:ascii="Arial" w:hAnsi="Arial" w:cs="Arial"/>
          <w:sz w:val="24"/>
          <w:szCs w:val="24"/>
        </w:rPr>
        <w:fldChar w:fldCharType="end"/>
      </w:r>
      <w:r w:rsidR="005E5EEC" w:rsidRPr="006A3EDF">
        <w:rPr>
          <w:rFonts w:ascii="Arial" w:hAnsi="Arial" w:cs="Arial"/>
          <w:sz w:val="24"/>
          <w:szCs w:val="24"/>
          <w:lang w:val="en-US"/>
        </w:rPr>
        <w:t>.</w:t>
      </w:r>
      <w:r w:rsidR="008F74C6" w:rsidRPr="006A3EDF">
        <w:rPr>
          <w:rFonts w:ascii="Arial" w:hAnsi="Arial" w:cs="Arial"/>
          <w:sz w:val="24"/>
          <w:szCs w:val="24"/>
          <w:lang w:val="en-US"/>
        </w:rPr>
        <w:t xml:space="preserve"> </w:t>
      </w:r>
    </w:p>
    <w:p w14:paraId="769F53B6" w14:textId="5A829CA8" w:rsidR="00736E73" w:rsidRPr="00281EB4" w:rsidRDefault="008F74C6" w:rsidP="005341E7">
      <w:pPr>
        <w:spacing w:line="360" w:lineRule="auto"/>
        <w:ind w:firstLine="426"/>
        <w:rPr>
          <w:rFonts w:ascii="Arial" w:hAnsi="Arial" w:cs="Arial"/>
          <w:b/>
          <w:bCs/>
          <w:sz w:val="24"/>
          <w:szCs w:val="24"/>
        </w:rPr>
      </w:pPr>
      <w:r w:rsidRPr="006A3EDF">
        <w:rPr>
          <w:rFonts w:ascii="Arial" w:hAnsi="Arial" w:cs="Arial"/>
          <w:sz w:val="24"/>
          <w:szCs w:val="24"/>
        </w:rPr>
        <w:t>No entanto, apesar da importância d</w:t>
      </w:r>
      <w:r w:rsidR="002C748F" w:rsidRPr="006A3EDF">
        <w:rPr>
          <w:rFonts w:ascii="Arial" w:hAnsi="Arial" w:cs="Arial"/>
          <w:sz w:val="24"/>
          <w:szCs w:val="24"/>
        </w:rPr>
        <w:t>a satisfação com o trabalho e da necessidade de adaptação dos indivíduos na Engenharia de Sof</w:t>
      </w:r>
      <w:r w:rsidR="00626329" w:rsidRPr="006A3EDF">
        <w:rPr>
          <w:rFonts w:ascii="Arial" w:hAnsi="Arial" w:cs="Arial"/>
          <w:sz w:val="24"/>
          <w:szCs w:val="24"/>
        </w:rPr>
        <w:t>t</w:t>
      </w:r>
      <w:r w:rsidR="002C748F" w:rsidRPr="006A3EDF">
        <w:rPr>
          <w:rFonts w:ascii="Arial" w:hAnsi="Arial" w:cs="Arial"/>
          <w:sz w:val="24"/>
          <w:szCs w:val="24"/>
        </w:rPr>
        <w:t>ware, não existem estudos que buscam entender a relação entre esses dois construtos</w:t>
      </w:r>
      <w:r w:rsidR="00100F19" w:rsidRPr="006A3EDF">
        <w:rPr>
          <w:rFonts w:ascii="Arial" w:hAnsi="Arial" w:cs="Arial"/>
          <w:sz w:val="24"/>
          <w:szCs w:val="24"/>
        </w:rPr>
        <w:t xml:space="preserve"> na área</w:t>
      </w:r>
      <w:r w:rsidR="002C748F" w:rsidRPr="006A3EDF">
        <w:rPr>
          <w:rFonts w:ascii="Arial" w:hAnsi="Arial" w:cs="Arial"/>
          <w:sz w:val="24"/>
          <w:szCs w:val="24"/>
        </w:rPr>
        <w:t>.</w:t>
      </w:r>
      <w:r w:rsidR="00D15832" w:rsidRPr="006A3EDF">
        <w:rPr>
          <w:rFonts w:ascii="Arial" w:hAnsi="Arial" w:cs="Arial"/>
          <w:sz w:val="24"/>
          <w:szCs w:val="24"/>
        </w:rPr>
        <w:t xml:space="preserve"> Por exemplo</w:t>
      </w:r>
      <w:r w:rsidR="00D15832" w:rsidRPr="00281EB4">
        <w:rPr>
          <w:rFonts w:ascii="Arial" w:hAnsi="Arial" w:cs="Arial"/>
          <w:b/>
          <w:bCs/>
          <w:sz w:val="24"/>
          <w:szCs w:val="24"/>
        </w:rPr>
        <w:t>,</w:t>
      </w:r>
      <w:r w:rsidR="002C748F" w:rsidRPr="00281EB4">
        <w:rPr>
          <w:rFonts w:ascii="Arial" w:hAnsi="Arial" w:cs="Arial"/>
          <w:b/>
          <w:bCs/>
          <w:sz w:val="24"/>
          <w:szCs w:val="24"/>
        </w:rPr>
        <w:t xml:space="preserve"> </w:t>
      </w:r>
      <w:r w:rsidR="00281EB4" w:rsidRPr="00281EB4">
        <w:rPr>
          <w:rFonts w:ascii="Arial" w:hAnsi="Arial" w:cs="Arial"/>
          <w:b/>
          <w:bCs/>
          <w:sz w:val="24"/>
          <w:szCs w:val="24"/>
        </w:rPr>
        <w:t xml:space="preserve">existe relação entre </w:t>
      </w:r>
      <w:r w:rsidR="00281EB4">
        <w:rPr>
          <w:rFonts w:ascii="Arial" w:hAnsi="Arial" w:cs="Arial"/>
          <w:b/>
          <w:bCs/>
          <w:sz w:val="24"/>
          <w:szCs w:val="24"/>
        </w:rPr>
        <w:t xml:space="preserve">cada uma das dimensões da adaptabilidade individual com a satisfação com o trabalho na percepção dos Engenheiros de </w:t>
      </w:r>
      <w:r w:rsidR="009C68A4">
        <w:rPr>
          <w:rFonts w:ascii="Arial" w:hAnsi="Arial" w:cs="Arial"/>
          <w:b/>
          <w:bCs/>
          <w:sz w:val="24"/>
          <w:szCs w:val="24"/>
        </w:rPr>
        <w:t>Software?</w:t>
      </w:r>
      <w:r w:rsidR="00D15832" w:rsidRPr="00281EB4">
        <w:rPr>
          <w:rFonts w:ascii="Arial" w:hAnsi="Arial" w:cs="Arial"/>
          <w:b/>
          <w:bCs/>
          <w:sz w:val="24"/>
          <w:szCs w:val="24"/>
        </w:rPr>
        <w:t xml:space="preserve"> </w:t>
      </w:r>
      <w:r w:rsidR="00281EB4" w:rsidRPr="00281EB4">
        <w:rPr>
          <w:rFonts w:ascii="Arial" w:hAnsi="Arial" w:cs="Arial"/>
          <w:b/>
          <w:bCs/>
          <w:sz w:val="24"/>
          <w:szCs w:val="24"/>
        </w:rPr>
        <w:t>Essas relações são positivas ou negativas?</w:t>
      </w:r>
    </w:p>
    <w:p w14:paraId="700F8D7D" w14:textId="3D606E02" w:rsidR="00016839" w:rsidRPr="006A3EDF" w:rsidRDefault="00CD606E"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Além </w:t>
      </w:r>
      <w:r w:rsidR="00955982" w:rsidRPr="006A3EDF">
        <w:rPr>
          <w:rFonts w:ascii="Arial" w:hAnsi="Arial" w:cs="Arial"/>
          <w:sz w:val="24"/>
          <w:szCs w:val="24"/>
        </w:rPr>
        <w:t>disso</w:t>
      </w:r>
      <w:r w:rsidR="00B20965" w:rsidRPr="006A3EDF">
        <w:rPr>
          <w:rFonts w:ascii="Arial" w:hAnsi="Arial" w:cs="Arial"/>
          <w:sz w:val="24"/>
          <w:szCs w:val="24"/>
        </w:rPr>
        <w:t xml:space="preserve">, </w:t>
      </w:r>
      <w:r w:rsidR="006A042F" w:rsidRPr="006A3EDF">
        <w:rPr>
          <w:rFonts w:ascii="Arial" w:hAnsi="Arial" w:cs="Arial"/>
          <w:sz w:val="24"/>
          <w:szCs w:val="24"/>
        </w:rPr>
        <w:t>entender como</w:t>
      </w:r>
      <w:r w:rsidR="006A042F" w:rsidRPr="006A3EDF">
        <w:rPr>
          <w:rStyle w:val="tlid-translation"/>
          <w:rFonts w:ascii="Arial" w:eastAsia="Calibri" w:hAnsi="Arial" w:cs="Arial"/>
          <w:sz w:val="24"/>
          <w:szCs w:val="24"/>
        </w:rPr>
        <w:t xml:space="preserve"> os </w:t>
      </w:r>
      <w:r w:rsidR="00EB0B0D" w:rsidRPr="006A3EDF">
        <w:rPr>
          <w:rStyle w:val="tlid-translation"/>
          <w:rFonts w:ascii="Arial" w:eastAsia="Calibri" w:hAnsi="Arial" w:cs="Arial"/>
          <w:sz w:val="24"/>
          <w:szCs w:val="24"/>
        </w:rPr>
        <w:t>engenheiro</w:t>
      </w:r>
      <w:r w:rsidR="002205B9" w:rsidRPr="006A3EDF">
        <w:rPr>
          <w:rStyle w:val="tlid-translation"/>
          <w:rFonts w:ascii="Arial" w:eastAsia="Calibri" w:hAnsi="Arial" w:cs="Arial"/>
          <w:sz w:val="24"/>
          <w:szCs w:val="24"/>
        </w:rPr>
        <w:t>s</w:t>
      </w:r>
      <w:r w:rsidR="00EB0B0D" w:rsidRPr="006A3EDF">
        <w:rPr>
          <w:rStyle w:val="tlid-translation"/>
          <w:rFonts w:ascii="Arial" w:eastAsia="Calibri" w:hAnsi="Arial" w:cs="Arial"/>
          <w:sz w:val="24"/>
          <w:szCs w:val="24"/>
        </w:rPr>
        <w:t xml:space="preserve">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é </w:t>
      </w:r>
      <w:r w:rsidR="002205B9" w:rsidRPr="006A3EDF">
        <w:rPr>
          <w:rStyle w:val="tlid-translation"/>
          <w:rFonts w:ascii="Arial" w:eastAsia="Calibri" w:hAnsi="Arial" w:cs="Arial"/>
          <w:sz w:val="24"/>
          <w:szCs w:val="24"/>
        </w:rPr>
        <w:t>também é</w:t>
      </w:r>
      <w:r w:rsidR="00EB0B0D" w:rsidRPr="006A3EDF">
        <w:rPr>
          <w:rStyle w:val="tlid-translation"/>
          <w:rFonts w:ascii="Arial" w:eastAsia="Calibri" w:hAnsi="Arial" w:cs="Arial"/>
          <w:sz w:val="24"/>
          <w:szCs w:val="24"/>
        </w:rPr>
        <w:t xml:space="preserve"> importante para as </w:t>
      </w:r>
      <w:r w:rsidR="00AA5DA3" w:rsidRPr="006A3EDF">
        <w:rPr>
          <w:rStyle w:val="tlid-translation"/>
          <w:rFonts w:ascii="Arial" w:eastAsia="Calibri" w:hAnsi="Arial" w:cs="Arial"/>
          <w:sz w:val="24"/>
          <w:szCs w:val="24"/>
        </w:rPr>
        <w:t>organizações</w:t>
      </w:r>
      <w:r w:rsidR="006A042F" w:rsidRPr="006A3EDF">
        <w:rPr>
          <w:rStyle w:val="tlid-translation"/>
          <w:rFonts w:ascii="Arial" w:eastAsia="Calibri" w:hAnsi="Arial" w:cs="Arial"/>
          <w:sz w:val="24"/>
          <w:szCs w:val="24"/>
        </w:rPr>
        <w:t xml:space="preserve">. Um dos conceitos estudados na literatura </w:t>
      </w:r>
      <w:r w:rsidR="00143C99">
        <w:rPr>
          <w:rStyle w:val="tlid-translation"/>
          <w:rFonts w:ascii="Arial" w:eastAsia="Calibri" w:hAnsi="Arial" w:cs="Arial"/>
          <w:sz w:val="24"/>
          <w:szCs w:val="24"/>
        </w:rPr>
        <w:t>sobre</w:t>
      </w:r>
      <w:r w:rsidR="00143C99" w:rsidRPr="006A3EDF">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gestão é o d</w:t>
      </w:r>
      <w:r w:rsidR="00143C99">
        <w:rPr>
          <w:rStyle w:val="tlid-translation"/>
          <w:rFonts w:ascii="Arial" w:eastAsia="Calibri" w:hAnsi="Arial" w:cs="Arial"/>
          <w:sz w:val="24"/>
          <w:szCs w:val="24"/>
        </w:rPr>
        <w:t>e</w:t>
      </w:r>
      <w:r w:rsidR="006A042F" w:rsidRPr="006A3EDF">
        <w:rPr>
          <w:rStyle w:val="tlid-translation"/>
          <w:rFonts w:ascii="Arial" w:eastAsia="Calibri" w:hAnsi="Arial" w:cs="Arial"/>
          <w:sz w:val="24"/>
          <w:szCs w:val="24"/>
        </w:rPr>
        <w:t xml:space="preserve"> </w:t>
      </w:r>
      <w:proofErr w:type="spellStart"/>
      <w:r w:rsidR="006A042F" w:rsidRPr="006A3EDF">
        <w:rPr>
          <w:rStyle w:val="tlid-translation"/>
          <w:rFonts w:ascii="Arial" w:eastAsia="Calibri" w:hAnsi="Arial" w:cs="Arial"/>
          <w:sz w:val="24"/>
          <w:szCs w:val="24"/>
        </w:rPr>
        <w:t>burnout</w:t>
      </w:r>
      <w:proofErr w:type="spellEnd"/>
      <w:r w:rsidR="006A042F" w:rsidRPr="006A3EDF">
        <w:rPr>
          <w:rStyle w:val="tlid-translation"/>
          <w:rFonts w:ascii="Arial" w:eastAsia="Calibri" w:hAnsi="Arial" w:cs="Arial"/>
          <w:sz w:val="24"/>
          <w:szCs w:val="24"/>
        </w:rPr>
        <w:t xml:space="preserve"> de trabalho, uma síndrome em </w:t>
      </w:r>
      <w:r w:rsidR="006A042F" w:rsidRPr="006A3EDF">
        <w:rPr>
          <w:rStyle w:val="tlid-translation"/>
          <w:rFonts w:ascii="Arial" w:eastAsia="Calibri" w:hAnsi="Arial" w:cs="Arial"/>
          <w:sz w:val="24"/>
          <w:szCs w:val="24"/>
        </w:rPr>
        <w:lastRenderedPageBreak/>
        <w:t xml:space="preserve">que os estressores de um trabalho alteram as respostas às atribuições de tarefas de maneiras negativas </w:t>
      </w:r>
      <w:r w:rsidR="00710EAB"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710EAB"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710EAB"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w:t>
      </w:r>
      <w:proofErr w:type="spellStart"/>
      <w:r w:rsidR="0026472D" w:rsidRPr="006A3EDF">
        <w:rPr>
          <w:rStyle w:val="tlid-translation"/>
          <w:rFonts w:ascii="Arial" w:eastAsia="Calibri" w:hAnsi="Arial" w:cs="Arial"/>
          <w:sz w:val="24"/>
          <w:szCs w:val="24"/>
        </w:rPr>
        <w:t>burnout</w:t>
      </w:r>
      <w:proofErr w:type="spellEnd"/>
      <w:r w:rsidR="0026472D" w:rsidRPr="006A3EDF">
        <w:rPr>
          <w:rStyle w:val="tlid-translation"/>
          <w:rFonts w:ascii="Arial" w:eastAsia="Calibri" w:hAnsi="Arial" w:cs="Arial"/>
          <w:sz w:val="24"/>
          <w:szCs w:val="24"/>
        </w:rPr>
        <w:t xml:space="preserve">, os </w:t>
      </w:r>
      <w:r w:rsidR="00AA5DA3" w:rsidRPr="006A3EDF">
        <w:rPr>
          <w:rStyle w:val="tlid-translation"/>
          <w:rFonts w:ascii="Arial" w:eastAsia="Calibri" w:hAnsi="Arial" w:cs="Arial"/>
          <w:sz w:val="24"/>
          <w:szCs w:val="24"/>
        </w:rPr>
        <w:t>indivíduos</w:t>
      </w:r>
      <w:r w:rsidR="0026472D" w:rsidRPr="006A3EDF">
        <w:rPr>
          <w:rStyle w:val="tlid-translation"/>
          <w:rFonts w:ascii="Arial" w:eastAsia="Calibri" w:hAnsi="Arial" w:cs="Arial"/>
          <w:sz w:val="24"/>
          <w:szCs w:val="24"/>
        </w:rPr>
        <w:t xml:space="preserve"> tem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B5341" w:rsidRPr="006A3EDF">
        <w:rPr>
          <w:rStyle w:val="tlid-translation"/>
          <w:rFonts w:ascii="Arial" w:eastAsia="Calibri" w:hAnsi="Arial" w:cs="Arial"/>
          <w:sz w:val="24"/>
          <w:szCs w:val="24"/>
        </w:rPr>
        <w:t xml:space="preserve">, tais quais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710EAB" w:rsidRPr="006A3EDF">
        <w:rPr>
          <w:rStyle w:val="tlid-translation"/>
          <w:rFonts w:ascii="Arial" w:eastAsia="Calibri" w:hAnsi="Arial" w:cs="Arial"/>
          <w:sz w:val="24"/>
          <w:szCs w:val="24"/>
        </w:rPr>
        <w:t xml:space="preserve"> </w:t>
      </w:r>
      <w:r w:rsidR="00710EAB"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710EAB"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710EAB"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p>
    <w:p w14:paraId="363183E3" w14:textId="68133FD5" w:rsidR="00E72CDE" w:rsidRPr="006A3EDF" w:rsidRDefault="001D19D8"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w:t>
      </w:r>
      <w:r w:rsidR="00C35BAF" w:rsidRPr="006A3EDF">
        <w:rPr>
          <w:rStyle w:val="tlid-translation"/>
          <w:rFonts w:ascii="Arial" w:eastAsia="Calibri" w:hAnsi="Arial" w:cs="Arial"/>
          <w:sz w:val="24"/>
          <w:szCs w:val="24"/>
        </w:rPr>
        <w:t>demais</w:t>
      </w:r>
      <w:r w:rsidRPr="006A3EDF">
        <w:rPr>
          <w:rStyle w:val="tlid-translation"/>
          <w:rFonts w:ascii="Arial" w:eastAsia="Calibri" w:hAnsi="Arial" w:cs="Arial"/>
          <w:sz w:val="24"/>
          <w:szCs w:val="24"/>
        </w:rPr>
        <w:t xml:space="preserve">, </w:t>
      </w:r>
      <w:r w:rsidR="004B5341" w:rsidRPr="006A3EDF">
        <w:rPr>
          <w:rStyle w:val="tlid-translation"/>
          <w:rFonts w:ascii="Arial" w:eastAsia="Calibri" w:hAnsi="Arial" w:cs="Arial"/>
          <w:sz w:val="24"/>
          <w:szCs w:val="24"/>
        </w:rPr>
        <w:t>esse</w:t>
      </w:r>
      <w:r w:rsidRPr="006A3EDF">
        <w:rPr>
          <w:rStyle w:val="tlid-translation"/>
          <w:rFonts w:ascii="Arial" w:eastAsia="Calibri" w:hAnsi="Arial" w:cs="Arial"/>
          <w:sz w:val="24"/>
          <w:szCs w:val="24"/>
        </w:rPr>
        <w:t xml:space="preserve"> interesse acontece </w:t>
      </w:r>
      <w:r w:rsidR="00890299" w:rsidRPr="006A3EDF">
        <w:rPr>
          <w:rStyle w:val="tlid-translation"/>
          <w:rFonts w:ascii="Arial" w:eastAsia="Calibri" w:hAnsi="Arial" w:cs="Arial"/>
          <w:sz w:val="24"/>
          <w:szCs w:val="24"/>
        </w:rPr>
        <w:t>t</w:t>
      </w:r>
      <w:r w:rsidR="00A378E6" w:rsidRPr="006A3EDF">
        <w:rPr>
          <w:rStyle w:val="tlid-translation"/>
          <w:rFonts w:ascii="Arial" w:eastAsia="Calibri" w:hAnsi="Arial" w:cs="Arial"/>
          <w:sz w:val="24"/>
          <w:szCs w:val="24"/>
        </w:rPr>
        <w:t xml:space="preserve">ambém pela quantidade </w:t>
      </w:r>
      <w:r w:rsidR="00175E0D" w:rsidRPr="006A3EDF">
        <w:rPr>
          <w:rStyle w:val="tlid-translation"/>
          <w:rFonts w:ascii="Arial" w:eastAsia="Calibri" w:hAnsi="Arial" w:cs="Arial"/>
          <w:sz w:val="24"/>
          <w:szCs w:val="24"/>
        </w:rPr>
        <w:t xml:space="preserve">de eventos de </w:t>
      </w:r>
      <w:proofErr w:type="spellStart"/>
      <w:r w:rsidR="00175E0D" w:rsidRPr="006A3EDF">
        <w:rPr>
          <w:rStyle w:val="tlid-translation"/>
          <w:rFonts w:ascii="Arial" w:eastAsia="Calibri" w:hAnsi="Arial" w:cs="Arial"/>
          <w:sz w:val="24"/>
          <w:szCs w:val="24"/>
        </w:rPr>
        <w:t>burnout</w:t>
      </w:r>
      <w:proofErr w:type="spellEnd"/>
      <w:r w:rsidR="00175E0D" w:rsidRPr="006A3EDF">
        <w:rPr>
          <w:rStyle w:val="tlid-translation"/>
          <w:rFonts w:ascii="Arial" w:eastAsia="Calibri" w:hAnsi="Arial" w:cs="Arial"/>
          <w:sz w:val="24"/>
          <w:szCs w:val="24"/>
        </w:rPr>
        <w:t xml:space="preserve"> do trabalho</w:t>
      </w:r>
      <w:r w:rsidR="00890299" w:rsidRPr="006A3EDF">
        <w:rPr>
          <w:rStyle w:val="tlid-translation"/>
          <w:rFonts w:ascii="Arial" w:eastAsia="Calibri" w:hAnsi="Arial" w:cs="Arial"/>
          <w:sz w:val="24"/>
          <w:szCs w:val="24"/>
        </w:rPr>
        <w:t xml:space="preserve"> que estão sendo relatados</w:t>
      </w:r>
      <w:r w:rsidR="00175E0D" w:rsidRPr="006A3EDF">
        <w:rPr>
          <w:rStyle w:val="tlid-translation"/>
          <w:rFonts w:ascii="Arial" w:eastAsia="Calibri" w:hAnsi="Arial" w:cs="Arial"/>
          <w:sz w:val="24"/>
          <w:szCs w:val="24"/>
        </w:rPr>
        <w:t>. Por exemplo, u</w:t>
      </w:r>
      <w:r w:rsidR="00674BD0" w:rsidRPr="006A3EDF">
        <w:rPr>
          <w:rStyle w:val="tlid-translation"/>
          <w:rFonts w:ascii="Arial" w:eastAsia="Calibri" w:hAnsi="Arial" w:cs="Arial"/>
          <w:sz w:val="24"/>
          <w:szCs w:val="24"/>
        </w:rPr>
        <w:t xml:space="preserve">m </w:t>
      </w:r>
      <w:r w:rsidR="00143C99" w:rsidRPr="001A1624">
        <w:rPr>
          <w:rStyle w:val="tlid-translation"/>
          <w:rFonts w:ascii="Arial" w:eastAsia="Calibri" w:hAnsi="Arial" w:cs="Arial"/>
          <w:iCs/>
          <w:sz w:val="24"/>
          <w:szCs w:val="24"/>
        </w:rPr>
        <w:t>relatório</w:t>
      </w:r>
      <w:r w:rsidR="00143C99" w:rsidRPr="006A3EDF">
        <w:rPr>
          <w:rStyle w:val="tlid-translation"/>
          <w:rFonts w:ascii="Arial" w:eastAsia="Calibri" w:hAnsi="Arial" w:cs="Arial"/>
          <w:sz w:val="24"/>
          <w:szCs w:val="24"/>
        </w:rPr>
        <w:t xml:space="preserve"> </w:t>
      </w:r>
      <w:r w:rsidR="00674BD0" w:rsidRPr="006A3EDF">
        <w:rPr>
          <w:rStyle w:val="tlid-translation"/>
          <w:rFonts w:ascii="Arial" w:eastAsia="Calibri" w:hAnsi="Arial" w:cs="Arial"/>
          <w:sz w:val="24"/>
          <w:szCs w:val="24"/>
        </w:rPr>
        <w:t>do Gallup</w:t>
      </w:r>
      <w:r w:rsidR="00E72CDE" w:rsidRPr="006A3EDF">
        <w:rPr>
          <w:rStyle w:val="tlid-translation"/>
          <w:rFonts w:ascii="Arial" w:eastAsia="Calibri" w:hAnsi="Arial" w:cs="Arial"/>
          <w:sz w:val="24"/>
          <w:szCs w:val="24"/>
        </w:rPr>
        <w:t xml:space="preserve"> </w:t>
      </w:r>
      <w:r w:rsidR="00674BD0" w:rsidRPr="006A3EDF">
        <w:rPr>
          <w:rStyle w:val="tlid-translation"/>
          <w:rFonts w:ascii="Arial" w:eastAsia="Calibri" w:hAnsi="Arial" w:cs="Arial"/>
          <w:sz w:val="24"/>
          <w:szCs w:val="24"/>
        </w:rPr>
        <w:t>afirma que entre 7</w:t>
      </w:r>
      <w:r w:rsidR="00143C99">
        <w:rPr>
          <w:rStyle w:val="tlid-translation"/>
          <w:rFonts w:ascii="Arial" w:eastAsia="Calibri" w:hAnsi="Arial" w:cs="Arial"/>
          <w:sz w:val="24"/>
          <w:szCs w:val="24"/>
        </w:rPr>
        <w:t>.</w:t>
      </w:r>
      <w:r w:rsidR="00674BD0" w:rsidRPr="006A3EDF">
        <w:rPr>
          <w:rStyle w:val="tlid-translation"/>
          <w:rFonts w:ascii="Arial" w:eastAsia="Calibri" w:hAnsi="Arial" w:cs="Arial"/>
          <w:sz w:val="24"/>
          <w:szCs w:val="24"/>
        </w:rPr>
        <w:t xml:space="preserve">500 trabalhadores de diversas áreas, cerca de 23% deles </w:t>
      </w:r>
      <w:r w:rsidR="009C7D38" w:rsidRPr="006A3EDF">
        <w:rPr>
          <w:rStyle w:val="tlid-translation"/>
          <w:rFonts w:ascii="Arial" w:eastAsia="Calibri" w:hAnsi="Arial" w:cs="Arial"/>
          <w:sz w:val="24"/>
          <w:szCs w:val="24"/>
        </w:rPr>
        <w:t xml:space="preserve">tem sintomas de </w:t>
      </w:r>
      <w:proofErr w:type="spellStart"/>
      <w:r w:rsidR="009C7D38" w:rsidRPr="006A3EDF">
        <w:rPr>
          <w:rStyle w:val="tlid-translation"/>
          <w:rFonts w:ascii="Arial" w:eastAsia="Calibri" w:hAnsi="Arial" w:cs="Arial"/>
          <w:sz w:val="24"/>
          <w:szCs w:val="24"/>
        </w:rPr>
        <w:t>burnout</w:t>
      </w:r>
      <w:proofErr w:type="spellEnd"/>
      <w:r w:rsidR="009C7D38" w:rsidRPr="006A3EDF">
        <w:rPr>
          <w:rStyle w:val="tlid-translation"/>
          <w:rFonts w:ascii="Arial" w:eastAsia="Calibri" w:hAnsi="Arial" w:cs="Arial"/>
          <w:sz w:val="24"/>
          <w:szCs w:val="24"/>
        </w:rPr>
        <w:t xml:space="preserve"> todos os dias</w:t>
      </w:r>
      <w:r w:rsidR="00E07A83" w:rsidRPr="006A3EDF">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fldChar w:fldCharType="begin" w:fldLock="1"/>
      </w:r>
      <w:r w:rsidR="00582FAD"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B0A27" w:rsidRPr="006A3EDF">
        <w:rPr>
          <w:rStyle w:val="tlid-translation"/>
          <w:rFonts w:ascii="Arial" w:eastAsia="Calibri" w:hAnsi="Arial" w:cs="Arial"/>
          <w:sz w:val="24"/>
          <w:szCs w:val="24"/>
        </w:rPr>
        <w:fldChar w:fldCharType="separate"/>
      </w:r>
      <w:r w:rsidR="009B0A27" w:rsidRPr="006A3EDF">
        <w:rPr>
          <w:rStyle w:val="tlid-translation"/>
          <w:rFonts w:ascii="Arial" w:eastAsia="Calibri" w:hAnsi="Arial" w:cs="Arial"/>
          <w:noProof/>
          <w:sz w:val="24"/>
          <w:szCs w:val="24"/>
        </w:rPr>
        <w:t>(GALLUP, 2018)</w:t>
      </w:r>
      <w:r w:rsidR="009B0A27" w:rsidRPr="006A3EDF">
        <w:rPr>
          <w:rStyle w:val="tlid-translation"/>
          <w:rFonts w:ascii="Arial" w:eastAsia="Calibri" w:hAnsi="Arial" w:cs="Arial"/>
          <w:sz w:val="24"/>
          <w:szCs w:val="24"/>
        </w:rPr>
        <w:fldChar w:fldCharType="end"/>
      </w:r>
      <w:r w:rsidR="009C7D38" w:rsidRPr="006A3EDF">
        <w:rPr>
          <w:rStyle w:val="tlid-translation"/>
          <w:rFonts w:ascii="Arial" w:eastAsia="Calibri" w:hAnsi="Arial" w:cs="Arial"/>
          <w:sz w:val="24"/>
          <w:szCs w:val="24"/>
        </w:rPr>
        <w:t>.</w:t>
      </w:r>
      <w:r w:rsidR="00890299" w:rsidRPr="006A3EDF">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36632B" w:rsidRPr="006A3EDF">
        <w:rPr>
          <w:rStyle w:val="tlid-translation"/>
          <w:rFonts w:ascii="Arial" w:eastAsia="Calibri" w:hAnsi="Arial" w:cs="Arial"/>
          <w:sz w:val="24"/>
          <w:szCs w:val="24"/>
        </w:rPr>
        <w:t xml:space="preserve"> </w:t>
      </w:r>
      <w:r w:rsidR="0036632B"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et al., 2018)","plainTextFormattedCitation":"(LIMA et al., 2018)","previouslyFormattedCitation":"(LIMA et al., 2018)"},"properties":{"noteIndex":0},"schema":"https://github.com/citation-style-language/schema/raw/master/csl-citation.json"}</w:instrText>
      </w:r>
      <w:r w:rsidR="0036632B" w:rsidRPr="006A3EDF">
        <w:rPr>
          <w:rStyle w:val="tlid-translation"/>
          <w:rFonts w:ascii="Arial" w:eastAsia="Calibri" w:hAnsi="Arial" w:cs="Arial"/>
          <w:sz w:val="24"/>
          <w:szCs w:val="24"/>
        </w:rPr>
        <w:fldChar w:fldCharType="separate"/>
      </w:r>
      <w:r w:rsidR="00E91695" w:rsidRPr="004C09D6">
        <w:rPr>
          <w:rStyle w:val="tlid-translation"/>
          <w:rFonts w:ascii="Arial" w:eastAsia="Calibri" w:hAnsi="Arial" w:cs="Arial"/>
          <w:noProof/>
          <w:sz w:val="24"/>
          <w:szCs w:val="24"/>
        </w:rPr>
        <w:t>(LIMA et al., 2018)</w:t>
      </w:r>
      <w:r w:rsidR="0036632B"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r w:rsidR="007C678D" w:rsidRPr="006A3EDF">
        <w:rPr>
          <w:rStyle w:val="tlid-translation"/>
          <w:rFonts w:ascii="Arial" w:eastAsia="Calibri" w:hAnsi="Arial" w:cs="Arial"/>
          <w:sz w:val="24"/>
          <w:szCs w:val="24"/>
        </w:rPr>
        <w:t xml:space="preserve"> Na tecnologia da informação, </w:t>
      </w:r>
      <w:r w:rsidR="00D97617"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D97617"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D97617"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w:t>
      </w:r>
      <w:proofErr w:type="spellStart"/>
      <w:r w:rsidR="002E65DC" w:rsidRPr="006A3EDF">
        <w:rPr>
          <w:rStyle w:val="tlid-translation"/>
          <w:rFonts w:ascii="Arial" w:eastAsia="Calibri" w:hAnsi="Arial" w:cs="Arial"/>
          <w:sz w:val="24"/>
          <w:szCs w:val="24"/>
        </w:rPr>
        <w:t>burnout</w:t>
      </w:r>
      <w:proofErr w:type="spellEnd"/>
      <w:r w:rsidR="002E65DC" w:rsidRPr="006A3EDF">
        <w:rPr>
          <w:rStyle w:val="tlid-translation"/>
          <w:rFonts w:ascii="Arial" w:eastAsia="Calibri" w:hAnsi="Arial" w:cs="Arial"/>
          <w:sz w:val="24"/>
          <w:szCs w:val="24"/>
        </w:rPr>
        <w:t xml:space="preserve">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 </w:t>
      </w:r>
      <w:r w:rsidR="00D97617" w:rsidRPr="006A3EDF">
        <w:rPr>
          <w:rStyle w:val="tlid-translation"/>
          <w:rFonts w:ascii="Arial" w:eastAsia="Calibri" w:hAnsi="Arial" w:cs="Arial"/>
          <w:sz w:val="24"/>
          <w:szCs w:val="24"/>
        </w:rPr>
        <w:t xml:space="preserve">pelo menos uma das dimensões do </w:t>
      </w:r>
      <w:proofErr w:type="spellStart"/>
      <w:r w:rsidR="00D97617" w:rsidRPr="006A3EDF">
        <w:rPr>
          <w:rStyle w:val="tlid-translation"/>
          <w:rFonts w:ascii="Arial" w:eastAsia="Calibri" w:hAnsi="Arial" w:cs="Arial"/>
          <w:sz w:val="24"/>
          <w:szCs w:val="24"/>
        </w:rPr>
        <w:t>burnout</w:t>
      </w:r>
      <w:proofErr w:type="spellEnd"/>
      <w:r w:rsidR="00D97617" w:rsidRPr="006A3EDF">
        <w:rPr>
          <w:rStyle w:val="tlid-translation"/>
          <w:rFonts w:ascii="Arial" w:eastAsia="Calibri" w:hAnsi="Arial" w:cs="Arial"/>
          <w:sz w:val="24"/>
          <w:szCs w:val="24"/>
        </w:rPr>
        <w:t xml:space="preserve"> muito elevada.  </w:t>
      </w:r>
    </w:p>
    <w:p w14:paraId="17D5EA0E" w14:textId="1D407E40" w:rsidR="00850346" w:rsidRPr="006A3EDF" w:rsidRDefault="00890299"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 saúde do trabalh</w:t>
      </w:r>
      <w:r w:rsidR="00646E2B" w:rsidRPr="006A3EDF">
        <w:rPr>
          <w:rStyle w:val="tlid-translation"/>
          <w:rFonts w:ascii="Arial" w:eastAsia="Calibri" w:hAnsi="Arial" w:cs="Arial"/>
          <w:sz w:val="24"/>
          <w:szCs w:val="24"/>
        </w:rPr>
        <w:t>ador</w:t>
      </w:r>
      <w:r w:rsidRPr="006A3EDF">
        <w:rPr>
          <w:rStyle w:val="tlid-translation"/>
          <w:rFonts w:ascii="Arial" w:eastAsia="Calibri" w:hAnsi="Arial" w:cs="Arial"/>
          <w:sz w:val="24"/>
          <w:szCs w:val="24"/>
        </w:rPr>
        <w:t xml:space="preserve"> também é afetada negativamente </w:t>
      </w:r>
      <w:r w:rsidR="00E72CDE" w:rsidRPr="006A3EDF">
        <w:rPr>
          <w:rStyle w:val="tlid-translation"/>
          <w:rFonts w:ascii="Arial" w:eastAsia="Calibri" w:hAnsi="Arial" w:cs="Arial"/>
          <w:sz w:val="24"/>
          <w:szCs w:val="24"/>
        </w:rPr>
        <w:t xml:space="preserve">pelo </w:t>
      </w:r>
      <w:proofErr w:type="spellStart"/>
      <w:r w:rsidR="00E72CDE" w:rsidRPr="006A3EDF">
        <w:rPr>
          <w:rStyle w:val="tlid-translation"/>
          <w:rFonts w:ascii="Arial" w:eastAsia="Calibri" w:hAnsi="Arial" w:cs="Arial"/>
          <w:sz w:val="24"/>
          <w:szCs w:val="24"/>
        </w:rPr>
        <w:t>burnout</w:t>
      </w:r>
      <w:proofErr w:type="spellEnd"/>
      <w:r w:rsidR="00E72CDE" w:rsidRPr="006A3EDF">
        <w:rPr>
          <w:rStyle w:val="tlid-translation"/>
          <w:rFonts w:ascii="Arial" w:eastAsia="Calibri" w:hAnsi="Arial" w:cs="Arial"/>
          <w:sz w:val="24"/>
          <w:szCs w:val="24"/>
        </w:rPr>
        <w:t xml:space="preserve"> do trabalho.</w:t>
      </w:r>
      <w:r w:rsidR="009C7D38" w:rsidRPr="006A3EDF">
        <w:rPr>
          <w:rStyle w:val="tlid-translation"/>
          <w:rFonts w:ascii="Arial" w:eastAsia="Calibri" w:hAnsi="Arial" w:cs="Arial"/>
          <w:sz w:val="24"/>
          <w:szCs w:val="24"/>
        </w:rPr>
        <w:t xml:space="preserve"> </w:t>
      </w:r>
      <w:r w:rsidR="009542A0" w:rsidRPr="006A3EDF">
        <w:rPr>
          <w:rStyle w:val="tlid-translation"/>
          <w:rFonts w:ascii="Arial" w:eastAsia="Calibri" w:hAnsi="Arial" w:cs="Arial"/>
          <w:sz w:val="24"/>
          <w:szCs w:val="24"/>
        </w:rPr>
        <w:t>Para</w:t>
      </w:r>
      <w:r w:rsidR="00F50675"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et al., 2017)","manualFormatting":" Salvagioni et al. (2017)","plainTextFormattedCitation":"(SALVAGIONI et al., 2017)","previouslyFormattedCitation":"(SALVAGIONI et al., 2017)"},"properties":{"noteIndex":0},"schema":"https://github.com/citation-style-language/schema/raw/master/csl-citation.json"}</w:instrText>
      </w:r>
      <w:r w:rsidR="00F50675" w:rsidRPr="006A3EDF">
        <w:rPr>
          <w:rStyle w:val="tlid-translation"/>
          <w:rFonts w:ascii="Arial" w:eastAsia="Calibri" w:hAnsi="Arial" w:cs="Arial"/>
          <w:sz w:val="24"/>
          <w:szCs w:val="24"/>
        </w:rPr>
        <w:fldChar w:fldCharType="separate"/>
      </w:r>
      <w:r w:rsidR="00F50675" w:rsidRPr="006A3EDF">
        <w:rPr>
          <w:rStyle w:val="tlid-translation"/>
          <w:rFonts w:ascii="Arial" w:eastAsia="Calibri" w:hAnsi="Arial" w:cs="Arial"/>
          <w:noProof/>
          <w:sz w:val="24"/>
          <w:szCs w:val="24"/>
        </w:rPr>
        <w:t xml:space="preserve"> S</w:t>
      </w:r>
      <w:r w:rsidR="00F470D9" w:rsidRPr="006A3EDF">
        <w:rPr>
          <w:rStyle w:val="tlid-translation"/>
          <w:rFonts w:ascii="Arial" w:eastAsia="Calibri" w:hAnsi="Arial" w:cs="Arial"/>
          <w:noProof/>
          <w:sz w:val="24"/>
          <w:szCs w:val="24"/>
        </w:rPr>
        <w:t>alvagioni</w:t>
      </w:r>
      <w:r w:rsidR="00F50675" w:rsidRPr="006A3EDF">
        <w:rPr>
          <w:rStyle w:val="tlid-translation"/>
          <w:rFonts w:ascii="Arial" w:eastAsia="Calibri" w:hAnsi="Arial" w:cs="Arial"/>
          <w:noProof/>
          <w:sz w:val="24"/>
          <w:szCs w:val="24"/>
        </w:rPr>
        <w:t xml:space="preserve"> et al. (2017)</w:t>
      </w:r>
      <w:r w:rsidR="00F50675" w:rsidRPr="006A3EDF">
        <w:rPr>
          <w:rStyle w:val="tlid-translation"/>
          <w:rFonts w:ascii="Arial" w:eastAsia="Calibri" w:hAnsi="Arial" w:cs="Arial"/>
          <w:sz w:val="24"/>
          <w:szCs w:val="24"/>
        </w:rPr>
        <w:fldChar w:fldCharType="end"/>
      </w:r>
      <w:r w:rsidR="009542A0" w:rsidRPr="006A3EDF">
        <w:rPr>
          <w:rStyle w:val="tlid-translation"/>
          <w:rFonts w:ascii="Arial" w:eastAsia="Calibri" w:hAnsi="Arial" w:cs="Arial"/>
          <w:sz w:val="24"/>
          <w:szCs w:val="24"/>
        </w:rPr>
        <w:t xml:space="preserve">, existem riscos </w:t>
      </w:r>
      <w:r w:rsidR="00840C08" w:rsidRPr="006A3EDF">
        <w:rPr>
          <w:rStyle w:val="tlid-translation"/>
          <w:rFonts w:ascii="Arial" w:eastAsia="Calibri" w:hAnsi="Arial" w:cs="Arial"/>
          <w:sz w:val="24"/>
          <w:szCs w:val="24"/>
        </w:rPr>
        <w:t>à</w:t>
      </w:r>
      <w:r w:rsidR="009542A0" w:rsidRPr="006A3EDF">
        <w:rPr>
          <w:rStyle w:val="tlid-translation"/>
          <w:rFonts w:ascii="Arial" w:eastAsia="Calibri" w:hAnsi="Arial" w:cs="Arial"/>
          <w:sz w:val="24"/>
          <w:szCs w:val="24"/>
        </w:rPr>
        <w:t xml:space="preserve"> saúde que o </w:t>
      </w:r>
      <w:proofErr w:type="spellStart"/>
      <w:r w:rsidR="009542A0" w:rsidRPr="006A3EDF">
        <w:rPr>
          <w:rStyle w:val="tlid-translation"/>
          <w:rFonts w:ascii="Arial" w:eastAsia="Calibri" w:hAnsi="Arial" w:cs="Arial"/>
          <w:sz w:val="24"/>
          <w:szCs w:val="24"/>
        </w:rPr>
        <w:t>burnout</w:t>
      </w:r>
      <w:proofErr w:type="spellEnd"/>
      <w:r w:rsidR="009542A0" w:rsidRPr="006A3EDF">
        <w:rPr>
          <w:rStyle w:val="tlid-translation"/>
          <w:rFonts w:ascii="Arial" w:eastAsia="Calibri" w:hAnsi="Arial" w:cs="Arial"/>
          <w:sz w:val="24"/>
          <w:szCs w:val="24"/>
        </w:rPr>
        <w:t xml:space="preserve"> ajuda a maximizar, como diabetes tipo 2, problemas no </w:t>
      </w:r>
      <w:r w:rsidR="00850346" w:rsidRPr="006A3EDF">
        <w:rPr>
          <w:rStyle w:val="tlid-translation"/>
          <w:rFonts w:ascii="Arial" w:eastAsia="Calibri" w:hAnsi="Arial" w:cs="Arial"/>
          <w:sz w:val="24"/>
          <w:szCs w:val="24"/>
        </w:rPr>
        <w:t>coração</w:t>
      </w:r>
      <w:r w:rsidR="00203C00" w:rsidRPr="006A3EDF">
        <w:rPr>
          <w:rStyle w:val="tlid-translation"/>
          <w:rFonts w:ascii="Arial" w:eastAsia="Calibri" w:hAnsi="Arial" w:cs="Arial"/>
          <w:sz w:val="24"/>
          <w:szCs w:val="24"/>
        </w:rPr>
        <w:t>, depressão, insônia,</w:t>
      </w:r>
      <w:r w:rsidR="000E798E" w:rsidRPr="006A3EDF">
        <w:rPr>
          <w:rStyle w:val="tlid-translation"/>
          <w:rFonts w:ascii="Arial" w:eastAsia="Calibri" w:hAnsi="Arial" w:cs="Arial"/>
          <w:sz w:val="24"/>
          <w:szCs w:val="24"/>
        </w:rPr>
        <w:t xml:space="preserve"> uso de drogas</w:t>
      </w:r>
      <w:r w:rsidR="00850346" w:rsidRPr="006A3EDF">
        <w:rPr>
          <w:rStyle w:val="tlid-translation"/>
          <w:rFonts w:ascii="Arial" w:eastAsia="Calibri" w:hAnsi="Arial" w:cs="Arial"/>
          <w:sz w:val="24"/>
          <w:szCs w:val="24"/>
        </w:rPr>
        <w:t xml:space="preserve"> e problemas intestinais. </w:t>
      </w:r>
      <w:r w:rsidR="00840C08" w:rsidRPr="006A3EDF">
        <w:rPr>
          <w:rStyle w:val="tlid-translation"/>
          <w:rFonts w:ascii="Arial" w:eastAsia="Calibri" w:hAnsi="Arial" w:cs="Arial"/>
          <w:sz w:val="24"/>
          <w:szCs w:val="24"/>
        </w:rPr>
        <w:t>Recentemente</w:t>
      </w:r>
      <w:r w:rsidR="000E798E" w:rsidRPr="006A3EDF">
        <w:rPr>
          <w:rStyle w:val="tlid-translation"/>
          <w:rFonts w:ascii="Arial" w:eastAsia="Calibri" w:hAnsi="Arial" w:cs="Arial"/>
          <w:sz w:val="24"/>
          <w:szCs w:val="24"/>
        </w:rPr>
        <w:t>,</w:t>
      </w:r>
      <w:r w:rsidR="00840C08" w:rsidRPr="006A3EDF">
        <w:rPr>
          <w:rStyle w:val="tlid-translation"/>
          <w:rFonts w:ascii="Arial" w:eastAsia="Calibri" w:hAnsi="Arial" w:cs="Arial"/>
          <w:sz w:val="24"/>
          <w:szCs w:val="24"/>
        </w:rPr>
        <w:t xml:space="preserve"> a OMS classificou o </w:t>
      </w:r>
      <w:proofErr w:type="spellStart"/>
      <w:r w:rsidR="00840C08" w:rsidRPr="006A3EDF">
        <w:rPr>
          <w:rStyle w:val="tlid-translation"/>
          <w:rFonts w:ascii="Arial" w:eastAsia="Calibri" w:hAnsi="Arial" w:cs="Arial"/>
          <w:sz w:val="24"/>
          <w:szCs w:val="24"/>
        </w:rPr>
        <w:t>burnout</w:t>
      </w:r>
      <w:proofErr w:type="spellEnd"/>
      <w:r w:rsidR="00840C08" w:rsidRPr="006A3EDF">
        <w:rPr>
          <w:rStyle w:val="tlid-translation"/>
          <w:rFonts w:ascii="Arial" w:eastAsia="Calibri" w:hAnsi="Arial" w:cs="Arial"/>
          <w:sz w:val="24"/>
          <w:szCs w:val="24"/>
        </w:rPr>
        <w:t xml:space="preserve"> no trabalho como uma doença</w:t>
      </w:r>
      <w:r w:rsidR="00203C00" w:rsidRPr="006A3EDF">
        <w:rPr>
          <w:rStyle w:val="tlid-translation"/>
          <w:rFonts w:ascii="Arial" w:eastAsia="Calibri" w:hAnsi="Arial" w:cs="Arial"/>
          <w:sz w:val="24"/>
          <w:szCs w:val="24"/>
        </w:rPr>
        <w:t xml:space="preserve"> com o</w:t>
      </w:r>
      <w:r w:rsidR="000C0BD8" w:rsidRPr="006A3EDF">
        <w:rPr>
          <w:rStyle w:val="tlid-translation"/>
          <w:rFonts w:ascii="Arial" w:eastAsia="Calibri" w:hAnsi="Arial" w:cs="Arial"/>
          <w:sz w:val="24"/>
          <w:szCs w:val="24"/>
        </w:rPr>
        <w:t xml:space="preserve"> lançamento do</w:t>
      </w:r>
      <w:r w:rsidR="00203C00" w:rsidRPr="006A3EDF">
        <w:rPr>
          <w:rStyle w:val="tlid-translation"/>
          <w:rFonts w:ascii="Arial" w:eastAsia="Calibri" w:hAnsi="Arial" w:cs="Arial"/>
          <w:sz w:val="24"/>
          <w:szCs w:val="24"/>
        </w:rPr>
        <w:t xml:space="preserve"> CID-11 (</w:t>
      </w:r>
      <w:r w:rsidR="00203C00" w:rsidRPr="006A3EDF">
        <w:rPr>
          <w:rFonts w:ascii="Arial" w:hAnsi="Arial" w:cs="Arial"/>
          <w:sz w:val="24"/>
          <w:szCs w:val="24"/>
        </w:rPr>
        <w:t>Classificação Internacional de Doenças)</w:t>
      </w:r>
      <w:r w:rsidR="00130A3F" w:rsidRPr="006A3EDF">
        <w:rPr>
          <w:rFonts w:ascii="Arial" w:hAnsi="Arial" w:cs="Arial"/>
          <w:sz w:val="24"/>
          <w:szCs w:val="24"/>
        </w:rPr>
        <w:fldChar w:fldCharType="begin" w:fldLock="1"/>
      </w:r>
      <w:r w:rsidR="00710EAB"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00130A3F" w:rsidRPr="006A3EDF">
        <w:rPr>
          <w:rFonts w:ascii="Arial" w:hAnsi="Arial" w:cs="Arial"/>
          <w:sz w:val="24"/>
          <w:szCs w:val="24"/>
        </w:rPr>
        <w:fldChar w:fldCharType="separate"/>
      </w:r>
      <w:r w:rsidR="00130A3F" w:rsidRPr="006A3EDF">
        <w:rPr>
          <w:rFonts w:ascii="Arial" w:hAnsi="Arial" w:cs="Arial"/>
          <w:noProof/>
          <w:sz w:val="24"/>
          <w:szCs w:val="24"/>
        </w:rPr>
        <w:t>(OMS, 2019)</w:t>
      </w:r>
      <w:r w:rsidR="00130A3F" w:rsidRPr="006A3EDF">
        <w:rPr>
          <w:rFonts w:ascii="Arial" w:hAnsi="Arial" w:cs="Arial"/>
          <w:sz w:val="24"/>
          <w:szCs w:val="24"/>
        </w:rPr>
        <w:fldChar w:fldCharType="end"/>
      </w:r>
      <w:r w:rsidR="00840C08" w:rsidRPr="006A3EDF">
        <w:rPr>
          <w:rStyle w:val="tlid-translation"/>
          <w:rFonts w:ascii="Arial" w:eastAsia="Calibri" w:hAnsi="Arial" w:cs="Arial"/>
          <w:sz w:val="24"/>
          <w:szCs w:val="24"/>
        </w:rPr>
        <w:t xml:space="preserve">. </w:t>
      </w:r>
    </w:p>
    <w:p w14:paraId="614CE3FA" w14:textId="0B7F7EC5" w:rsidR="002F7E7A" w:rsidRDefault="00626329" w:rsidP="005341E7">
      <w:pPr>
        <w:spacing w:line="360" w:lineRule="auto"/>
        <w:ind w:firstLine="426"/>
        <w:rPr>
          <w:rStyle w:val="tlid-translation"/>
          <w:rFonts w:ascii="Arial" w:eastAsia="Calibri" w:hAnsi="Arial" w:cs="Arial"/>
          <w:b/>
          <w:bCs/>
          <w:sz w:val="24"/>
          <w:szCs w:val="24"/>
        </w:rPr>
      </w:pPr>
      <w:r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xml:space="preserve">, apesar do crescimento no interesse e na importância do </w:t>
      </w:r>
      <w:proofErr w:type="spellStart"/>
      <w:r w:rsidR="002043C8" w:rsidRPr="006A3EDF">
        <w:rPr>
          <w:rStyle w:val="tlid-translation"/>
          <w:rFonts w:ascii="Arial" w:eastAsia="Calibri" w:hAnsi="Arial" w:cs="Arial"/>
          <w:sz w:val="24"/>
          <w:szCs w:val="24"/>
        </w:rPr>
        <w:t>burnout</w:t>
      </w:r>
      <w:proofErr w:type="spellEnd"/>
      <w:r w:rsidR="002043C8" w:rsidRPr="006A3EDF">
        <w:rPr>
          <w:rStyle w:val="tlid-translation"/>
          <w:rFonts w:ascii="Arial" w:eastAsia="Calibri" w:hAnsi="Arial" w:cs="Arial"/>
          <w:sz w:val="24"/>
          <w:szCs w:val="24"/>
        </w:rPr>
        <w:t xml:space="preserve">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 xml:space="preserve">que exige adaptação dos indivíduos, a relação entre a adaptabilidade individual e o </w:t>
      </w:r>
      <w:proofErr w:type="spellStart"/>
      <w:r w:rsidR="00EE0CDA" w:rsidRPr="006A3EDF">
        <w:rPr>
          <w:rStyle w:val="tlid-translation"/>
          <w:rFonts w:ascii="Arial" w:eastAsia="Calibri" w:hAnsi="Arial" w:cs="Arial"/>
          <w:sz w:val="24"/>
          <w:szCs w:val="24"/>
        </w:rPr>
        <w:t>burnout</w:t>
      </w:r>
      <w:proofErr w:type="spellEnd"/>
      <w:r w:rsidR="00263C3A" w:rsidRPr="006A3EDF">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r w:rsidR="002D1E67" w:rsidRPr="006A3EDF">
        <w:rPr>
          <w:rStyle w:val="tlid-translation"/>
          <w:rFonts w:ascii="Arial" w:eastAsia="Calibri" w:hAnsi="Arial" w:cs="Arial"/>
          <w:sz w:val="24"/>
          <w:szCs w:val="24"/>
        </w:rPr>
        <w:t xml:space="preserve"> De forma </w:t>
      </w:r>
      <w:r w:rsidR="00281EB4" w:rsidRPr="006A3EDF">
        <w:rPr>
          <w:rStyle w:val="tlid-translation"/>
          <w:rFonts w:ascii="Arial" w:eastAsia="Calibri" w:hAnsi="Arial" w:cs="Arial"/>
          <w:sz w:val="24"/>
          <w:szCs w:val="24"/>
        </w:rPr>
        <w:t>prática,</w:t>
      </w:r>
      <w:r w:rsidR="00281EB4">
        <w:rPr>
          <w:rStyle w:val="tlid-translation"/>
          <w:rFonts w:ascii="Arial" w:eastAsia="Calibri" w:hAnsi="Arial" w:cs="Arial"/>
          <w:sz w:val="24"/>
          <w:szCs w:val="24"/>
        </w:rPr>
        <w:t xml:space="preserve"> </w:t>
      </w:r>
      <w:r w:rsidR="00281EB4" w:rsidRPr="00281EB4">
        <w:rPr>
          <w:rStyle w:val="tlid-translation"/>
          <w:rFonts w:ascii="Arial" w:eastAsia="Calibri" w:hAnsi="Arial" w:cs="Arial"/>
          <w:b/>
          <w:bCs/>
          <w:sz w:val="24"/>
          <w:szCs w:val="24"/>
        </w:rPr>
        <w:t>existe relação</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da adaptabilidade individual e</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do </w:t>
      </w:r>
      <w:proofErr w:type="spellStart"/>
      <w:r w:rsidR="00281EB4" w:rsidRPr="00281EB4">
        <w:rPr>
          <w:rStyle w:val="tlid-translation"/>
          <w:rFonts w:ascii="Arial" w:eastAsia="Calibri" w:hAnsi="Arial" w:cs="Arial"/>
          <w:b/>
          <w:bCs/>
          <w:sz w:val="24"/>
          <w:szCs w:val="24"/>
        </w:rPr>
        <w:t>burnout</w:t>
      </w:r>
      <w:proofErr w:type="spellEnd"/>
      <w:r w:rsidR="00281EB4">
        <w:rPr>
          <w:rStyle w:val="tlid-translation"/>
          <w:rFonts w:ascii="Arial" w:eastAsia="Calibri" w:hAnsi="Arial" w:cs="Arial"/>
          <w:b/>
          <w:bCs/>
          <w:sz w:val="24"/>
          <w:szCs w:val="24"/>
        </w:rPr>
        <w:t xml:space="preserve"> na percepção dos Engenheiros de Software</w:t>
      </w:r>
      <w:r w:rsidR="00281EB4" w:rsidRPr="00281EB4">
        <w:rPr>
          <w:rStyle w:val="tlid-translation"/>
          <w:rFonts w:ascii="Arial" w:eastAsia="Calibri" w:hAnsi="Arial" w:cs="Arial"/>
          <w:b/>
          <w:bCs/>
          <w:sz w:val="24"/>
          <w:szCs w:val="24"/>
        </w:rPr>
        <w:t xml:space="preserve">? Mais do que isso, elas são positivas ou negativas? </w:t>
      </w:r>
    </w:p>
    <w:p w14:paraId="1CC57A84" w14:textId="0ADFD7D9" w:rsidR="005B7747" w:rsidRPr="00281EB4" w:rsidRDefault="00492C95" w:rsidP="005341E7">
      <w:pPr>
        <w:spacing w:line="360" w:lineRule="auto"/>
        <w:ind w:firstLine="426"/>
        <w:rPr>
          <w:rFonts w:ascii="Arial" w:hAnsi="Arial" w:cs="Arial"/>
          <w:b/>
          <w:bCs/>
          <w:sz w:val="24"/>
          <w:szCs w:val="24"/>
        </w:rPr>
      </w:pPr>
      <w:r>
        <w:rPr>
          <w:rStyle w:val="tlid-translation"/>
          <w:rFonts w:ascii="Arial" w:eastAsia="Calibri" w:hAnsi="Arial" w:cs="Arial"/>
          <w:sz w:val="24"/>
          <w:szCs w:val="24"/>
        </w:rPr>
        <w:t>Ademais, a</w:t>
      </w:r>
      <w:r w:rsidR="008F7F7E" w:rsidRPr="004C09D6">
        <w:rPr>
          <w:rStyle w:val="tlid-translation"/>
          <w:rFonts w:ascii="Arial" w:eastAsia="Calibri" w:hAnsi="Arial" w:cs="Arial"/>
          <w:sz w:val="24"/>
          <w:szCs w:val="24"/>
        </w:rPr>
        <w:t xml:space="preserve">pesar do </w:t>
      </w:r>
      <w:proofErr w:type="spellStart"/>
      <w:r w:rsidR="008F7F7E" w:rsidRPr="004C09D6">
        <w:rPr>
          <w:rStyle w:val="tlid-translation"/>
          <w:rFonts w:ascii="Arial" w:eastAsia="Calibri" w:hAnsi="Arial" w:cs="Arial"/>
          <w:sz w:val="24"/>
          <w:szCs w:val="24"/>
        </w:rPr>
        <w:t>burnout</w:t>
      </w:r>
      <w:proofErr w:type="spellEnd"/>
      <w:r w:rsidR="008F7F7E" w:rsidRPr="004C09D6">
        <w:rPr>
          <w:rStyle w:val="tlid-translation"/>
          <w:rFonts w:ascii="Arial" w:eastAsia="Calibri" w:hAnsi="Arial" w:cs="Arial"/>
          <w:sz w:val="24"/>
          <w:szCs w:val="24"/>
        </w:rPr>
        <w:t xml:space="preserve"> e da satisfação com o trabalho serem fatores </w:t>
      </w:r>
      <w:r>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Pr>
          <w:rStyle w:val="tlid-translation"/>
          <w:rFonts w:ascii="Arial" w:eastAsia="Calibri" w:hAnsi="Arial" w:cs="Arial"/>
          <w:sz w:val="24"/>
          <w:szCs w:val="24"/>
        </w:rPr>
        <w:t xml:space="preserve"> 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FB784B">
        <w:rPr>
          <w:rStyle w:val="tlid-translation"/>
          <w:rFonts w:ascii="Arial" w:eastAsia="Calibri" w:hAnsi="Arial" w:cs="Arial"/>
          <w:sz w:val="24"/>
          <w:szCs w:val="24"/>
        </w:rPr>
        <w:t xml:space="preserve"> a um bom tempo</w:t>
      </w:r>
      <w:r w:rsidR="004C09D6">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2015)","plainTextFormattedCitation":"(LENBERG; FELDT; WALLGREN, 2015)","previouslyFormattedCitation":"(LENBERG; FELDT; WALLGREN, 2015)"},"properties":{"noteIndex":0},"schema":"https://github.com/citation-style-language/schema/raw/master/csl-citation.json"}</w:instrText>
      </w:r>
      <w:r w:rsidR="004C09D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4C09D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4C09D6">
        <w:rPr>
          <w:rStyle w:val="tlid-translation"/>
          <w:rFonts w:ascii="Arial" w:eastAsia="Calibri" w:hAnsi="Arial" w:cs="Arial"/>
          <w:b/>
          <w:bCs/>
          <w:sz w:val="24"/>
          <w:szCs w:val="24"/>
        </w:rPr>
        <w:t xml:space="preserve"> </w:t>
      </w:r>
      <w:r w:rsidR="008630E4">
        <w:rPr>
          <w:rStyle w:val="tlid-translation"/>
          <w:rFonts w:ascii="Arial" w:eastAsia="Calibri" w:hAnsi="Arial" w:cs="Arial"/>
          <w:b/>
          <w:bCs/>
          <w:sz w:val="24"/>
          <w:szCs w:val="24"/>
        </w:rPr>
        <w:t>u</w:t>
      </w:r>
      <w:r w:rsidR="005B7747">
        <w:rPr>
          <w:rStyle w:val="tlid-translation"/>
          <w:rFonts w:ascii="Arial" w:eastAsia="Calibri" w:hAnsi="Arial" w:cs="Arial"/>
          <w:b/>
          <w:bCs/>
          <w:sz w:val="24"/>
          <w:szCs w:val="24"/>
        </w:rPr>
        <w:t xml:space="preserve">ma outra pergunta </w:t>
      </w:r>
      <w:r w:rsidR="008F7F7E">
        <w:rPr>
          <w:rStyle w:val="tlid-translation"/>
          <w:rFonts w:ascii="Arial" w:eastAsia="Calibri" w:hAnsi="Arial" w:cs="Arial"/>
          <w:b/>
          <w:bCs/>
          <w:sz w:val="24"/>
          <w:szCs w:val="24"/>
        </w:rPr>
        <w:t>que surge é</w:t>
      </w:r>
      <w:r w:rsidR="0021636C">
        <w:rPr>
          <w:rStyle w:val="tlid-translation"/>
          <w:rFonts w:ascii="Arial" w:eastAsia="Calibri" w:hAnsi="Arial" w:cs="Arial"/>
          <w:b/>
          <w:bCs/>
          <w:sz w:val="24"/>
          <w:szCs w:val="24"/>
        </w:rPr>
        <w:t xml:space="preserve">: </w:t>
      </w:r>
      <w:r w:rsidR="00D5358A">
        <w:rPr>
          <w:rStyle w:val="tlid-translation"/>
          <w:rFonts w:ascii="Arial" w:eastAsia="Calibri" w:hAnsi="Arial" w:cs="Arial"/>
          <w:b/>
          <w:bCs/>
          <w:sz w:val="24"/>
          <w:szCs w:val="24"/>
        </w:rPr>
        <w:t>existe</w:t>
      </w:r>
      <w:r w:rsidR="008630E4">
        <w:rPr>
          <w:rStyle w:val="tlid-translation"/>
          <w:rFonts w:ascii="Arial" w:eastAsia="Calibri" w:hAnsi="Arial" w:cs="Arial"/>
          <w:b/>
          <w:bCs/>
          <w:sz w:val="24"/>
          <w:szCs w:val="24"/>
        </w:rPr>
        <w:t xml:space="preserve"> a relação entre o </w:t>
      </w:r>
      <w:proofErr w:type="spellStart"/>
      <w:r w:rsidR="008630E4">
        <w:rPr>
          <w:rStyle w:val="tlid-translation"/>
          <w:rFonts w:ascii="Arial" w:eastAsia="Calibri" w:hAnsi="Arial" w:cs="Arial"/>
          <w:b/>
          <w:bCs/>
          <w:sz w:val="24"/>
          <w:szCs w:val="24"/>
        </w:rPr>
        <w:t>burnout</w:t>
      </w:r>
      <w:proofErr w:type="spellEnd"/>
      <w:r w:rsidR="008630E4">
        <w:rPr>
          <w:rStyle w:val="tlid-translation"/>
          <w:rFonts w:ascii="Arial" w:eastAsia="Calibri" w:hAnsi="Arial" w:cs="Arial"/>
          <w:b/>
          <w:bCs/>
          <w:sz w:val="24"/>
          <w:szCs w:val="24"/>
        </w:rPr>
        <w:t xml:space="preserve"> e a </w:t>
      </w:r>
      <w:r w:rsidR="00D5358A">
        <w:rPr>
          <w:rStyle w:val="tlid-translation"/>
          <w:rFonts w:ascii="Arial" w:eastAsia="Calibri" w:hAnsi="Arial" w:cs="Arial"/>
          <w:b/>
          <w:bCs/>
          <w:sz w:val="24"/>
          <w:szCs w:val="24"/>
        </w:rPr>
        <w:t xml:space="preserve">percepção de </w:t>
      </w:r>
      <w:r w:rsidR="008630E4">
        <w:rPr>
          <w:rStyle w:val="tlid-translation"/>
          <w:rFonts w:ascii="Arial" w:eastAsia="Calibri" w:hAnsi="Arial" w:cs="Arial"/>
          <w:b/>
          <w:bCs/>
          <w:sz w:val="24"/>
          <w:szCs w:val="24"/>
        </w:rPr>
        <w:t xml:space="preserve">satisfação </w:t>
      </w:r>
      <w:r w:rsidR="00B84505">
        <w:rPr>
          <w:rStyle w:val="tlid-translation"/>
          <w:rFonts w:ascii="Arial" w:eastAsia="Calibri" w:hAnsi="Arial" w:cs="Arial"/>
          <w:b/>
          <w:bCs/>
          <w:sz w:val="24"/>
          <w:szCs w:val="24"/>
        </w:rPr>
        <w:t>na Engenharia de Software</w:t>
      </w:r>
      <w:r w:rsidR="00AA7A37">
        <w:rPr>
          <w:rStyle w:val="tlid-translation"/>
          <w:rFonts w:ascii="Arial" w:eastAsia="Calibri" w:hAnsi="Arial" w:cs="Arial"/>
          <w:b/>
          <w:bCs/>
          <w:sz w:val="24"/>
          <w:szCs w:val="24"/>
        </w:rPr>
        <w:t>? E</w:t>
      </w:r>
      <w:r w:rsidR="00D5358A">
        <w:rPr>
          <w:rStyle w:val="tlid-translation"/>
          <w:rFonts w:ascii="Arial" w:eastAsia="Calibri" w:hAnsi="Arial" w:cs="Arial"/>
          <w:b/>
          <w:bCs/>
          <w:sz w:val="24"/>
          <w:szCs w:val="24"/>
        </w:rPr>
        <w:t>ssa relação é positiva ou negativa?</w:t>
      </w:r>
    </w:p>
    <w:p w14:paraId="002AB880" w14:textId="48686750" w:rsidR="00717308" w:rsidRPr="00C217ED" w:rsidRDefault="006029E4" w:rsidP="00AD0D91">
      <w:pPr>
        <w:spacing w:line="360" w:lineRule="auto"/>
        <w:ind w:firstLine="360"/>
        <w:rPr>
          <w:rFonts w:ascii="Arial" w:hAnsi="Arial" w:cs="Arial"/>
          <w:sz w:val="24"/>
          <w:szCs w:val="24"/>
        </w:rPr>
      </w:pPr>
      <w:r>
        <w:rPr>
          <w:rFonts w:ascii="Arial" w:hAnsi="Arial" w:cs="Arial"/>
          <w:sz w:val="24"/>
          <w:szCs w:val="24"/>
        </w:rPr>
        <w:lastRenderedPageBreak/>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717308" w:rsidRPr="00C217ED">
        <w:rPr>
          <w:rFonts w:ascii="Arial" w:hAnsi="Arial" w:cs="Arial"/>
          <w:sz w:val="24"/>
          <w:szCs w:val="24"/>
        </w:rPr>
        <w:t xml:space="preserve"> </w:t>
      </w:r>
      <w:r w:rsidR="00022D64">
        <w:rPr>
          <w:rFonts w:ascii="Arial" w:hAnsi="Arial" w:cs="Arial"/>
          <w:sz w:val="24"/>
          <w:szCs w:val="24"/>
        </w:rPr>
        <w:t>Como comentado anteriormente o processo de desenvolvimento de software</w:t>
      </w:r>
      <w:r w:rsidR="007271DB">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682B4E"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682B4E"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682B4E" w:rsidRPr="006A3EDF">
        <w:rPr>
          <w:rFonts w:ascii="Arial" w:hAnsi="Arial" w:cs="Arial"/>
          <w:sz w:val="24"/>
          <w:szCs w:val="24"/>
        </w:rPr>
        <w:fldChar w:fldCharType="end"/>
      </w:r>
      <w:r w:rsidR="00682B4E">
        <w:rPr>
          <w:rFonts w:ascii="Arial" w:hAnsi="Arial" w:cs="Arial"/>
          <w:sz w:val="24"/>
          <w:szCs w:val="24"/>
        </w:rPr>
        <w:t>.</w:t>
      </w:r>
      <w:r w:rsidR="00E60C37">
        <w:rPr>
          <w:rFonts w:ascii="Arial" w:hAnsi="Arial" w:cs="Arial"/>
          <w:sz w:val="24"/>
          <w:szCs w:val="24"/>
        </w:rPr>
        <w:t xml:space="preserve"> </w:t>
      </w:r>
      <w:r>
        <w:rPr>
          <w:rFonts w:ascii="Arial" w:hAnsi="Arial" w:cs="Arial"/>
          <w:sz w:val="24"/>
          <w:szCs w:val="24"/>
        </w:rPr>
        <w:t>Nesse</w:t>
      </w:r>
      <w:r w:rsidR="00E60C37">
        <w:rPr>
          <w:rFonts w:ascii="Arial" w:hAnsi="Arial" w:cs="Arial"/>
          <w:sz w:val="24"/>
          <w:szCs w:val="24"/>
        </w:rPr>
        <w:t xml:space="preserve"> contexto, será que </w:t>
      </w:r>
      <w:r w:rsidR="00E60C37" w:rsidRPr="00E60C37">
        <w:rPr>
          <w:rFonts w:ascii="Arial" w:hAnsi="Arial" w:cs="Arial"/>
          <w:b/>
          <w:bCs/>
          <w:sz w:val="24"/>
          <w:szCs w:val="24"/>
        </w:rPr>
        <w:t>existe relação entre a percepção de instabilidade do</w:t>
      </w:r>
      <w:r w:rsidR="00E60C37">
        <w:rPr>
          <w:rFonts w:ascii="Arial" w:hAnsi="Arial" w:cs="Arial"/>
          <w:b/>
          <w:bCs/>
          <w:sz w:val="24"/>
          <w:szCs w:val="24"/>
        </w:rPr>
        <w:t>s</w:t>
      </w:r>
      <w:r w:rsidR="00E60C37" w:rsidRPr="00E60C37">
        <w:rPr>
          <w:rFonts w:ascii="Arial" w:hAnsi="Arial" w:cs="Arial"/>
          <w:b/>
          <w:bCs/>
          <w:sz w:val="24"/>
          <w:szCs w:val="24"/>
        </w:rPr>
        <w:t xml:space="preserve"> indivíduos com a percepção de satisfação</w:t>
      </w:r>
      <w:r w:rsidR="00E60C37">
        <w:rPr>
          <w:rFonts w:ascii="Arial" w:hAnsi="Arial" w:cs="Arial"/>
          <w:b/>
          <w:bCs/>
          <w:sz w:val="24"/>
          <w:szCs w:val="24"/>
        </w:rPr>
        <w:t xml:space="preserve"> na Engenharia de Software</w:t>
      </w:r>
      <w:r w:rsidR="00E60C37" w:rsidRPr="00E60C37">
        <w:rPr>
          <w:rFonts w:ascii="Arial" w:hAnsi="Arial" w:cs="Arial"/>
          <w:b/>
          <w:bCs/>
          <w:sz w:val="24"/>
          <w:szCs w:val="24"/>
        </w:rPr>
        <w:t xml:space="preserve">? E com o </w:t>
      </w:r>
      <w:proofErr w:type="spellStart"/>
      <w:r w:rsidR="00E60C37" w:rsidRPr="00E60C37">
        <w:rPr>
          <w:rFonts w:ascii="Arial" w:hAnsi="Arial" w:cs="Arial"/>
          <w:b/>
          <w:bCs/>
          <w:sz w:val="24"/>
          <w:szCs w:val="24"/>
        </w:rPr>
        <w:t>burnout</w:t>
      </w:r>
      <w:proofErr w:type="spellEnd"/>
      <w:r w:rsidR="00E60C37" w:rsidRPr="00E60C37">
        <w:rPr>
          <w:rFonts w:ascii="Arial" w:hAnsi="Arial" w:cs="Arial"/>
          <w:b/>
          <w:bCs/>
          <w:sz w:val="24"/>
          <w:szCs w:val="24"/>
        </w:rPr>
        <w:t>? Essas relações são positivas ou negativas?</w:t>
      </w:r>
      <w:r w:rsidR="00E60C37">
        <w:rPr>
          <w:rFonts w:ascii="Arial" w:hAnsi="Arial" w:cs="Arial"/>
          <w:sz w:val="24"/>
          <w:szCs w:val="24"/>
        </w:rPr>
        <w:t xml:space="preserve"> </w:t>
      </w:r>
    </w:p>
    <w:p w14:paraId="3B070EAA" w14:textId="6A25BAAA" w:rsidR="004E38C6" w:rsidRPr="006A3EDF" w:rsidRDefault="001A1624" w:rsidP="005341E7">
      <w:pPr>
        <w:spacing w:line="360" w:lineRule="auto"/>
        <w:ind w:firstLine="426"/>
        <w:rPr>
          <w:rFonts w:ascii="Arial" w:hAnsi="Arial" w:cs="Arial"/>
          <w:sz w:val="24"/>
          <w:szCs w:val="24"/>
        </w:rPr>
      </w:pPr>
      <w:r>
        <w:rPr>
          <w:rFonts w:ascii="Arial" w:hAnsi="Arial" w:cs="Arial"/>
          <w:sz w:val="24"/>
          <w:szCs w:val="24"/>
        </w:rPr>
        <w:t xml:space="preserve">Assim esta tese pretende preencher as lacunas </w:t>
      </w:r>
      <w:r w:rsidR="003B6E4C">
        <w:rPr>
          <w:rFonts w:ascii="Arial" w:hAnsi="Arial" w:cs="Arial"/>
          <w:sz w:val="24"/>
          <w:szCs w:val="24"/>
        </w:rPr>
        <w:t>apresentadas, contribuindo</w:t>
      </w:r>
      <w:r>
        <w:rPr>
          <w:rFonts w:ascii="Arial" w:hAnsi="Arial" w:cs="Arial"/>
          <w:sz w:val="24"/>
          <w:szCs w:val="24"/>
        </w:rPr>
        <w:t xml:space="preserve"> para o entendimento de alguns fatores humanos na</w:t>
      </w:r>
      <w:r w:rsidR="003B6E4C">
        <w:rPr>
          <w:rFonts w:ascii="Arial" w:hAnsi="Arial" w:cs="Arial"/>
          <w:sz w:val="24"/>
          <w:szCs w:val="24"/>
        </w:rPr>
        <w:t xml:space="preserve"> Engenharia de Software - 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w:t>
      </w:r>
      <w:proofErr w:type="spellStart"/>
      <w:r w:rsidR="003B6E4C">
        <w:rPr>
          <w:rFonts w:ascii="Arial" w:hAnsi="Arial" w:cs="Arial"/>
          <w:sz w:val="24"/>
          <w:szCs w:val="24"/>
        </w:rPr>
        <w:t>burnout</w:t>
      </w:r>
      <w:proofErr w:type="spellEnd"/>
      <w:r w:rsidR="003B6E4C">
        <w:rPr>
          <w:rFonts w:ascii="Arial" w:hAnsi="Arial" w:cs="Arial"/>
          <w:sz w:val="24"/>
          <w:szCs w:val="24"/>
        </w:rPr>
        <w:t xml:space="preserve">,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3B6E4C">
        <w:rPr>
          <w:rFonts w:ascii="Arial" w:hAnsi="Arial" w:cs="Arial"/>
          <w:sz w:val="24"/>
          <w:szCs w:val="24"/>
        </w:rPr>
        <w:t xml:space="preserve">a instabilidade -, </w:t>
      </w:r>
      <w:r w:rsidR="00AD6681" w:rsidRPr="006A3EDF">
        <w:rPr>
          <w:rFonts w:ascii="Arial" w:hAnsi="Arial" w:cs="Arial"/>
          <w:sz w:val="24"/>
          <w:szCs w:val="24"/>
        </w:rPr>
        <w:t xml:space="preserve">que são </w:t>
      </w:r>
      <w:r w:rsidR="003B6E4C">
        <w:rPr>
          <w:rFonts w:ascii="Arial" w:hAnsi="Arial" w:cs="Arial"/>
          <w:sz w:val="24"/>
          <w:szCs w:val="24"/>
        </w:rPr>
        <w:t xml:space="preserve">importantes para a área. </w:t>
      </w:r>
    </w:p>
    <w:p w14:paraId="3E9370AF" w14:textId="5528BCAD" w:rsidR="003B6E4C" w:rsidRDefault="003B6E4C" w:rsidP="005341E7">
      <w:pPr>
        <w:spacing w:line="360" w:lineRule="auto"/>
        <w:ind w:firstLine="426"/>
        <w:rPr>
          <w:rFonts w:ascii="Arial" w:hAnsi="Arial" w:cs="Arial"/>
          <w:sz w:val="24"/>
          <w:szCs w:val="24"/>
        </w:rPr>
      </w:pPr>
      <w:r>
        <w:rPr>
          <w:rFonts w:ascii="Arial" w:hAnsi="Arial" w:cs="Arial"/>
          <w:sz w:val="24"/>
          <w:szCs w:val="24"/>
        </w:rPr>
        <w:t xml:space="preserve">Os resultados desta pesquisa apresentam relações entre a adaptabilidade individual e a satisfação, bem como, </w:t>
      </w:r>
      <w:r w:rsidR="0047420E">
        <w:rPr>
          <w:rFonts w:ascii="Arial" w:hAnsi="Arial" w:cs="Arial"/>
          <w:sz w:val="24"/>
          <w:szCs w:val="24"/>
        </w:rPr>
        <w:t>com</w:t>
      </w:r>
      <w:r>
        <w:rPr>
          <w:rFonts w:ascii="Arial" w:hAnsi="Arial" w:cs="Arial"/>
          <w:sz w:val="24"/>
          <w:szCs w:val="24"/>
        </w:rPr>
        <w:t xml:space="preserve"> o </w:t>
      </w:r>
      <w:proofErr w:type="spellStart"/>
      <w:r>
        <w:rPr>
          <w:rFonts w:ascii="Arial" w:hAnsi="Arial" w:cs="Arial"/>
          <w:sz w:val="24"/>
          <w:szCs w:val="24"/>
        </w:rPr>
        <w:t>burnout</w:t>
      </w:r>
      <w:proofErr w:type="spellEnd"/>
      <w:r>
        <w:rPr>
          <w:rFonts w:ascii="Arial" w:hAnsi="Arial" w:cs="Arial"/>
          <w:sz w:val="24"/>
          <w:szCs w:val="24"/>
        </w:rPr>
        <w:t>.</w:t>
      </w:r>
      <w:r w:rsidR="00E60C37">
        <w:rPr>
          <w:rFonts w:ascii="Arial" w:hAnsi="Arial" w:cs="Arial"/>
          <w:sz w:val="24"/>
          <w:szCs w:val="24"/>
        </w:rPr>
        <w:t xml:space="preserve">  A satisfação e o </w:t>
      </w:r>
      <w:proofErr w:type="spellStart"/>
      <w:r w:rsidR="00E60C37">
        <w:rPr>
          <w:rFonts w:ascii="Arial" w:hAnsi="Arial" w:cs="Arial"/>
          <w:sz w:val="24"/>
          <w:szCs w:val="24"/>
        </w:rPr>
        <w:t>burnout</w:t>
      </w:r>
      <w:proofErr w:type="spellEnd"/>
      <w:r w:rsidR="00E60C37">
        <w:rPr>
          <w:rFonts w:ascii="Arial" w:hAnsi="Arial" w:cs="Arial"/>
          <w:sz w:val="24"/>
          <w:szCs w:val="24"/>
        </w:rPr>
        <w:t xml:space="preserve"> estão relacionados negativamente.</w:t>
      </w:r>
      <w:r>
        <w:rPr>
          <w:rFonts w:ascii="Arial" w:hAnsi="Arial" w:cs="Arial"/>
          <w:sz w:val="24"/>
          <w:szCs w:val="24"/>
        </w:rPr>
        <w:t xml:space="preserve"> Existem também correlações entre a instabilidade e a satisfação e o </w:t>
      </w:r>
      <w:proofErr w:type="spellStart"/>
      <w:r>
        <w:rPr>
          <w:rFonts w:ascii="Arial" w:hAnsi="Arial" w:cs="Arial"/>
          <w:sz w:val="24"/>
          <w:szCs w:val="24"/>
        </w:rPr>
        <w:t>burnout</w:t>
      </w:r>
      <w:proofErr w:type="spellEnd"/>
      <w:r>
        <w:rPr>
          <w:rFonts w:ascii="Arial" w:hAnsi="Arial" w:cs="Arial"/>
          <w:sz w:val="24"/>
          <w:szCs w:val="24"/>
        </w:rPr>
        <w:t xml:space="preserve">. Para atingir esses objetivos foram </w:t>
      </w:r>
      <w:r w:rsidR="003B6927">
        <w:rPr>
          <w:rFonts w:ascii="Arial" w:hAnsi="Arial" w:cs="Arial"/>
          <w:sz w:val="24"/>
          <w:szCs w:val="24"/>
        </w:rPr>
        <w:t xml:space="preserve">desenvolvidas escala de mensuração para a instabilidade, assim como a tradução e validação do questionário de adaptabilidade individual. </w:t>
      </w:r>
    </w:p>
    <w:p w14:paraId="6FFB2616" w14:textId="5EED06AE"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 serão apresentados os objetivos da pesquisa, assim como as perguntas de pesquisa.</w:t>
      </w:r>
      <w:r w:rsidR="00490666" w:rsidRPr="006A3EDF">
        <w:rPr>
          <w:rFonts w:ascii="Arial" w:hAnsi="Arial" w:cs="Arial"/>
          <w:sz w:val="24"/>
          <w:szCs w:val="24"/>
        </w:rPr>
        <w:t xml:space="preserve"> </w:t>
      </w:r>
      <w:bookmarkEnd w:id="45"/>
    </w:p>
    <w:p w14:paraId="5A3BBCDA" w14:textId="7FBC4E1C" w:rsidR="00852815" w:rsidRPr="006A3EDF" w:rsidRDefault="00B0199F" w:rsidP="00FF2AD4">
      <w:pPr>
        <w:pStyle w:val="PhD-Title2"/>
      </w:pPr>
      <w:bookmarkStart w:id="47" w:name="_Toc42242433"/>
      <w:r w:rsidRPr="006A3EDF">
        <w:t>OBJETIVOS DA PESQUISA</w:t>
      </w:r>
      <w:bookmarkEnd w:id="47"/>
    </w:p>
    <w:p w14:paraId="2823278B" w14:textId="7B4600B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w:t>
      </w:r>
      <w:proofErr w:type="spellStart"/>
      <w:r w:rsidR="007B4C09" w:rsidRPr="006A3EDF">
        <w:rPr>
          <w:rFonts w:ascii="Arial" w:hAnsi="Arial" w:cs="Arial"/>
          <w:sz w:val="24"/>
          <w:szCs w:val="24"/>
        </w:rPr>
        <w:t>burnout</w:t>
      </w:r>
      <w:proofErr w:type="spellEnd"/>
      <w:r w:rsidR="007B4C09" w:rsidRPr="006A3EDF">
        <w:rPr>
          <w:rFonts w:ascii="Arial" w:hAnsi="Arial" w:cs="Arial"/>
          <w:sz w:val="24"/>
          <w:szCs w:val="24"/>
        </w:rPr>
        <w:t xml:space="preserve">,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na seção anterior </w:t>
      </w:r>
      <w:r w:rsidR="00F96FB2" w:rsidRPr="006A3EDF">
        <w:rPr>
          <w:rFonts w:ascii="Arial" w:hAnsi="Arial" w:cs="Arial"/>
          <w:sz w:val="24"/>
          <w:szCs w:val="24"/>
        </w:rPr>
        <w:t>e trazer um novo olhar para essas temáticas na Engenharia de Software</w:t>
      </w:r>
      <w:r w:rsidR="0019135C" w:rsidRPr="006A3EDF">
        <w:rPr>
          <w:rFonts w:ascii="Arial" w:hAnsi="Arial" w:cs="Arial"/>
          <w:sz w:val="24"/>
          <w:szCs w:val="24"/>
        </w:rPr>
        <w:t>.</w:t>
      </w:r>
    </w:p>
    <w:p w14:paraId="58DAF247" w14:textId="43333477"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 xml:space="preserve">Este trabalho parte de dois pressupostos básicos: Que o contexto de Engenharia de Software é caracterizado por exigir, em diferentes níveis, que tanto os indivíduos, quanto as equipes se adaptem para realizar seus objetivos e que a adaptação individual é uma característica estável do indivíduo, </w:t>
      </w:r>
      <w:r>
        <w:rPr>
          <w:rFonts w:ascii="Arial" w:hAnsi="Arial" w:cs="Arial"/>
          <w:sz w:val="24"/>
          <w:szCs w:val="24"/>
        </w:rPr>
        <w:t>mas</w:t>
      </w:r>
      <w:r w:rsidRPr="006A3EDF">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longo da sua vida. Ela também pode influenciar como o indivíduo reage a situações no trabalho, afetando assim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7B7FA8DC" w14:textId="77777777"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lastRenderedPageBreak/>
        <w:t>Com isso, o objetivo geral deste trabalho é:</w:t>
      </w:r>
    </w:p>
    <w:p w14:paraId="5E8C7CBF" w14:textId="79C2ACCC" w:rsidR="00281EB4" w:rsidRPr="006A3EDF" w:rsidRDefault="003972FA" w:rsidP="00281EB4">
      <w:pPr>
        <w:spacing w:line="360" w:lineRule="auto"/>
        <w:ind w:firstLine="360"/>
        <w:rPr>
          <w:rFonts w:ascii="Arial" w:hAnsi="Arial" w:cs="Arial"/>
          <w:b/>
          <w:bCs/>
          <w:sz w:val="24"/>
          <w:szCs w:val="24"/>
        </w:rPr>
      </w:pPr>
      <w:r>
        <w:rPr>
          <w:rFonts w:ascii="Arial" w:hAnsi="Arial" w:cs="Arial"/>
          <w:sz w:val="24"/>
          <w:szCs w:val="24"/>
        </w:rPr>
        <w:t>OP.</w:t>
      </w:r>
      <w:r w:rsidRPr="006A3EDF">
        <w:rPr>
          <w:rFonts w:ascii="Arial" w:hAnsi="Arial" w:cs="Arial"/>
          <w:sz w:val="24"/>
          <w:szCs w:val="24"/>
        </w:rPr>
        <w:t xml:space="preserve"> </w:t>
      </w:r>
      <w:r w:rsidR="00281EB4">
        <w:rPr>
          <w:rFonts w:ascii="Arial" w:hAnsi="Arial" w:cs="Arial"/>
          <w:b/>
          <w:bCs/>
          <w:sz w:val="24"/>
          <w:szCs w:val="24"/>
        </w:rPr>
        <w:t>Investigar as relações entre</w:t>
      </w:r>
      <w:r w:rsidR="00E60C37">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w:t>
      </w:r>
      <w:proofErr w:type="spellStart"/>
      <w:r w:rsidR="00281EB4">
        <w:rPr>
          <w:rFonts w:ascii="Arial" w:hAnsi="Arial" w:cs="Arial"/>
          <w:b/>
          <w:bCs/>
          <w:sz w:val="24"/>
          <w:szCs w:val="24"/>
        </w:rPr>
        <w:t>burnout</w:t>
      </w:r>
      <w:proofErr w:type="spellEnd"/>
      <w:r w:rsidR="00281EB4">
        <w:rPr>
          <w:rFonts w:ascii="Arial" w:hAnsi="Arial" w:cs="Arial"/>
          <w:b/>
          <w:bCs/>
          <w:sz w:val="24"/>
          <w:szCs w:val="24"/>
        </w:rPr>
        <w:t xml:space="preserve"> na percepção dos membros de equipes de software.</w:t>
      </w:r>
    </w:p>
    <w:p w14:paraId="596AB94E" w14:textId="77777777"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 xml:space="preserve">Para responder a esta questão, este trabalho se propõe a realizar os seguintes objetivos específicos: </w:t>
      </w:r>
    </w:p>
    <w:p w14:paraId="6E53CD8F" w14:textId="7F24E079"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2001DA31" w14:textId="44C47BB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5ED11D45" w14:textId="48F48517"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instabilidade,</w:t>
      </w:r>
      <w:r w:rsidRPr="006A3EDF">
        <w:rPr>
          <w:rFonts w:ascii="Arial" w:hAnsi="Arial" w:cs="Arial"/>
          <w:i/>
          <w:iCs/>
          <w:sz w:val="24"/>
          <w:szCs w:val="24"/>
        </w:rPr>
        <w:t xml:space="preserve"> </w:t>
      </w:r>
      <w:proofErr w:type="spellStart"/>
      <w:r w:rsidRPr="006A3EDF">
        <w:rPr>
          <w:rFonts w:ascii="Arial" w:hAnsi="Arial" w:cs="Arial"/>
          <w:i/>
          <w:iCs/>
          <w:sz w:val="24"/>
          <w:szCs w:val="24"/>
        </w:rPr>
        <w:t>burnout</w:t>
      </w:r>
      <w:proofErr w:type="spellEnd"/>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18A40595" w14:textId="7000A48A" w:rsidR="00A575B6" w:rsidRPr="006A3EDF" w:rsidRDefault="00B0199F" w:rsidP="00FF2AD4">
      <w:pPr>
        <w:pStyle w:val="PhD-Title2"/>
      </w:pPr>
      <w:bookmarkStart w:id="48" w:name="_Toc42242434"/>
      <w:r w:rsidRPr="006A3EDF">
        <w:t>ESTRUTURA DO TRABALHO</w:t>
      </w:r>
      <w:bookmarkEnd w:id="48"/>
    </w:p>
    <w:p w14:paraId="7E1AACC2" w14:textId="2BD7F503" w:rsidR="00EF4576" w:rsidRPr="006A3EDF" w:rsidRDefault="008B6F14" w:rsidP="00EF4576">
      <w:pPr>
        <w:ind w:firstLine="426"/>
        <w:rPr>
          <w:rFonts w:ascii="Arial" w:hAnsi="Arial" w:cs="Arial"/>
          <w:sz w:val="24"/>
          <w:szCs w:val="24"/>
        </w:rPr>
      </w:pPr>
      <w:r w:rsidRPr="006A3EDF">
        <w:rPr>
          <w:rFonts w:ascii="Arial" w:hAnsi="Arial" w:cs="Arial"/>
          <w:sz w:val="24"/>
          <w:szCs w:val="24"/>
        </w:rPr>
        <w:t>Esta</w:t>
      </w:r>
      <w:r w:rsidR="00EF4576" w:rsidRPr="006A3EDF">
        <w:rPr>
          <w:rFonts w:ascii="Arial" w:hAnsi="Arial" w:cs="Arial"/>
          <w:sz w:val="24"/>
          <w:szCs w:val="24"/>
        </w:rPr>
        <w:t xml:space="preserve"> tese foi estruturada em </w:t>
      </w:r>
      <w:r w:rsidR="006E77E3" w:rsidRPr="006A3EDF">
        <w:rPr>
          <w:rFonts w:ascii="Arial" w:hAnsi="Arial" w:cs="Arial"/>
          <w:sz w:val="24"/>
          <w:szCs w:val="24"/>
        </w:rPr>
        <w:t>7</w:t>
      </w:r>
      <w:r w:rsidR="00EF4576" w:rsidRPr="006A3EDF">
        <w:rPr>
          <w:rFonts w:ascii="Arial" w:hAnsi="Arial" w:cs="Arial"/>
          <w:sz w:val="24"/>
          <w:szCs w:val="24"/>
        </w:rPr>
        <w:t xml:space="preserve"> capítulos, como </w:t>
      </w:r>
      <w:r w:rsidR="00FA7D7E" w:rsidRPr="006A3EDF">
        <w:rPr>
          <w:rFonts w:ascii="Arial" w:hAnsi="Arial" w:cs="Arial"/>
          <w:sz w:val="24"/>
          <w:szCs w:val="24"/>
        </w:rPr>
        <w:t xml:space="preserve">é informado na </w:t>
      </w:r>
      <w:r w:rsidR="006E77E3" w:rsidRPr="006A3EDF">
        <w:rPr>
          <w:rFonts w:ascii="Arial" w:hAnsi="Arial" w:cs="Arial"/>
          <w:sz w:val="24"/>
          <w:szCs w:val="24"/>
        </w:rPr>
        <w:fldChar w:fldCharType="begin"/>
      </w:r>
      <w:r w:rsidR="006E77E3" w:rsidRPr="006A3EDF">
        <w:rPr>
          <w:rFonts w:ascii="Arial" w:hAnsi="Arial" w:cs="Arial"/>
          <w:sz w:val="24"/>
          <w:szCs w:val="24"/>
        </w:rPr>
        <w:instrText xml:space="preserve"> REF _Ref38739179 \h  \* MERGEFORMAT </w:instrText>
      </w:r>
      <w:r w:rsidR="006E77E3" w:rsidRPr="006A3EDF">
        <w:rPr>
          <w:rFonts w:ascii="Arial" w:hAnsi="Arial" w:cs="Arial"/>
          <w:sz w:val="24"/>
          <w:szCs w:val="24"/>
        </w:rPr>
      </w:r>
      <w:r w:rsidR="006E77E3" w:rsidRPr="006A3EDF">
        <w:rPr>
          <w:rFonts w:ascii="Arial" w:hAnsi="Arial" w:cs="Arial"/>
          <w:sz w:val="24"/>
          <w:szCs w:val="24"/>
        </w:rPr>
        <w:fldChar w:fldCharType="separate"/>
      </w:r>
      <w:r w:rsidR="006E77E3" w:rsidRPr="006A3EDF">
        <w:rPr>
          <w:rFonts w:ascii="Arial" w:hAnsi="Arial" w:cs="Arial"/>
          <w:sz w:val="24"/>
          <w:szCs w:val="24"/>
        </w:rPr>
        <w:t xml:space="preserve">Figura </w:t>
      </w:r>
      <w:r w:rsidR="006E77E3" w:rsidRPr="006A3EDF">
        <w:rPr>
          <w:rFonts w:ascii="Arial" w:hAnsi="Arial" w:cs="Arial"/>
          <w:noProof/>
          <w:sz w:val="24"/>
          <w:szCs w:val="24"/>
        </w:rPr>
        <w:t>1</w:t>
      </w:r>
      <w:r w:rsidR="006E77E3" w:rsidRPr="006A3EDF">
        <w:rPr>
          <w:rFonts w:ascii="Arial" w:hAnsi="Arial" w:cs="Arial"/>
          <w:sz w:val="24"/>
          <w:szCs w:val="24"/>
        </w:rPr>
        <w:fldChar w:fldCharType="end"/>
      </w:r>
      <w:r w:rsidR="00FA7D7E" w:rsidRPr="006A3EDF">
        <w:rPr>
          <w:rFonts w:ascii="Arial" w:hAnsi="Arial" w:cs="Arial"/>
          <w:sz w:val="24"/>
          <w:szCs w:val="24"/>
        </w:rPr>
        <w:t>.</w:t>
      </w:r>
    </w:p>
    <w:p w14:paraId="63C4AF3E" w14:textId="4BDC430D" w:rsidR="00E256C8" w:rsidRPr="006A3EDF" w:rsidRDefault="00E256C8" w:rsidP="00C634DB">
      <w:pPr>
        <w:keepNext/>
        <w:ind w:firstLine="426"/>
        <w:rPr>
          <w:rFonts w:ascii="Arial" w:hAnsi="Arial" w:cs="Arial"/>
        </w:rPr>
      </w:pPr>
    </w:p>
    <w:p w14:paraId="4C688222" w14:textId="3955B369" w:rsidR="00E256C8" w:rsidRPr="006A3EDF" w:rsidRDefault="00E256C8" w:rsidP="00E256C8">
      <w:pPr>
        <w:pStyle w:val="Legenda"/>
        <w:rPr>
          <w:rFonts w:ascii="Arial" w:hAnsi="Arial" w:cs="Arial"/>
          <w:color w:val="FF0000"/>
          <w:sz w:val="24"/>
          <w:szCs w:val="24"/>
        </w:rPr>
      </w:pPr>
      <w:bookmarkStart w:id="49" w:name="_Ref38739179"/>
      <w:bookmarkStart w:id="50" w:name="_Toc42242570"/>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1</w:t>
      </w:r>
      <w:r w:rsidR="00AB4F52">
        <w:rPr>
          <w:rFonts w:ascii="Arial" w:hAnsi="Arial" w:cs="Arial"/>
        </w:rPr>
        <w:fldChar w:fldCharType="end"/>
      </w:r>
      <w:bookmarkEnd w:id="49"/>
      <w:r w:rsidRPr="006A3EDF">
        <w:rPr>
          <w:rFonts w:ascii="Arial" w:hAnsi="Arial" w:cs="Arial"/>
        </w:rPr>
        <w:t xml:space="preserve"> -Estrutura da tese</w:t>
      </w:r>
      <w:r w:rsidR="00AE497E" w:rsidRPr="006A3EDF">
        <w:rPr>
          <w:rFonts w:ascii="Arial" w:hAnsi="Arial" w:cs="Arial"/>
          <w:noProof/>
          <w:color w:val="FF0000"/>
          <w:sz w:val="24"/>
          <w:szCs w:val="24"/>
        </w:rPr>
        <w:drawing>
          <wp:inline distT="0" distB="0" distL="0" distR="0" wp14:anchorId="16255B35" wp14:editId="4CB87011">
            <wp:extent cx="5622248" cy="24856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trutura da tese.jpg"/>
                    <pic:cNvPicPr/>
                  </pic:nvPicPr>
                  <pic:blipFill>
                    <a:blip r:embed="rId19"/>
                    <a:stretch>
                      <a:fillRect/>
                    </a:stretch>
                  </pic:blipFill>
                  <pic:spPr>
                    <a:xfrm>
                      <a:off x="0" y="0"/>
                      <a:ext cx="5622248" cy="2485625"/>
                    </a:xfrm>
                    <a:prstGeom prst="rect">
                      <a:avLst/>
                    </a:prstGeom>
                  </pic:spPr>
                </pic:pic>
              </a:graphicData>
            </a:graphic>
          </wp:inline>
        </w:drawing>
      </w:r>
      <w:bookmarkEnd w:id="50"/>
    </w:p>
    <w:p w14:paraId="41ED0881" w14:textId="42D7F597" w:rsidR="00B37A41" w:rsidRPr="006A3EDF" w:rsidRDefault="00EF4576" w:rsidP="000468E8">
      <w:pPr>
        <w:spacing w:line="360" w:lineRule="auto"/>
        <w:ind w:firstLine="360"/>
        <w:rPr>
          <w:rFonts w:ascii="Arial" w:hAnsi="Arial" w:cs="Arial"/>
          <w:sz w:val="24"/>
          <w:szCs w:val="24"/>
        </w:rPr>
      </w:pPr>
      <w:r w:rsidRPr="006A3EDF">
        <w:rPr>
          <w:rFonts w:ascii="Arial" w:hAnsi="Arial" w:cs="Arial"/>
          <w:sz w:val="24"/>
          <w:szCs w:val="24"/>
        </w:rPr>
        <w:t xml:space="preserve">O </w:t>
      </w:r>
      <w:r w:rsidR="00FA7D7E" w:rsidRPr="006A3EDF">
        <w:rPr>
          <w:rFonts w:ascii="Arial" w:hAnsi="Arial" w:cs="Arial"/>
          <w:sz w:val="24"/>
          <w:szCs w:val="24"/>
        </w:rPr>
        <w:t xml:space="preserve">Capítulo 1 contém </w:t>
      </w:r>
      <w:r w:rsidR="00B37A41" w:rsidRPr="006A3EDF">
        <w:rPr>
          <w:rFonts w:ascii="Arial" w:hAnsi="Arial" w:cs="Arial"/>
          <w:sz w:val="24"/>
          <w:szCs w:val="24"/>
        </w:rPr>
        <w:t xml:space="preserve">a contextualização e justificativa, os objetivos da pesquisa e a estrutura deste trabalho. Já o </w:t>
      </w:r>
      <w:r w:rsidR="006E01C4" w:rsidRPr="006A3EDF">
        <w:rPr>
          <w:rFonts w:ascii="Arial" w:hAnsi="Arial" w:cs="Arial"/>
          <w:sz w:val="24"/>
          <w:szCs w:val="24"/>
        </w:rPr>
        <w:t>C</w:t>
      </w:r>
      <w:r w:rsidRPr="006A3EDF">
        <w:rPr>
          <w:rFonts w:ascii="Arial" w:hAnsi="Arial" w:cs="Arial"/>
          <w:sz w:val="24"/>
          <w:szCs w:val="24"/>
        </w:rPr>
        <w:t xml:space="preserve">apítulo 2 </w:t>
      </w:r>
      <w:r w:rsidR="008B6F14" w:rsidRPr="006A3EDF">
        <w:rPr>
          <w:rFonts w:ascii="Arial" w:hAnsi="Arial" w:cs="Arial"/>
          <w:sz w:val="24"/>
          <w:szCs w:val="24"/>
        </w:rPr>
        <w:t xml:space="preserve">é o referencial teórico, </w:t>
      </w:r>
      <w:r w:rsidR="00A60D57">
        <w:rPr>
          <w:rFonts w:ascii="Arial" w:hAnsi="Arial" w:cs="Arial"/>
          <w:sz w:val="24"/>
          <w:szCs w:val="24"/>
        </w:rPr>
        <w:t>que</w:t>
      </w:r>
      <w:r w:rsidR="008B6F14"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w:t>
      </w:r>
      <w:proofErr w:type="spellStart"/>
      <w:r w:rsidR="004D487C" w:rsidRPr="006A3EDF">
        <w:rPr>
          <w:rFonts w:ascii="Arial" w:hAnsi="Arial" w:cs="Arial"/>
          <w:sz w:val="24"/>
          <w:szCs w:val="24"/>
        </w:rPr>
        <w:t>burnout</w:t>
      </w:r>
      <w:proofErr w:type="spellEnd"/>
      <w:r w:rsidR="004D487C" w:rsidRPr="006A3EDF">
        <w:rPr>
          <w:rFonts w:ascii="Arial" w:hAnsi="Arial" w:cs="Arial"/>
          <w:sz w:val="24"/>
          <w:szCs w:val="24"/>
        </w:rPr>
        <w:t xml:space="preserve"> e instabilidade </w:t>
      </w:r>
      <w:r w:rsidR="00D133D2" w:rsidRPr="006A3EDF">
        <w:rPr>
          <w:rFonts w:ascii="Arial" w:hAnsi="Arial" w:cs="Arial"/>
          <w:sz w:val="24"/>
          <w:szCs w:val="24"/>
        </w:rPr>
        <w:t>do trabalho</w:t>
      </w:r>
      <w:r w:rsidR="004D487C" w:rsidRPr="006A3EDF">
        <w:rPr>
          <w:rFonts w:ascii="Arial" w:hAnsi="Arial" w:cs="Arial"/>
          <w:sz w:val="24"/>
          <w:szCs w:val="24"/>
        </w:rPr>
        <w:t>.</w:t>
      </w:r>
      <w:r w:rsidR="00F136A8" w:rsidRPr="006A3EDF">
        <w:rPr>
          <w:rFonts w:ascii="Arial" w:hAnsi="Arial" w:cs="Arial"/>
          <w:sz w:val="24"/>
          <w:szCs w:val="24"/>
        </w:rPr>
        <w:t xml:space="preserve"> </w:t>
      </w:r>
      <w:r w:rsidR="00B5036D" w:rsidRPr="006A3EDF">
        <w:rPr>
          <w:rFonts w:ascii="Arial" w:hAnsi="Arial" w:cs="Arial"/>
          <w:sz w:val="24"/>
          <w:szCs w:val="24"/>
        </w:rPr>
        <w:t xml:space="preserve"> </w:t>
      </w:r>
    </w:p>
    <w:p w14:paraId="16848B16" w14:textId="6A707E53" w:rsidR="009E6B42" w:rsidRPr="006A3EDF" w:rsidRDefault="006E01C4" w:rsidP="000468E8">
      <w:pPr>
        <w:spacing w:line="360" w:lineRule="auto"/>
        <w:ind w:firstLine="360"/>
        <w:rPr>
          <w:rFonts w:ascii="Arial" w:hAnsi="Arial" w:cs="Arial"/>
          <w:sz w:val="24"/>
          <w:szCs w:val="24"/>
        </w:rPr>
      </w:pPr>
      <w:r w:rsidRPr="006A3EDF">
        <w:rPr>
          <w:rFonts w:ascii="Arial" w:hAnsi="Arial" w:cs="Arial"/>
          <w:sz w:val="24"/>
          <w:szCs w:val="24"/>
        </w:rPr>
        <w:lastRenderedPageBreak/>
        <w:t xml:space="preserve">O Capítulo 3 trata das hipóteses de pesquisa. No Capítulo 4,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5, </w:t>
      </w:r>
      <w:r w:rsidR="009160BA" w:rsidRPr="006A3EDF">
        <w:rPr>
          <w:rFonts w:ascii="Arial" w:hAnsi="Arial" w:cs="Arial"/>
          <w:sz w:val="24"/>
          <w:szCs w:val="24"/>
        </w:rPr>
        <w:t xml:space="preserve">resultados descritivos sobre os constructos investigados são apresentados, assim como os resultados da validação das escalas. No Capítulo 6, são apresentados os resultados </w:t>
      </w:r>
      <w:r w:rsidR="00BB27CC" w:rsidRPr="006A3EDF">
        <w:rPr>
          <w:rFonts w:ascii="Arial" w:hAnsi="Arial" w:cs="Arial"/>
          <w:sz w:val="24"/>
          <w:szCs w:val="24"/>
        </w:rPr>
        <w:t xml:space="preserve">das relações entre os constructos. </w:t>
      </w:r>
      <w:r w:rsidR="00166BC2">
        <w:rPr>
          <w:rFonts w:ascii="Arial" w:hAnsi="Arial" w:cs="Arial"/>
          <w:sz w:val="24"/>
          <w:szCs w:val="24"/>
        </w:rPr>
        <w:t xml:space="preserve"> Por fim, no Capítulo 7 terá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65A329B" w14:textId="77777777" w:rsidR="00C0139C" w:rsidRPr="006A3EDF" w:rsidRDefault="00C0139C" w:rsidP="005A06EB">
      <w:pPr>
        <w:ind w:firstLine="426"/>
        <w:rPr>
          <w:rFonts w:ascii="Arial" w:hAnsi="Arial" w:cs="Arial"/>
          <w:sz w:val="24"/>
          <w:szCs w:val="24"/>
        </w:rPr>
      </w:pPr>
    </w:p>
    <w:p w14:paraId="658419B0" w14:textId="08136029" w:rsidR="0068758E" w:rsidRPr="006A3EDF" w:rsidRDefault="00B0199F" w:rsidP="00FF2AD4">
      <w:pPr>
        <w:pStyle w:val="PhD-Title1"/>
      </w:pPr>
      <w:bookmarkStart w:id="51" w:name="_Toc42242435"/>
      <w:r w:rsidRPr="006A3EDF">
        <w:t>REFERENCIAL TEÓRICO</w:t>
      </w:r>
      <w:bookmarkEnd w:id="51"/>
    </w:p>
    <w:p w14:paraId="7A54B418" w14:textId="729C32DB"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r w:rsidR="00A94C1D" w:rsidRPr="006A3EDF">
        <w:rPr>
          <w:rFonts w:ascii="Arial" w:hAnsi="Arial" w:cs="Arial"/>
          <w:sz w:val="24"/>
          <w:szCs w:val="24"/>
        </w:rPr>
        <w:t xml:space="preserve"> </w:t>
      </w:r>
    </w:p>
    <w:p w14:paraId="75C60AF9" w14:textId="186BAFC3" w:rsidR="00125FCC" w:rsidRPr="006A3EDF" w:rsidRDefault="004573EF" w:rsidP="00FF2AD4">
      <w:pPr>
        <w:pStyle w:val="PhD-Title2"/>
        <w:numPr>
          <w:ilvl w:val="0"/>
          <w:numId w:val="0"/>
        </w:numPr>
        <w:ind w:left="426"/>
      </w:pPr>
      <w:bookmarkStart w:id="52" w:name="_Toc42242436"/>
      <w:r w:rsidRPr="006A3EDF">
        <w:t>2.1</w:t>
      </w:r>
      <w:r w:rsidRPr="006A3EDF">
        <w:tab/>
      </w:r>
      <w:r w:rsidR="00B0199F" w:rsidRPr="006A3EDF">
        <w:t>ADAPTAÇÃO</w:t>
      </w:r>
      <w:bookmarkEnd w:id="52"/>
    </w:p>
    <w:p w14:paraId="2B593343" w14:textId="25A99106" w:rsidR="00BF0754" w:rsidRPr="006A3EDF" w:rsidRDefault="002F5D36" w:rsidP="005341E7">
      <w:pPr>
        <w:spacing w:line="360" w:lineRule="auto"/>
        <w:ind w:firstLine="567"/>
        <w:rPr>
          <w:rFonts w:ascii="Arial" w:hAnsi="Arial" w:cs="Arial"/>
          <w:sz w:val="24"/>
          <w:szCs w:val="24"/>
        </w:rPr>
      </w:pPr>
      <w:r w:rsidRPr="00C02182">
        <w:rPr>
          <w:rFonts w:ascii="Arial" w:hAnsi="Arial" w:cs="Arial"/>
          <w:sz w:val="24"/>
          <w:szCs w:val="24"/>
        </w:rPr>
        <w:t>Nesta parte do capítulo são</w:t>
      </w:r>
      <w:r w:rsidR="00125FCC" w:rsidRPr="00C02182">
        <w:rPr>
          <w:rFonts w:ascii="Arial" w:hAnsi="Arial" w:cs="Arial"/>
          <w:sz w:val="24"/>
          <w:szCs w:val="24"/>
        </w:rPr>
        <w:t xml:space="preserve"> apresentados </w:t>
      </w:r>
      <w:r w:rsidR="00974AD9">
        <w:rPr>
          <w:rFonts w:ascii="Arial" w:hAnsi="Arial" w:cs="Arial"/>
          <w:sz w:val="24"/>
          <w:szCs w:val="24"/>
        </w:rPr>
        <w:t>diversos</w:t>
      </w:r>
      <w:r w:rsidR="00974AD9" w:rsidRPr="00C02182">
        <w:rPr>
          <w:rFonts w:ascii="Arial" w:hAnsi="Arial" w:cs="Arial"/>
          <w:sz w:val="24"/>
          <w:szCs w:val="24"/>
        </w:rPr>
        <w:t xml:space="preserve"> </w:t>
      </w:r>
      <w:r w:rsidR="00125FCC" w:rsidRPr="00C02182">
        <w:rPr>
          <w:rFonts w:ascii="Arial" w:hAnsi="Arial" w:cs="Arial"/>
          <w:sz w:val="24"/>
          <w:szCs w:val="24"/>
        </w:rPr>
        <w:t>conceitos</w:t>
      </w:r>
      <w:r w:rsidR="00125FCC" w:rsidRPr="006A3EDF">
        <w:rPr>
          <w:rFonts w:ascii="Arial" w:hAnsi="Arial" w:cs="Arial"/>
          <w:sz w:val="24"/>
          <w:szCs w:val="24"/>
        </w:rPr>
        <w:t xml:space="preserve"> </w:t>
      </w:r>
      <w:r w:rsidR="00974AD9">
        <w:rPr>
          <w:rFonts w:ascii="Arial" w:hAnsi="Arial" w:cs="Arial"/>
          <w:sz w:val="24"/>
          <w:szCs w:val="24"/>
        </w:rPr>
        <w:t>relacionados à</w:t>
      </w:r>
      <w:r w:rsidR="00974AD9" w:rsidRPr="006A3EDF">
        <w:rPr>
          <w:rFonts w:ascii="Arial" w:hAnsi="Arial" w:cs="Arial"/>
          <w:sz w:val="24"/>
          <w:szCs w:val="24"/>
        </w:rPr>
        <w:t xml:space="preserve"> </w:t>
      </w:r>
      <w:r w:rsidR="00125FCC" w:rsidRPr="006A3EDF">
        <w:rPr>
          <w:rFonts w:ascii="Arial" w:hAnsi="Arial" w:cs="Arial"/>
          <w:sz w:val="24"/>
          <w:szCs w:val="24"/>
        </w:rPr>
        <w:t>adaptação</w:t>
      </w:r>
      <w:r w:rsidR="009563EB">
        <w:rPr>
          <w:rFonts w:ascii="Arial" w:hAnsi="Arial" w:cs="Arial"/>
          <w:sz w:val="24"/>
          <w:szCs w:val="24"/>
        </w:rPr>
        <w:t>.</w:t>
      </w:r>
      <w:r w:rsidR="009563EB" w:rsidRPr="006A3EDF">
        <w:rPr>
          <w:rFonts w:ascii="Arial" w:hAnsi="Arial" w:cs="Arial"/>
          <w:sz w:val="24"/>
          <w:szCs w:val="24"/>
        </w:rPr>
        <w:t xml:space="preserve"> </w:t>
      </w:r>
      <w:r w:rsidR="00BF0754" w:rsidRPr="006A3EDF">
        <w:rPr>
          <w:rFonts w:ascii="Arial" w:hAnsi="Arial" w:cs="Arial"/>
          <w:sz w:val="24"/>
          <w:szCs w:val="24"/>
        </w:rPr>
        <w:t xml:space="preserve"> </w:t>
      </w:r>
      <w:r w:rsidR="000A1886">
        <w:rPr>
          <w:rFonts w:ascii="Arial" w:hAnsi="Arial" w:cs="Arial"/>
          <w:sz w:val="24"/>
          <w:szCs w:val="24"/>
        </w:rPr>
        <w:t xml:space="preserve">Em um primeiro momento, será </w:t>
      </w:r>
      <w:r w:rsidR="009563EB">
        <w:rPr>
          <w:rFonts w:ascii="Arial" w:hAnsi="Arial" w:cs="Arial"/>
          <w:sz w:val="24"/>
          <w:szCs w:val="24"/>
        </w:rPr>
        <w:t xml:space="preserve">apresentado o fenômeno desempenho adaptativo, </w:t>
      </w:r>
      <w:r w:rsidR="00E26F56">
        <w:rPr>
          <w:rFonts w:ascii="Arial" w:hAnsi="Arial" w:cs="Arial"/>
          <w:sz w:val="24"/>
          <w:szCs w:val="24"/>
        </w:rPr>
        <w:t xml:space="preserve">o desempenho adaptativo envolve todos os conceitos da adaptação. </w:t>
      </w:r>
      <w:r w:rsidR="009563EB">
        <w:rPr>
          <w:rFonts w:ascii="Arial" w:hAnsi="Arial" w:cs="Arial"/>
          <w:sz w:val="24"/>
          <w:szCs w:val="24"/>
        </w:rPr>
        <w:t xml:space="preserve"> posteriormente será apresentado sobre </w:t>
      </w:r>
      <w:r w:rsidR="00821075">
        <w:rPr>
          <w:rFonts w:ascii="Arial" w:hAnsi="Arial" w:cs="Arial"/>
          <w:sz w:val="24"/>
          <w:szCs w:val="24"/>
        </w:rPr>
        <w:t xml:space="preserve">a adaptabilidade individual, um dos subconjuntos do desempenho adaptativo, </w:t>
      </w:r>
      <w:r w:rsidR="009D7F42">
        <w:rPr>
          <w:rFonts w:ascii="Arial" w:hAnsi="Arial" w:cs="Arial"/>
          <w:sz w:val="24"/>
          <w:szCs w:val="24"/>
        </w:rPr>
        <w:t xml:space="preserve">além disso, também é apresentado </w:t>
      </w:r>
      <w:r w:rsidR="00821075">
        <w:rPr>
          <w:rFonts w:ascii="Arial" w:hAnsi="Arial" w:cs="Arial"/>
          <w:sz w:val="24"/>
          <w:szCs w:val="24"/>
        </w:rPr>
        <w:t xml:space="preserve">como a adaptação é </w:t>
      </w:r>
      <w:r w:rsidR="009D7F42">
        <w:rPr>
          <w:rFonts w:ascii="Arial" w:hAnsi="Arial" w:cs="Arial"/>
          <w:sz w:val="24"/>
          <w:szCs w:val="24"/>
        </w:rPr>
        <w:t xml:space="preserve">investigada na Engenharia de Software. Por fim, será comentado o que não é adaptação. </w:t>
      </w:r>
    </w:p>
    <w:p w14:paraId="61C6700B" w14:textId="4FEFE01D" w:rsidR="00FC5B62" w:rsidRPr="006A3EDF" w:rsidRDefault="005D34BA" w:rsidP="001573F9">
      <w:pPr>
        <w:pStyle w:val="PhD-Title2"/>
        <w:numPr>
          <w:ilvl w:val="2"/>
          <w:numId w:val="1"/>
        </w:numPr>
      </w:pPr>
      <w:bookmarkStart w:id="53" w:name="_Toc42242437"/>
      <w:commentRangeStart w:id="54"/>
      <w:r w:rsidRPr="006A3EDF">
        <w:t>D</w:t>
      </w:r>
      <w:r w:rsidR="00B0199F" w:rsidRPr="006A3EDF">
        <w:t>esempenho adaptativo</w:t>
      </w:r>
      <w:bookmarkEnd w:id="53"/>
      <w:commentRangeEnd w:id="54"/>
      <w:r w:rsidR="00974AD9">
        <w:rPr>
          <w:rStyle w:val="Refdecomentrio"/>
          <w:rFonts w:ascii="Times" w:hAnsi="Times" w:cs="Times New Roman"/>
          <w:b w:val="0"/>
          <w:caps w:val="0"/>
        </w:rPr>
        <w:commentReference w:id="54"/>
      </w:r>
    </w:p>
    <w:p w14:paraId="71C69501" w14:textId="39F459A1"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645F45" w:rsidRPr="006A3EDF">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DD1CD3" w:rsidRPr="006A3EDF">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036C30">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4F07C3"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4F07C3"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4F07C3"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0DDEF657" w14:textId="5F6922ED" w:rsidR="00FD774A" w:rsidRDefault="00D32EF7" w:rsidP="005341E7">
      <w:pPr>
        <w:spacing w:line="360" w:lineRule="auto"/>
        <w:ind w:firstLine="426"/>
        <w:rPr>
          <w:rFonts w:ascii="Arial" w:hAnsi="Arial" w:cs="Arial"/>
          <w:sz w:val="24"/>
          <w:szCs w:val="24"/>
        </w:rPr>
      </w:pP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w:t>
      </w:r>
      <w:r w:rsidR="00A33501" w:rsidRPr="006A3EDF">
        <w:rPr>
          <w:rFonts w:ascii="Arial" w:hAnsi="Arial" w:cs="Arial"/>
          <w:sz w:val="24"/>
          <w:szCs w:val="24"/>
        </w:rPr>
        <w:t>.</w:t>
      </w:r>
      <w:r w:rsidRPr="006A3EDF">
        <w:rPr>
          <w:rFonts w:ascii="Arial" w:hAnsi="Arial" w:cs="Arial"/>
          <w:sz w:val="24"/>
          <w:szCs w:val="24"/>
        </w:rPr>
        <w:t xml:space="preserve"> (2000) </w:t>
      </w:r>
      <w:r w:rsidR="00E660AB" w:rsidRPr="006A3EDF">
        <w:rPr>
          <w:rFonts w:ascii="Arial" w:hAnsi="Arial" w:cs="Arial"/>
          <w:sz w:val="24"/>
          <w:szCs w:val="24"/>
        </w:rPr>
        <w:t>comentam</w:t>
      </w:r>
      <w:r w:rsidR="00964323" w:rsidRPr="006A3EDF">
        <w:rPr>
          <w:rFonts w:ascii="Arial" w:hAnsi="Arial" w:cs="Arial"/>
          <w:sz w:val="24"/>
          <w:szCs w:val="24"/>
        </w:rPr>
        <w:t xml:space="preserve"> também</w:t>
      </w:r>
      <w:r w:rsidR="006E0FA1" w:rsidRPr="006A3EDF">
        <w:rPr>
          <w:rFonts w:ascii="Arial" w:hAnsi="Arial" w:cs="Arial"/>
          <w:sz w:val="24"/>
          <w:szCs w:val="24"/>
        </w:rPr>
        <w:t xml:space="preserve"> que</w:t>
      </w:r>
      <w:r w:rsidRPr="006A3EDF">
        <w:rPr>
          <w:rFonts w:ascii="Arial" w:hAnsi="Arial" w:cs="Arial"/>
          <w:sz w:val="24"/>
          <w:szCs w:val="24"/>
        </w:rPr>
        <w:t xml:space="preserve"> desempenho adaptativo </w:t>
      </w:r>
      <w:r w:rsidR="006E0FA1" w:rsidRPr="006A3EDF">
        <w:rPr>
          <w:rFonts w:ascii="Arial" w:hAnsi="Arial" w:cs="Arial"/>
          <w:sz w:val="24"/>
          <w:szCs w:val="24"/>
        </w:rPr>
        <w:t xml:space="preserve">cria </w:t>
      </w:r>
      <w:r w:rsidRPr="006A3EDF">
        <w:rPr>
          <w:rFonts w:ascii="Arial" w:hAnsi="Arial" w:cs="Arial"/>
          <w:sz w:val="24"/>
          <w:szCs w:val="24"/>
        </w:rPr>
        <w:t xml:space="preserve">situações em que os indivíduos modificam seus comportamentos para se adequar as demandas de novas situações, eventos ou mudanças no ambiente. </w:t>
      </w:r>
    </w:p>
    <w:p w14:paraId="7C2CCD06" w14:textId="7C779876" w:rsidR="00B82F81" w:rsidRDefault="00782EBA" w:rsidP="00F94137">
      <w:pPr>
        <w:spacing w:line="360" w:lineRule="auto"/>
        <w:ind w:firstLine="426"/>
        <w:rPr>
          <w:rFonts w:ascii="Arial" w:hAnsi="Arial" w:cs="Arial"/>
          <w:sz w:val="24"/>
          <w:szCs w:val="24"/>
        </w:rPr>
      </w:pPr>
      <w:r>
        <w:rPr>
          <w:rFonts w:ascii="Arial" w:hAnsi="Arial" w:cs="Arial"/>
          <w:sz w:val="24"/>
          <w:szCs w:val="24"/>
        </w:rPr>
        <w:t xml:space="preserve">Baseados nessas definições, </w:t>
      </w:r>
      <w:proofErr w:type="spellStart"/>
      <w:r w:rsidR="00F94137" w:rsidRPr="00F94137">
        <w:rPr>
          <w:rFonts w:ascii="Arial" w:hAnsi="Arial" w:cs="Arial"/>
          <w:sz w:val="24"/>
          <w:szCs w:val="24"/>
        </w:rPr>
        <w:t>Baard</w:t>
      </w:r>
      <w:proofErr w:type="spellEnd"/>
      <w:r w:rsidR="00F94137" w:rsidRPr="00F94137">
        <w:rPr>
          <w:rFonts w:ascii="Arial" w:hAnsi="Arial" w:cs="Arial"/>
          <w:sz w:val="24"/>
          <w:szCs w:val="24"/>
        </w:rPr>
        <w:t xml:space="preserve">, </w:t>
      </w:r>
      <w:proofErr w:type="spellStart"/>
      <w:r w:rsidR="00F94137" w:rsidRPr="00F94137">
        <w:rPr>
          <w:rFonts w:ascii="Arial" w:hAnsi="Arial" w:cs="Arial"/>
          <w:sz w:val="24"/>
          <w:szCs w:val="24"/>
        </w:rPr>
        <w:t>Rench</w:t>
      </w:r>
      <w:proofErr w:type="spellEnd"/>
      <w:r w:rsidR="00F94137" w:rsidRPr="00F94137">
        <w:rPr>
          <w:rFonts w:ascii="Arial" w:hAnsi="Arial" w:cs="Arial"/>
          <w:sz w:val="24"/>
          <w:szCs w:val="24"/>
        </w:rPr>
        <w:t xml:space="preserve"> e </w:t>
      </w:r>
      <w:proofErr w:type="spellStart"/>
      <w:r w:rsidR="00F94137" w:rsidRPr="00F94137">
        <w:rPr>
          <w:rFonts w:ascii="Arial" w:hAnsi="Arial" w:cs="Arial"/>
          <w:sz w:val="24"/>
          <w:szCs w:val="24"/>
        </w:rPr>
        <w:t>Kozlowski</w:t>
      </w:r>
      <w:proofErr w:type="spellEnd"/>
      <w:r w:rsidR="00F94137" w:rsidRPr="00F94137">
        <w:rPr>
          <w:rFonts w:ascii="Arial" w:hAnsi="Arial" w:cs="Arial"/>
          <w:sz w:val="24"/>
          <w:szCs w:val="24"/>
        </w:rPr>
        <w:t xml:space="preserve"> (2014) </w:t>
      </w:r>
      <w:r>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 xml:space="preserve">Como um dos resultados foi desenvolvido uma taxonomia </w:t>
      </w:r>
      <w:r w:rsidR="002F058B">
        <w:rPr>
          <w:rFonts w:ascii="Arial" w:hAnsi="Arial" w:cs="Arial"/>
          <w:sz w:val="24"/>
          <w:szCs w:val="24"/>
        </w:rPr>
        <w:t>a partir das características de cada estudo.</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7D150B">
        <w:rPr>
          <w:rFonts w:ascii="Arial" w:hAnsi="Arial" w:cs="Arial"/>
          <w:sz w:val="24"/>
          <w:szCs w:val="24"/>
        </w:rPr>
        <w:t xml:space="preserve"> observada na </w:t>
      </w:r>
      <w:r w:rsidR="00AB4F52" w:rsidRPr="00AB4F52">
        <w:rPr>
          <w:rFonts w:ascii="Arial" w:hAnsi="Arial" w:cs="Arial"/>
          <w:sz w:val="24"/>
          <w:szCs w:val="24"/>
        </w:rPr>
        <w:fldChar w:fldCharType="begin"/>
      </w:r>
      <w:r w:rsidR="00AB4F52" w:rsidRPr="00AB4F52">
        <w:rPr>
          <w:rFonts w:ascii="Arial" w:hAnsi="Arial" w:cs="Arial"/>
          <w:sz w:val="24"/>
          <w:szCs w:val="24"/>
        </w:rPr>
        <w:instrText xml:space="preserve"> REF _Ref51402243 \h </w:instrText>
      </w:r>
      <w:r w:rsidR="00AB4F52" w:rsidRPr="00AB4F52">
        <w:rPr>
          <w:rFonts w:ascii="Arial" w:hAnsi="Arial" w:cs="Arial"/>
          <w:sz w:val="24"/>
          <w:szCs w:val="24"/>
        </w:rPr>
      </w:r>
      <w:r w:rsidR="00AB4F52" w:rsidRPr="00AB4F52">
        <w:rPr>
          <w:rFonts w:ascii="Arial" w:hAnsi="Arial" w:cs="Arial"/>
          <w:sz w:val="24"/>
          <w:szCs w:val="24"/>
        </w:rPr>
        <w:instrText xml:space="preserve"> \* MERGEFORMAT </w:instrText>
      </w:r>
      <w:r w:rsidR="00AB4F52" w:rsidRPr="00AB4F52">
        <w:rPr>
          <w:rFonts w:ascii="Arial" w:hAnsi="Arial" w:cs="Arial"/>
          <w:sz w:val="24"/>
          <w:szCs w:val="24"/>
        </w:rPr>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sz w:val="24"/>
          <w:szCs w:val="24"/>
        </w:rPr>
        <w:t>.</w:t>
      </w:r>
      <w:r w:rsidR="00AB4F52" w:rsidRPr="00AB4F52">
        <w:rPr>
          <w:rFonts w:ascii="Arial" w:hAnsi="Arial" w:cs="Arial"/>
          <w:sz w:val="24"/>
          <w:szCs w:val="24"/>
        </w:rPr>
        <w:fldChar w:fldCharType="end"/>
      </w:r>
    </w:p>
    <w:p w14:paraId="33EE1848" w14:textId="77777777" w:rsidR="00AB4F52" w:rsidRDefault="002F058B" w:rsidP="00F94137">
      <w:pPr>
        <w:spacing w:line="360" w:lineRule="auto"/>
        <w:ind w:firstLine="426"/>
      </w:pPr>
      <w:r>
        <w:rPr>
          <w:rFonts w:ascii="Arial" w:hAnsi="Arial" w:cs="Arial"/>
          <w:sz w:val="24"/>
          <w:szCs w:val="24"/>
        </w:rPr>
        <w:t xml:space="preserve"> </w:t>
      </w:r>
    </w:p>
    <w:p w14:paraId="50264EA8" w14:textId="6C0A866D" w:rsidR="00AB4F52" w:rsidRDefault="00AB4F52" w:rsidP="00AB4F52">
      <w:pPr>
        <w:pStyle w:val="Legenda"/>
        <w:keepNext/>
      </w:pPr>
      <w:bookmarkStart w:id="55" w:name="_Ref51402243"/>
      <w:r>
        <w:lastRenderedPageBreak/>
        <w:t xml:space="preserve">Figura </w:t>
      </w:r>
      <w:r>
        <w:fldChar w:fldCharType="begin"/>
      </w:r>
      <w:r>
        <w:instrText xml:space="preserve"> SEQ Figura \* ARABIC </w:instrText>
      </w:r>
      <w:r>
        <w:fldChar w:fldCharType="separate"/>
      </w:r>
      <w:r>
        <w:rPr>
          <w:noProof/>
        </w:rPr>
        <w:t>2</w:t>
      </w:r>
      <w:r>
        <w:fldChar w:fldCharType="end"/>
      </w:r>
      <w:r>
        <w:t xml:space="preserve"> - Taxonomia do desempenho adaptativo</w:t>
      </w:r>
      <w:bookmarkEnd w:id="55"/>
    </w:p>
    <w:p w14:paraId="246EA812" w14:textId="4C7B5EBB" w:rsidR="007D150B" w:rsidRDefault="00B82F81" w:rsidP="00F94137">
      <w:pPr>
        <w:spacing w:line="360" w:lineRule="auto"/>
        <w:ind w:firstLine="426"/>
        <w:rPr>
          <w:rFonts w:ascii="Arial" w:hAnsi="Arial" w:cs="Arial"/>
          <w:sz w:val="24"/>
          <w:szCs w:val="24"/>
        </w:rPr>
      </w:pPr>
      <w:r>
        <w:rPr>
          <w:rFonts w:ascii="Arial" w:hAnsi="Arial" w:cs="Arial"/>
          <w:noProof/>
          <w:sz w:val="24"/>
          <w:szCs w:val="24"/>
        </w:rPr>
        <w:drawing>
          <wp:inline distT="0" distB="0" distL="0" distR="0" wp14:anchorId="5CDF6D11" wp14:editId="72ED7CCA">
            <wp:extent cx="5760720" cy="2794635"/>
            <wp:effectExtent l="0" t="0" r="0" b="571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20"/>
                    <a:stretch>
                      <a:fillRect/>
                    </a:stretch>
                  </pic:blipFill>
                  <pic:spPr>
                    <a:xfrm>
                      <a:off x="0" y="0"/>
                      <a:ext cx="5760720" cy="2794635"/>
                    </a:xfrm>
                    <a:prstGeom prst="rect">
                      <a:avLst/>
                    </a:prstGeom>
                  </pic:spPr>
                </pic:pic>
              </a:graphicData>
            </a:graphic>
          </wp:inline>
        </w:drawing>
      </w:r>
    </w:p>
    <w:p w14:paraId="2735672D" w14:textId="770045CF"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48A06B05" w14:textId="2DBE7027" w:rsidR="002F058B" w:rsidRDefault="00691166" w:rsidP="00F94137">
      <w:pPr>
        <w:spacing w:line="360" w:lineRule="auto"/>
        <w:ind w:firstLine="426"/>
        <w:rPr>
          <w:rFonts w:ascii="Arial" w:hAnsi="Arial" w:cs="Arial"/>
          <w:sz w:val="24"/>
          <w:szCs w:val="24"/>
        </w:rPr>
      </w:pPr>
      <w:r>
        <w:rPr>
          <w:rFonts w:ascii="Arial" w:hAnsi="Arial" w:cs="Arial"/>
          <w:sz w:val="24"/>
          <w:szCs w:val="24"/>
        </w:rPr>
        <w:t xml:space="preserve">O fenômeno que se quer observar é o desempenho adaptativo, </w:t>
      </w:r>
      <w:r w:rsidR="00857F27">
        <w:rPr>
          <w:rFonts w:ascii="Arial" w:hAnsi="Arial" w:cs="Arial"/>
          <w:sz w:val="24"/>
          <w:szCs w:val="24"/>
        </w:rPr>
        <w:t>esse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de domínio geral e de domínio específico. No fundo, o que essas perspectivas querem dizer é se o</w:t>
      </w:r>
      <w:r w:rsidR="008E2AC2">
        <w:rPr>
          <w:rFonts w:ascii="Arial" w:hAnsi="Arial" w:cs="Arial"/>
          <w:sz w:val="24"/>
          <w:szCs w:val="24"/>
        </w:rPr>
        <w:t xml:space="preserve"> pesquisador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são genéricas e independem d</w:t>
      </w:r>
      <w:r w:rsidR="00E97A3E">
        <w:rPr>
          <w:rFonts w:ascii="Arial" w:hAnsi="Arial" w:cs="Arial"/>
          <w:sz w:val="24"/>
          <w:szCs w:val="24"/>
        </w:rPr>
        <w:t xml:space="preserve">a área que o indivíduo está como </w:t>
      </w:r>
      <w:r w:rsidR="00681001">
        <w:rPr>
          <w:rFonts w:ascii="Arial" w:hAnsi="Arial" w:cs="Arial"/>
          <w:sz w:val="24"/>
          <w:szCs w:val="24"/>
        </w:rPr>
        <w:t>militar, médico, computação, enfermagem ou qualquer outro</w:t>
      </w:r>
      <w:r w:rsidR="00750421">
        <w:rPr>
          <w:rFonts w:ascii="Arial" w:hAnsi="Arial" w:cs="Arial"/>
          <w:sz w:val="24"/>
          <w:szCs w:val="24"/>
        </w:rPr>
        <w:t xml:space="preserve"> (domínio geral).Ou se ela está</w:t>
      </w:r>
      <w:r w:rsidR="0059060C">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r w:rsidR="00681001">
        <w:rPr>
          <w:rFonts w:ascii="Arial" w:hAnsi="Arial" w:cs="Arial"/>
          <w:sz w:val="24"/>
          <w:szCs w:val="24"/>
        </w:rPr>
        <w:t xml:space="preserve">  </w:t>
      </w:r>
    </w:p>
    <w:p w14:paraId="5BCE5D46"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 xml:space="preserve">lém disso, foi observado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5F6DC187" w14:textId="4FCA7292"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individual, onde a adaptabilidade é uma característica do indivíduo, que independe do trabalho que ele realiza</w:t>
      </w:r>
      <w:r w:rsidR="00937C54">
        <w:rPr>
          <w:rFonts w:ascii="Arial" w:hAnsi="Arial" w:cs="Arial"/>
          <w:sz w:val="24"/>
          <w:szCs w:val="24"/>
        </w:rPr>
        <w:t xml:space="preserve">. </w:t>
      </w:r>
    </w:p>
    <w:p w14:paraId="758EF83F" w14:textId="485A4FF5" w:rsidR="008C041F" w:rsidRPr="007C4000" w:rsidRDefault="001F75A7" w:rsidP="005341E7">
      <w:pPr>
        <w:spacing w:line="360" w:lineRule="auto"/>
        <w:ind w:firstLine="426"/>
        <w:rPr>
          <w:rFonts w:ascii="Arial" w:hAnsi="Arial" w:cs="Arial"/>
          <w:sz w:val="24"/>
          <w:szCs w:val="24"/>
          <w:lang w:val="en-US"/>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w:t>
      </w:r>
      <w:r w:rsidR="006B29D4" w:rsidRPr="006A3EDF">
        <w:rPr>
          <w:rFonts w:ascii="Arial" w:hAnsi="Arial" w:cs="Arial"/>
          <w:sz w:val="24"/>
          <w:szCs w:val="24"/>
        </w:rPr>
        <w:t>4</w:t>
      </w:r>
      <w:r w:rsidR="00802A8D" w:rsidRPr="006A3EDF">
        <w:rPr>
          <w:rFonts w:ascii="Arial" w:hAnsi="Arial" w:cs="Arial"/>
          <w:sz w:val="24"/>
          <w:szCs w:val="24"/>
        </w:rPr>
        <w:t>)</w:t>
      </w:r>
      <w:r w:rsidR="000673CC" w:rsidRPr="006A3EDF">
        <w:rPr>
          <w:rFonts w:ascii="Arial" w:hAnsi="Arial" w:cs="Arial"/>
          <w:sz w:val="24"/>
          <w:szCs w:val="24"/>
        </w:rPr>
        <w:t xml:space="preserve"> ainda </w:t>
      </w:r>
      <w:r w:rsidR="006B6081" w:rsidRPr="006A3EDF">
        <w:rPr>
          <w:rFonts w:ascii="Arial" w:hAnsi="Arial" w:cs="Arial"/>
          <w:sz w:val="24"/>
          <w:szCs w:val="24"/>
        </w:rPr>
        <w:t xml:space="preserve">colocam </w:t>
      </w:r>
      <w:r w:rsidR="000673CC" w:rsidRPr="006A3EDF">
        <w:rPr>
          <w:rFonts w:ascii="Arial" w:hAnsi="Arial" w:cs="Arial"/>
          <w:sz w:val="24"/>
          <w:szCs w:val="24"/>
        </w:rPr>
        <w:t xml:space="preserve">que </w:t>
      </w:r>
      <w:r w:rsidR="00A56B43" w:rsidRPr="006A3EDF">
        <w:rPr>
          <w:rFonts w:ascii="Arial" w:hAnsi="Arial" w:cs="Arial"/>
          <w:sz w:val="24"/>
          <w:szCs w:val="24"/>
        </w:rPr>
        <w:t xml:space="preserve">um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A56B43" w:rsidRPr="006A3EDF">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 (2000). A partir de uma revisão de literatura</w:t>
      </w:r>
      <w:r w:rsidR="001A1AB7" w:rsidRPr="006A3EDF">
        <w:rPr>
          <w:rFonts w:ascii="Arial" w:hAnsi="Arial" w:cs="Arial"/>
          <w:sz w:val="24"/>
          <w:szCs w:val="24"/>
        </w:rPr>
        <w:t>,</w:t>
      </w:r>
      <w:r w:rsidR="00A56B43" w:rsidRPr="006A3EDF">
        <w:rPr>
          <w:rFonts w:ascii="Arial" w:hAnsi="Arial" w:cs="Arial"/>
          <w:sz w:val="24"/>
          <w:szCs w:val="24"/>
        </w:rPr>
        <w:t xml:space="preserve"> </w:t>
      </w:r>
      <w:proofErr w:type="spellStart"/>
      <w:r w:rsidR="00903141" w:rsidRPr="006A3EDF">
        <w:rPr>
          <w:rFonts w:ascii="Arial" w:hAnsi="Arial" w:cs="Arial"/>
          <w:sz w:val="24"/>
          <w:szCs w:val="24"/>
        </w:rPr>
        <w:t>Pulakos</w:t>
      </w:r>
      <w:proofErr w:type="spellEnd"/>
      <w:r w:rsidR="00903141" w:rsidRPr="006A3EDF">
        <w:rPr>
          <w:rFonts w:ascii="Arial" w:hAnsi="Arial" w:cs="Arial"/>
          <w:sz w:val="24"/>
          <w:szCs w:val="24"/>
        </w:rPr>
        <w:t xml:space="preserve"> et al. (2000) </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B127FF" w:rsidRPr="006A3EDF">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D532C7" w:rsidRPr="006A3EDF">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D532C7" w:rsidRPr="006A3EDF">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8C041F" w:rsidRPr="006A3EDF">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B127FF" w:rsidRPr="006A3EDF">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B127FF" w:rsidRPr="006A3EDF">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B127FF" w:rsidRPr="006A3EDF">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B127FF" w:rsidRPr="006A3EDF">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 </w:t>
      </w:r>
      <w:r w:rsidR="006B6081" w:rsidRPr="00475876">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4A63BF">
        <w:rPr>
          <w:rFonts w:ascii="Arial" w:hAnsi="Arial" w:cs="Arial"/>
          <w:sz w:val="24"/>
          <w:szCs w:val="24"/>
        </w:rPr>
        <w:t xml:space="preserve"> </w:t>
      </w:r>
      <w:r w:rsidR="004F3DF4"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performance.","author":[{"dropping-particle":"","family":"Pulakos","given":"Elaine D","non-dropping-particle":"","parse-names":false,"suffix":""},{"dropping-particle":"","family":"Dorsey","given":"David W","non-dropping-particle":"","parse-names":false,"suffix":""},{"dropping-particle":"","family":"White","given":"Susan S","non-dropping-particle":"","parse-names":false,"suffix":""},{"dropping-particle":"","family":"Dorsey","given":"David W","non-dropping-particle":"","parse-names":false,"suffix":""},{"dropping-particle":"","family":"Ployhart","given":"Robert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Research","id":"ITEM-3","issued":{"date-parts":[["2006"]]},"page":"3-39","title":"ndividual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w:instrText>
      </w:r>
      <w:r w:rsidR="00682B4E" w:rsidRPr="005E273E">
        <w:rPr>
          <w:rFonts w:ascii="Arial" w:hAnsi="Arial" w:cs="Arial"/>
          <w:sz w:val="24"/>
          <w:szCs w:val="24"/>
          <w:lang w:val="en-US"/>
        </w:rPr>
        <w:instrText>","parse-names":false,"suffix":""},{"dropping-particle":"","family":"Ginevra","given":"Maria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et al., 2006; PULAKOS et al., 2002, 2006)","manualFormatting":"(CHARBONNIER-VOIRIN; ROUSSEL, 2012; NOTA; GINEVRA; SORESI, 2012; OPRINS; BOSCH; VENROOIJ, 2018; PLOYHART et al., 2006; PULAKOS et al., 2002, 2006)","plainTextFormattedCitation":"(CHARBONNIER-VOIRIN; ROUSSEL, 2012a; NOTA; GINEVRA; SORESI, 2012; OPRINS; BOSCH; VENROOIJ, 2018; PLOYHART et al., 2006; PULAKOS et al., 2002, 2006)","previouslyFormattedCitation":"(CHARBONNIER-VOIRIN; ROUSSEL, 2012a; NOTA; GINEVRA; SORESI, 2012; OPRINS; BOSCH; VENROOIJ, 2018; PLOYHART et al., 2006; PULAKOS et al., 2002, 2006)"},"properties":{"noteIndex":0},"schema":"https://github.com/citation-style-language/schema/raw/master/csl-citation.json"}</w:instrText>
      </w:r>
      <w:r w:rsidR="004F3DF4" w:rsidRPr="006A3EDF">
        <w:rPr>
          <w:rFonts w:ascii="Arial" w:hAnsi="Arial" w:cs="Arial"/>
          <w:sz w:val="24"/>
          <w:szCs w:val="24"/>
        </w:rPr>
        <w:fldChar w:fldCharType="separate"/>
      </w:r>
      <w:r w:rsidR="00182E3A" w:rsidRPr="006A3EDF">
        <w:rPr>
          <w:rFonts w:ascii="Arial" w:hAnsi="Arial" w:cs="Arial"/>
          <w:noProof/>
          <w:sz w:val="24"/>
          <w:szCs w:val="24"/>
          <w:lang w:val="en-US"/>
        </w:rPr>
        <w:t>(CHARBONNIER-VOIRIN; ROUSSEL, 2012; NOTA; GINEVRA; SORESI, 2012; OPRINS; BOSCH; VENROOIJ, 2018; PLOYHART et al., 2006; PULAKOS et al., 2002, 2006)</w:t>
      </w:r>
      <w:r w:rsidR="004F3DF4" w:rsidRPr="006A3EDF">
        <w:rPr>
          <w:rFonts w:ascii="Arial" w:hAnsi="Arial" w:cs="Arial"/>
          <w:sz w:val="24"/>
          <w:szCs w:val="24"/>
        </w:rPr>
        <w:fldChar w:fldCharType="end"/>
      </w:r>
      <w:r w:rsidR="006B6081" w:rsidRPr="006A3EDF">
        <w:rPr>
          <w:rFonts w:ascii="Arial" w:hAnsi="Arial" w:cs="Arial"/>
          <w:sz w:val="24"/>
          <w:szCs w:val="24"/>
          <w:lang w:val="en-US"/>
        </w:rPr>
        <w:t>.</w:t>
      </w:r>
    </w:p>
    <w:p w14:paraId="25E42E55" w14:textId="1E88639E"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 xml:space="preserve">percepção que os profissionais tem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 e complexo</w:t>
      </w:r>
      <w:r w:rsidR="0039284E">
        <w:rPr>
          <w:rFonts w:ascii="Arial" w:hAnsi="Arial" w:cs="Arial"/>
          <w:sz w:val="24"/>
          <w:szCs w:val="24"/>
        </w:rPr>
        <w:t>s</w:t>
      </w:r>
      <w:r w:rsidR="00D61D50" w:rsidRPr="006A3EDF">
        <w:rPr>
          <w:rFonts w:ascii="Arial" w:hAnsi="Arial" w:cs="Arial"/>
          <w:sz w:val="24"/>
          <w:szCs w:val="24"/>
        </w:rPr>
        <w:t xml:space="preserve"> </w:t>
      </w:r>
      <w:r w:rsidR="000673CC"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et al., 2000)","plainTextFormattedCitation":"(PULAKOS et al., 2000)","previouslyFormattedCitation":"(PULAKOS et al., 2000)"},"properties":{"noteIndex":0},"schema":"https://github.com/citation-style-language/schema/raw/master/csl-citation.json"}</w:instrText>
      </w:r>
      <w:r w:rsidR="000673CC" w:rsidRPr="006A3EDF">
        <w:rPr>
          <w:rFonts w:ascii="Arial" w:hAnsi="Arial" w:cs="Arial"/>
          <w:sz w:val="24"/>
          <w:szCs w:val="24"/>
        </w:rPr>
        <w:fldChar w:fldCharType="separate"/>
      </w:r>
      <w:r w:rsidR="00E91695" w:rsidRPr="004C09D6">
        <w:rPr>
          <w:rFonts w:ascii="Arial" w:hAnsi="Arial" w:cs="Arial"/>
          <w:noProof/>
          <w:sz w:val="24"/>
          <w:szCs w:val="24"/>
        </w:rPr>
        <w:t>(PULAKOS et al., 2000)</w:t>
      </w:r>
      <w:r w:rsidR="000673CC"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229538DF" w14:textId="3FBBA13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 nessa dimensão </w:t>
      </w:r>
      <w:r w:rsidR="00D11449" w:rsidRPr="006A3EDF">
        <w:rPr>
          <w:rFonts w:ascii="Arial" w:hAnsi="Arial" w:cs="Arial"/>
          <w:sz w:val="24"/>
          <w:szCs w:val="24"/>
        </w:rPr>
        <w:t xml:space="preserve">a adaptabilidade é discutida diante da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 tais como mudanças de prioridades de negócios, restruturação organizacional, reduções ou mudanças de recursos.</w:t>
      </w:r>
      <w:r w:rsidR="00D31C7E" w:rsidRPr="006A3ED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tenta medir é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39284E" w:rsidRPr="006A3EDF">
        <w:rPr>
          <w:rFonts w:ascii="Arial" w:hAnsi="Arial" w:cs="Arial"/>
          <w:sz w:val="24"/>
          <w:szCs w:val="24"/>
        </w:rPr>
        <w:t xml:space="preserve"> </w:t>
      </w:r>
      <w:r w:rsidR="00D11449" w:rsidRPr="006A3EDF">
        <w:rPr>
          <w:rFonts w:ascii="Arial" w:hAnsi="Arial" w:cs="Arial"/>
          <w:sz w:val="24"/>
          <w:szCs w:val="24"/>
        </w:rPr>
        <w:t>se ajustarem e lidarem com a natureza imprevisível dessas situações</w:t>
      </w:r>
      <w:r w:rsidR="0039284E">
        <w:rPr>
          <w:rFonts w:ascii="Arial" w:hAnsi="Arial" w:cs="Arial"/>
          <w:sz w:val="24"/>
          <w:szCs w:val="24"/>
        </w:rPr>
        <w:t>.</w:t>
      </w:r>
      <w:r w:rsidR="00D11449" w:rsidRPr="006A3EDF">
        <w:rPr>
          <w:rFonts w:ascii="Arial" w:hAnsi="Arial" w:cs="Arial"/>
          <w:sz w:val="24"/>
          <w:szCs w:val="24"/>
        </w:rPr>
        <w:t xml:space="preserve"> </w:t>
      </w:r>
      <w:r w:rsidR="0039284E">
        <w:rPr>
          <w:rFonts w:ascii="Arial" w:hAnsi="Arial" w:cs="Arial"/>
          <w:sz w:val="24"/>
          <w:szCs w:val="24"/>
        </w:rPr>
        <w:t>O</w:t>
      </w:r>
      <w:r w:rsidR="00D11449" w:rsidRPr="006A3EDF">
        <w:rPr>
          <w:rFonts w:ascii="Arial" w:hAnsi="Arial" w:cs="Arial"/>
          <w:sz w:val="24"/>
          <w:szCs w:val="24"/>
        </w:rPr>
        <w:t xml:space="preserve"> quão </w:t>
      </w:r>
      <w:r w:rsidR="006212AF" w:rsidRPr="006A3EDF">
        <w:rPr>
          <w:rFonts w:ascii="Arial" w:hAnsi="Arial" w:cs="Arial"/>
          <w:sz w:val="24"/>
          <w:szCs w:val="24"/>
        </w:rPr>
        <w:t>menos 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39284E" w:rsidRPr="006A3EDF">
        <w:rPr>
          <w:rFonts w:ascii="Arial" w:hAnsi="Arial" w:cs="Arial"/>
          <w:sz w:val="24"/>
          <w:szCs w:val="24"/>
        </w:rPr>
        <w:t xml:space="preserve"> </w:t>
      </w:r>
      <w:r w:rsidR="00D11449" w:rsidRPr="006A3EDF">
        <w:rPr>
          <w:rFonts w:ascii="Arial" w:hAnsi="Arial" w:cs="Arial"/>
          <w:sz w:val="24"/>
          <w:szCs w:val="24"/>
        </w:rPr>
        <w:t>mudar sua orientação ou foco quando necessário, e até que ponto eles conseguem tomar decisões razoáveis, apesar da incerteza inerente e da ambiguidade da situação</w:t>
      </w:r>
      <w:r w:rsidR="00D31C7E" w:rsidRPr="006A3EDF">
        <w:rPr>
          <w:rFonts w:ascii="Arial" w:hAnsi="Arial" w:cs="Arial"/>
          <w:sz w:val="24"/>
          <w:szCs w:val="24"/>
        </w:rPr>
        <w:t xml:space="preserve"> </w:t>
      </w:r>
      <w:r w:rsidR="00D31C7E"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performance.","author":[{"dropping-particle":"","family":"Pulakos","given":"Elaine D","non-dropping-particle":"","parse-names":false,"suffix":""},{"dropping-particle":"","family":"Dorsey","given":"David W","non-dropping-particle":"","parse-names":false,"suffix":""},{"dropping-particle":"","family":"White","given":"Susan S","non-dropping-particle":"","parse-names":false,"suffix":""},{"dropping-particle":"","family":"Dorsey","given":"David W","non-dropping-particle":"","parse-names":false,"suffix":""},{"dropping-particle":"","family":"Ployhart","given":"Robert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Environments","type":"article-journal"},"uris":["http://www.mendeley.com/documents/?uuid=fd666d0f-bad4-4cda-99ad-9738682ce644"]}],"mendeley":{"formattedCitation":"(PULAKOS et al., 2006)","plainTextFormattedCitation":"(PULAKOS et al., 2006)","previouslyFormattedCitation":"(PULAKOS et al., 2006)"},"properties":{"noteIndex":0},"schema":"https://github.com/citation-style-language/schema/raw/master/csl-citation.json"}</w:instrText>
      </w:r>
      <w:r w:rsidR="00D31C7E" w:rsidRPr="006A3EDF">
        <w:rPr>
          <w:rFonts w:ascii="Arial" w:hAnsi="Arial" w:cs="Arial"/>
          <w:sz w:val="24"/>
          <w:szCs w:val="24"/>
        </w:rPr>
        <w:fldChar w:fldCharType="separate"/>
      </w:r>
      <w:r w:rsidR="00E91695" w:rsidRPr="004C09D6">
        <w:rPr>
          <w:rFonts w:ascii="Arial" w:hAnsi="Arial" w:cs="Arial"/>
          <w:noProof/>
          <w:sz w:val="24"/>
          <w:szCs w:val="24"/>
        </w:rPr>
        <w:t>(PULAKOS et al., 2006)</w:t>
      </w:r>
      <w:r w:rsidR="00D31C7E" w:rsidRPr="006A3EDF">
        <w:rPr>
          <w:rFonts w:ascii="Arial" w:hAnsi="Arial" w:cs="Arial"/>
          <w:sz w:val="24"/>
          <w:szCs w:val="24"/>
        </w:rPr>
        <w:fldChar w:fldCharType="end"/>
      </w:r>
      <w:r w:rsidR="00D11449" w:rsidRPr="006A3EDF">
        <w:rPr>
          <w:rFonts w:ascii="Arial" w:hAnsi="Arial" w:cs="Arial"/>
          <w:sz w:val="24"/>
          <w:szCs w:val="24"/>
        </w:rPr>
        <w:t>.</w:t>
      </w:r>
    </w:p>
    <w:p w14:paraId="4C41634A" w14:textId="60836F72"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Pr="006A3EDF">
        <w:rPr>
          <w:rFonts w:ascii="Arial" w:hAnsi="Arial" w:cs="Arial"/>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75D9B521" w14:textId="14E98C06"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2717BB" w14:textId="586FF46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tem um alto nível de adaptabilidade cultural são capazes de entender e se adaptar a novas culturas de maneira mais eficaz. </w:t>
      </w:r>
    </w:p>
    <w:p w14:paraId="6C18435E" w14:textId="2F1C4D59"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09D9766A" w14:textId="01BFE568"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um alto grau de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ED61AF" w:rsidRPr="006A3EDF">
        <w:rPr>
          <w:rFonts w:ascii="Arial" w:hAnsi="Arial" w:cs="Arial"/>
          <w:sz w:val="24"/>
          <w:szCs w:val="24"/>
        </w:rPr>
        <w:t>, saber</w:t>
      </w:r>
      <w:r w:rsidRPr="006A3EDF">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39284E">
        <w:rPr>
          <w:rFonts w:ascii="Arial" w:hAnsi="Arial" w:cs="Arial"/>
          <w:sz w:val="24"/>
          <w:szCs w:val="24"/>
        </w:rPr>
        <w:t>ao invés</w:t>
      </w:r>
      <w:r w:rsidR="0039284E" w:rsidRPr="006A3EDF">
        <w:rPr>
          <w:rFonts w:ascii="Arial" w:hAnsi="Arial" w:cs="Arial"/>
          <w:sz w:val="24"/>
          <w:szCs w:val="24"/>
        </w:rPr>
        <w:t xml:space="preserve"> </w:t>
      </w:r>
      <w:r w:rsidRPr="006A3EDF">
        <w:rPr>
          <w:rFonts w:ascii="Arial" w:hAnsi="Arial" w:cs="Arial"/>
          <w:sz w:val="24"/>
          <w:szCs w:val="24"/>
        </w:rPr>
        <w:t>vez de culpar os outros</w:t>
      </w:r>
      <w:r w:rsidR="00ED61AF" w:rsidRPr="006A3EDF">
        <w:rPr>
          <w:rFonts w:ascii="Arial" w:hAnsi="Arial" w:cs="Arial"/>
          <w:sz w:val="24"/>
          <w:szCs w:val="24"/>
        </w:rPr>
        <w:t>,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calmante e determinante para quem os outros 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07545C47" w14:textId="20198C63"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D61AF" w:rsidRPr="006A3EDF">
        <w:rPr>
          <w:rFonts w:ascii="Arial" w:hAnsi="Arial" w:cs="Arial"/>
          <w:sz w:val="24"/>
          <w:szCs w:val="24"/>
        </w:rPr>
        <w:t xml:space="preserve"> a capacidade </w:t>
      </w:r>
      <w:r w:rsidR="00281EB4">
        <w:rPr>
          <w:rFonts w:ascii="Arial" w:hAnsi="Arial" w:cs="Arial"/>
          <w:sz w:val="24"/>
          <w:szCs w:val="24"/>
        </w:rPr>
        <w:t>dele de</w:t>
      </w:r>
      <w:r w:rsidR="00ED61AF" w:rsidRPr="006A3EDF">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D61AF" w:rsidRPr="006A3EDF">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1D0BF3" w:rsidRPr="006A3EDF">
        <w:rPr>
          <w:rFonts w:ascii="Arial" w:hAnsi="Arial" w:cs="Arial"/>
          <w:sz w:val="24"/>
          <w:szCs w:val="24"/>
        </w:rPr>
        <w:t xml:space="preserve"> crise, toma </w:t>
      </w:r>
      <w:r w:rsidR="007A644F" w:rsidRPr="006A3EDF">
        <w:rPr>
          <w:rFonts w:ascii="Arial" w:hAnsi="Arial" w:cs="Arial"/>
          <w:sz w:val="24"/>
          <w:szCs w:val="24"/>
        </w:rPr>
        <w:t>decisões em frações de segundo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728B943F" w14:textId="4B502460"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que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3137D7" w:rsidRPr="00334AC2">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3137D7" w:rsidRPr="00334AC2">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3137D7" w:rsidRPr="006A3EDF">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783B1747" w14:textId="61AA1BF4"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1A1AB7" w:rsidRPr="006A3EDF">
        <w:rPr>
          <w:rFonts w:ascii="Arial" w:hAnsi="Arial" w:cs="Arial"/>
          <w:sz w:val="24"/>
          <w:szCs w:val="24"/>
        </w:rPr>
        <w:t xml:space="preserve">no qual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6DC24B4" w14:textId="3528DE7D"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7D3EE2" w:rsidRPr="006A3EDF">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subsequentes</w:t>
      </w:r>
      <w:r w:rsidR="007D3EE2" w:rsidRPr="006A3EDF">
        <w:rPr>
          <w:rFonts w:ascii="Arial" w:hAnsi="Arial" w:cs="Arial"/>
          <w:sz w:val="24"/>
          <w:szCs w:val="24"/>
        </w:rPr>
        <w:t xml:space="preserve"> </w:t>
      </w:r>
      <w:r w:rsidR="00074ADC"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074ADC"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074ADC" w:rsidRPr="006A3EDF">
        <w:rPr>
          <w:rFonts w:ascii="Arial" w:hAnsi="Arial" w:cs="Arial"/>
          <w:sz w:val="24"/>
          <w:szCs w:val="24"/>
        </w:rPr>
        <w:fldChar w:fldCharType="end"/>
      </w:r>
      <w:r w:rsidR="001A1AB7" w:rsidRPr="006A3EDF">
        <w:rPr>
          <w:rFonts w:ascii="Arial" w:hAnsi="Arial" w:cs="Arial"/>
          <w:sz w:val="24"/>
          <w:szCs w:val="24"/>
        </w:rPr>
        <w:t>.</w:t>
      </w:r>
      <w:r w:rsidR="00565CC3">
        <w:rPr>
          <w:rFonts w:ascii="Arial" w:hAnsi="Arial" w:cs="Arial"/>
          <w:sz w:val="24"/>
          <w:szCs w:val="24"/>
        </w:rPr>
        <w:t xml:space="preserve"> </w:t>
      </w:r>
      <w:r w:rsidR="002513F4">
        <w:rPr>
          <w:rFonts w:ascii="Arial" w:hAnsi="Arial" w:cs="Arial"/>
          <w:sz w:val="24"/>
          <w:szCs w:val="24"/>
        </w:rPr>
        <w:t>Com 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w:t>
      </w:r>
      <w:r w:rsidR="002513F4">
        <w:rPr>
          <w:rFonts w:ascii="Arial" w:hAnsi="Arial" w:cs="Arial"/>
          <w:sz w:val="24"/>
          <w:szCs w:val="24"/>
        </w:rPr>
        <w:lastRenderedPageBreak/>
        <w:t xml:space="preserve">para esta pesquisa. </w:t>
      </w:r>
      <w:r w:rsidR="00BD536C" w:rsidRPr="006A3EDF">
        <w:rPr>
          <w:rFonts w:ascii="Arial" w:hAnsi="Arial" w:cs="Arial"/>
          <w:sz w:val="24"/>
          <w:szCs w:val="24"/>
        </w:rPr>
        <w:t>Outra contribuição</w:t>
      </w:r>
      <w:r w:rsidR="001161CF" w:rsidRPr="006A3EDF">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sidR="004E0C8B">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76422D">
        <w:rPr>
          <w:rFonts w:ascii="Arial" w:hAnsi="Arial" w:cs="Arial"/>
          <w:sz w:val="24"/>
          <w:szCs w:val="24"/>
        </w:rPr>
        <w:t xml:space="preserve"> </w:t>
      </w:r>
    </w:p>
    <w:p w14:paraId="2CAA2420" w14:textId="169866E1" w:rsidR="00591A8D" w:rsidRPr="006A3EDF" w:rsidRDefault="005D34BA" w:rsidP="001573F9">
      <w:pPr>
        <w:pStyle w:val="PhD-Title2"/>
        <w:numPr>
          <w:ilvl w:val="2"/>
          <w:numId w:val="1"/>
        </w:numPr>
      </w:pPr>
      <w:bookmarkStart w:id="56" w:name="_Ref40704198"/>
      <w:bookmarkStart w:id="57" w:name="_Ref40704208"/>
      <w:bookmarkStart w:id="58" w:name="_Ref40704311"/>
      <w:bookmarkStart w:id="59" w:name="_Toc42242438"/>
      <w:r w:rsidRPr="006A3EDF">
        <w:t>A</w:t>
      </w:r>
      <w:r w:rsidR="00B0199F" w:rsidRPr="006A3EDF">
        <w:t>daptação individual</w:t>
      </w:r>
      <w:bookmarkEnd w:id="56"/>
      <w:bookmarkEnd w:id="57"/>
      <w:bookmarkEnd w:id="58"/>
      <w:bookmarkEnd w:id="59"/>
    </w:p>
    <w:p w14:paraId="6200E55A" w14:textId="71C8215F" w:rsidR="00F14F5D" w:rsidRPr="006A3EDF" w:rsidRDefault="00F263D0" w:rsidP="005341E7">
      <w:pPr>
        <w:spacing w:line="360" w:lineRule="auto"/>
        <w:ind w:firstLine="426"/>
        <w:rPr>
          <w:rFonts w:ascii="Arial" w:hAnsi="Arial" w:cs="Arial"/>
          <w:sz w:val="24"/>
          <w:szCs w:val="24"/>
        </w:rPr>
      </w:pPr>
      <w:r w:rsidRPr="006A3EDF">
        <w:rPr>
          <w:rFonts w:ascii="Arial" w:hAnsi="Arial" w:cs="Arial"/>
          <w:sz w:val="24"/>
          <w:szCs w:val="24"/>
        </w:rPr>
        <w:t xml:space="preserve">Dentro </w:t>
      </w:r>
      <w:r w:rsidR="00105A19">
        <w:rPr>
          <w:rFonts w:ascii="Arial" w:hAnsi="Arial" w:cs="Arial"/>
          <w:sz w:val="24"/>
          <w:szCs w:val="24"/>
        </w:rPr>
        <w:t>da abordagem</w:t>
      </w:r>
      <w:r w:rsidRPr="006A3EDF">
        <w:rPr>
          <w:rFonts w:ascii="Arial" w:hAnsi="Arial" w:cs="Arial"/>
          <w:sz w:val="24"/>
          <w:szCs w:val="24"/>
        </w:rPr>
        <w:t xml:space="preserve"> individual, </w:t>
      </w:r>
      <w:r w:rsidR="006C5E9C" w:rsidRPr="006A3EDF">
        <w:rPr>
          <w:rFonts w:ascii="Arial" w:hAnsi="Arial" w:cs="Arial"/>
          <w:sz w:val="24"/>
          <w:szCs w:val="24"/>
        </w:rPr>
        <w:fldChar w:fldCharType="begin" w:fldLock="1"/>
      </w:r>
      <w:r w:rsidR="006C5E9C">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6C5E9C" w:rsidRPr="006A3EDF">
        <w:rPr>
          <w:rFonts w:ascii="Arial" w:hAnsi="Arial" w:cs="Arial"/>
          <w:sz w:val="24"/>
          <w:szCs w:val="24"/>
        </w:rPr>
        <w:fldChar w:fldCharType="separate"/>
      </w:r>
      <w:r w:rsidR="006C5E9C" w:rsidRPr="006A3EDF">
        <w:rPr>
          <w:rFonts w:ascii="Arial" w:hAnsi="Arial" w:cs="Arial"/>
          <w:noProof/>
          <w:sz w:val="24"/>
          <w:szCs w:val="24"/>
        </w:rPr>
        <w:t>Ployhart et al. (2006)</w:t>
      </w:r>
      <w:r w:rsidR="006C5E9C" w:rsidRPr="006A3EDF">
        <w:rPr>
          <w:rFonts w:ascii="Arial" w:hAnsi="Arial" w:cs="Arial"/>
          <w:sz w:val="24"/>
          <w:szCs w:val="24"/>
        </w:rPr>
        <w:fldChar w:fldCharType="end"/>
      </w:r>
      <w:r w:rsidR="006C5E9C">
        <w:rPr>
          <w:rFonts w:ascii="Arial" w:hAnsi="Arial" w:cs="Arial"/>
          <w:sz w:val="24"/>
          <w:szCs w:val="24"/>
        </w:rPr>
        <w:t xml:space="preserve"> </w:t>
      </w:r>
      <w:r w:rsidRPr="006A3EDF">
        <w:rPr>
          <w:rFonts w:ascii="Arial" w:hAnsi="Arial" w:cs="Arial"/>
          <w:sz w:val="24"/>
          <w:szCs w:val="24"/>
        </w:rPr>
        <w:t xml:space="preserve">definem que a adaptabilidade é um conjunto de habilidades, competências e motivações que um indivíduo tem para ser proativo </w:t>
      </w:r>
      <w:r w:rsidR="00CC0252" w:rsidRPr="006A3EDF">
        <w:rPr>
          <w:rFonts w:ascii="Arial" w:hAnsi="Arial" w:cs="Arial"/>
          <w:sz w:val="24"/>
          <w:szCs w:val="24"/>
        </w:rPr>
        <w:t>e/</w:t>
      </w:r>
      <w:r w:rsidRPr="006A3EDF">
        <w:rPr>
          <w:rFonts w:ascii="Arial" w:hAnsi="Arial" w:cs="Arial"/>
          <w:sz w:val="24"/>
          <w:szCs w:val="24"/>
        </w:rPr>
        <w:t xml:space="preserve">ou reativo a mudanças em diferentes situações no ambiente. </w:t>
      </w:r>
    </w:p>
    <w:p w14:paraId="37B81874" w14:textId="551A64EF" w:rsidR="000626FF" w:rsidRPr="006A3EDF" w:rsidRDefault="00731D83" w:rsidP="005341E7">
      <w:pPr>
        <w:spacing w:line="360" w:lineRule="auto"/>
        <w:ind w:firstLine="360"/>
        <w:rPr>
          <w:rFonts w:ascii="Arial" w:hAnsi="Arial" w:cs="Arial"/>
          <w:sz w:val="24"/>
          <w:szCs w:val="24"/>
        </w:rPr>
      </w:pPr>
      <w:r w:rsidRPr="006A3EDF">
        <w:rPr>
          <w:rFonts w:ascii="Arial" w:hAnsi="Arial" w:cs="Arial"/>
          <w:sz w:val="24"/>
          <w:szCs w:val="24"/>
        </w:rPr>
        <w:t xml:space="preserve">Portanto, de acordo com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w:t>
      </w:r>
      <w:r w:rsidR="00DD7B90" w:rsidRPr="006A3EDF">
        <w:rPr>
          <w:rFonts w:ascii="Arial" w:hAnsi="Arial" w:cs="Arial"/>
          <w:noProof/>
          <w:sz w:val="24"/>
          <w:szCs w:val="24"/>
        </w:rPr>
        <w:t>loyhart</w:t>
      </w:r>
      <w:r w:rsidRPr="006A3EDF">
        <w:rPr>
          <w:rFonts w:ascii="Arial" w:hAnsi="Arial" w:cs="Arial"/>
          <w:noProof/>
          <w:sz w:val="24"/>
          <w:szCs w:val="24"/>
        </w:rPr>
        <w:t xml:space="preserve"> et al. (2006)</w:t>
      </w:r>
      <w:r w:rsidRPr="006A3EDF">
        <w:rPr>
          <w:rFonts w:ascii="Arial" w:hAnsi="Arial" w:cs="Arial"/>
          <w:sz w:val="24"/>
          <w:szCs w:val="24"/>
        </w:rPr>
        <w:fldChar w:fldCharType="end"/>
      </w:r>
      <w:r w:rsidR="00340134" w:rsidRPr="006A3EDF">
        <w:rPr>
          <w:rFonts w:ascii="Arial" w:hAnsi="Arial" w:cs="Arial"/>
          <w:sz w:val="24"/>
          <w:szCs w:val="24"/>
        </w:rPr>
        <w:t>,</w:t>
      </w:r>
      <w:r w:rsidRPr="006A3EDF">
        <w:rPr>
          <w:rFonts w:ascii="Arial" w:hAnsi="Arial" w:cs="Arial"/>
          <w:sz w:val="24"/>
          <w:szCs w:val="24"/>
        </w:rPr>
        <w:t xml:space="preserve"> </w:t>
      </w:r>
      <w:r w:rsidR="000626FF" w:rsidRPr="006A3EDF">
        <w:rPr>
          <w:rFonts w:ascii="Arial" w:hAnsi="Arial" w:cs="Arial"/>
          <w:sz w:val="24"/>
          <w:szCs w:val="24"/>
        </w:rPr>
        <w:t xml:space="preserve">a adaptabilidade reside no indivíduo </w:t>
      </w:r>
      <w:r w:rsidR="003557CE" w:rsidRPr="006A3EDF">
        <w:rPr>
          <w:rFonts w:ascii="Arial" w:hAnsi="Arial" w:cs="Arial"/>
          <w:sz w:val="24"/>
          <w:szCs w:val="24"/>
        </w:rPr>
        <w:t>e</w:t>
      </w:r>
      <w:r w:rsidR="000626FF" w:rsidRPr="006A3EDF">
        <w:rPr>
          <w:rFonts w:ascii="Arial" w:hAnsi="Arial" w:cs="Arial"/>
          <w:sz w:val="24"/>
          <w:szCs w:val="24"/>
        </w:rPr>
        <w:t xml:space="preserve"> reflete as diferenças individuais.</w:t>
      </w:r>
      <w:r w:rsidR="003557CE" w:rsidRPr="006A3EDF">
        <w:rPr>
          <w:rFonts w:ascii="Arial" w:hAnsi="Arial" w:cs="Arial"/>
          <w:sz w:val="24"/>
          <w:szCs w:val="24"/>
        </w:rPr>
        <w:t xml:space="preserve"> Ou seja, a</w:t>
      </w:r>
      <w:r w:rsidR="000626FF" w:rsidRPr="006A3EDF">
        <w:rPr>
          <w:rFonts w:ascii="Arial" w:hAnsi="Arial" w:cs="Arial"/>
          <w:sz w:val="24"/>
          <w:szCs w:val="24"/>
        </w:rPr>
        <w:t xml:space="preserve"> adaptabilidade individual não é uma característica da situação, nem ocorre apenas em resposta a uma mudança no ambiente ou taref</w:t>
      </w:r>
      <w:r w:rsidR="00DD7B90" w:rsidRPr="006A3EDF">
        <w:rPr>
          <w:rFonts w:ascii="Arial" w:hAnsi="Arial" w:cs="Arial"/>
          <w:sz w:val="24"/>
          <w:szCs w:val="24"/>
        </w:rPr>
        <w:t>a, e</w:t>
      </w:r>
      <w:r w:rsidR="000626FF" w:rsidRPr="006A3EDF">
        <w:rPr>
          <w:rFonts w:ascii="Arial" w:hAnsi="Arial" w:cs="Arial"/>
          <w:sz w:val="24"/>
          <w:szCs w:val="24"/>
        </w:rPr>
        <w:t>m vez disso, a adaptabilidade é um constructo individual razoavelmente estável que influ</w:t>
      </w:r>
      <w:r w:rsidR="008D1ED7" w:rsidRPr="006A3EDF">
        <w:rPr>
          <w:rFonts w:ascii="Arial" w:hAnsi="Arial" w:cs="Arial"/>
          <w:sz w:val="24"/>
          <w:szCs w:val="24"/>
        </w:rPr>
        <w:t>ê</w:t>
      </w:r>
      <w:r w:rsidR="000626FF" w:rsidRPr="006A3EDF">
        <w:rPr>
          <w:rFonts w:ascii="Arial" w:hAnsi="Arial" w:cs="Arial"/>
          <w:sz w:val="24"/>
          <w:szCs w:val="24"/>
        </w:rPr>
        <w:t>ncia como uma pessoa interpreta e responde a diferentes situações.</w:t>
      </w:r>
    </w:p>
    <w:p w14:paraId="64EE8604" w14:textId="7B82391C" w:rsidR="000626FF" w:rsidRPr="006A3EDF" w:rsidRDefault="00DD7B90"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Ployhart et al. (2006)</w:t>
      </w:r>
      <w:r w:rsidRPr="006A3EDF">
        <w:rPr>
          <w:rFonts w:ascii="Arial" w:hAnsi="Arial" w:cs="Arial"/>
          <w:sz w:val="24"/>
          <w:szCs w:val="24"/>
        </w:rPr>
        <w:fldChar w:fldCharType="end"/>
      </w:r>
      <w:r w:rsidRPr="006A3EDF">
        <w:rPr>
          <w:rFonts w:ascii="Arial" w:hAnsi="Arial" w:cs="Arial"/>
          <w:sz w:val="24"/>
          <w:szCs w:val="24"/>
        </w:rPr>
        <w:t xml:space="preserve"> afirmam que</w:t>
      </w:r>
      <w:r w:rsidR="006169A5" w:rsidRPr="006A3EDF">
        <w:rPr>
          <w:rFonts w:ascii="Arial" w:hAnsi="Arial" w:cs="Arial"/>
          <w:sz w:val="24"/>
          <w:szCs w:val="24"/>
        </w:rPr>
        <w:t xml:space="preserve"> uma pessoa mais adapt</w:t>
      </w:r>
      <w:r w:rsidR="002870DC" w:rsidRPr="006A3EDF">
        <w:rPr>
          <w:rFonts w:ascii="Arial" w:hAnsi="Arial" w:cs="Arial"/>
          <w:sz w:val="24"/>
          <w:szCs w:val="24"/>
        </w:rPr>
        <w:t>ável</w:t>
      </w:r>
      <w:r w:rsidR="006169A5" w:rsidRPr="006A3EDF">
        <w:rPr>
          <w:rFonts w:ascii="Arial" w:hAnsi="Arial" w:cs="Arial"/>
          <w:sz w:val="24"/>
          <w:szCs w:val="24"/>
        </w:rPr>
        <w:t xml:space="preserve"> pode reconhecer que determinado comportamento em uma situação não está produzindo </w:t>
      </w:r>
      <w:r w:rsidR="00B2315D" w:rsidRPr="006A3EDF">
        <w:rPr>
          <w:rFonts w:ascii="Arial" w:hAnsi="Arial" w:cs="Arial"/>
          <w:sz w:val="24"/>
          <w:szCs w:val="24"/>
        </w:rPr>
        <w:t>um efeito adequado</w:t>
      </w:r>
      <w:r w:rsidR="00A840E6" w:rsidRPr="006A3EDF">
        <w:rPr>
          <w:rFonts w:ascii="Arial" w:hAnsi="Arial" w:cs="Arial"/>
          <w:sz w:val="24"/>
          <w:szCs w:val="24"/>
        </w:rPr>
        <w:t xml:space="preserve"> </w:t>
      </w:r>
      <w:r w:rsidR="002464A7" w:rsidRPr="006A3EDF">
        <w:rPr>
          <w:rFonts w:ascii="Arial" w:hAnsi="Arial" w:cs="Arial"/>
          <w:sz w:val="24"/>
          <w:szCs w:val="24"/>
        </w:rPr>
        <w:t>e</w:t>
      </w:r>
      <w:r w:rsidR="00340134" w:rsidRPr="006A3EDF">
        <w:rPr>
          <w:rFonts w:ascii="Arial" w:hAnsi="Arial" w:cs="Arial"/>
          <w:sz w:val="24"/>
          <w:szCs w:val="24"/>
        </w:rPr>
        <w:t>,</w:t>
      </w:r>
      <w:r w:rsidR="002464A7" w:rsidRPr="006A3EDF">
        <w:rPr>
          <w:rFonts w:ascii="Arial" w:hAnsi="Arial" w:cs="Arial"/>
          <w:sz w:val="24"/>
          <w:szCs w:val="24"/>
        </w:rPr>
        <w:t xml:space="preserve"> portanto</w:t>
      </w:r>
      <w:r w:rsidR="00A840E6" w:rsidRPr="006A3EDF">
        <w:rPr>
          <w:rFonts w:ascii="Arial" w:hAnsi="Arial" w:cs="Arial"/>
          <w:sz w:val="24"/>
          <w:szCs w:val="24"/>
        </w:rPr>
        <w:t xml:space="preserve">, mudar seu comportamento para </w:t>
      </w:r>
      <w:r w:rsidR="008D1ED7" w:rsidRPr="006A3EDF">
        <w:rPr>
          <w:rFonts w:ascii="Arial" w:hAnsi="Arial" w:cs="Arial"/>
          <w:sz w:val="24"/>
          <w:szCs w:val="24"/>
        </w:rPr>
        <w:t>alterar</w:t>
      </w:r>
      <w:r w:rsidR="00A840E6" w:rsidRPr="006A3EDF">
        <w:rPr>
          <w:rFonts w:ascii="Arial" w:hAnsi="Arial" w:cs="Arial"/>
          <w:sz w:val="24"/>
          <w:szCs w:val="24"/>
        </w:rPr>
        <w:t xml:space="preserve"> o resultado mesmo que o ambiente não tenha mudado. </w:t>
      </w:r>
      <w:r w:rsidR="002464A7" w:rsidRPr="006A3EDF">
        <w:rPr>
          <w:rFonts w:ascii="Arial" w:hAnsi="Arial" w:cs="Arial"/>
          <w:sz w:val="24"/>
          <w:szCs w:val="24"/>
        </w:rPr>
        <w:t>Ou seja, a</w:t>
      </w:r>
      <w:r w:rsidR="000626FF" w:rsidRPr="006A3EDF">
        <w:rPr>
          <w:rFonts w:ascii="Arial" w:hAnsi="Arial" w:cs="Arial"/>
          <w:sz w:val="24"/>
          <w:szCs w:val="24"/>
        </w:rPr>
        <w:t xml:space="preserve"> adaptabilidade</w:t>
      </w:r>
      <w:r w:rsidR="002464A7" w:rsidRPr="006A3EDF">
        <w:rPr>
          <w:rFonts w:ascii="Arial" w:hAnsi="Arial" w:cs="Arial"/>
          <w:sz w:val="24"/>
          <w:szCs w:val="24"/>
        </w:rPr>
        <w:t xml:space="preserve"> pode ser </w:t>
      </w:r>
      <w:r w:rsidR="000626FF" w:rsidRPr="006A3EDF">
        <w:rPr>
          <w:rFonts w:ascii="Arial" w:hAnsi="Arial" w:cs="Arial"/>
          <w:sz w:val="24"/>
          <w:szCs w:val="24"/>
        </w:rPr>
        <w:t>proativa</w:t>
      </w:r>
      <w:r w:rsidR="002464A7" w:rsidRPr="006A3EDF">
        <w:rPr>
          <w:rFonts w:ascii="Arial" w:hAnsi="Arial" w:cs="Arial"/>
          <w:sz w:val="24"/>
          <w:szCs w:val="24"/>
        </w:rPr>
        <w:t>,</w:t>
      </w:r>
      <w:r w:rsidR="000626FF" w:rsidRPr="006A3EDF">
        <w:rPr>
          <w:rFonts w:ascii="Arial" w:hAnsi="Arial" w:cs="Arial"/>
          <w:sz w:val="24"/>
          <w:szCs w:val="24"/>
        </w:rPr>
        <w:t xml:space="preserve"> quando um indivíduo percebe a necessidade de mudar, mesmo que o ambiente não tenha</w:t>
      </w:r>
      <w:r w:rsidR="002464A7" w:rsidRPr="006A3EDF">
        <w:rPr>
          <w:rFonts w:ascii="Arial" w:hAnsi="Arial" w:cs="Arial"/>
          <w:sz w:val="24"/>
          <w:szCs w:val="24"/>
        </w:rPr>
        <w:t xml:space="preserve"> </w:t>
      </w:r>
      <w:r w:rsidR="0038180B" w:rsidRPr="006A3EDF">
        <w:rPr>
          <w:rFonts w:ascii="Arial" w:hAnsi="Arial" w:cs="Arial"/>
          <w:sz w:val="24"/>
          <w:szCs w:val="24"/>
        </w:rPr>
        <w:t>ou</w:t>
      </w:r>
      <w:r w:rsidR="002464A7" w:rsidRPr="006A3EDF">
        <w:rPr>
          <w:rFonts w:ascii="Arial" w:hAnsi="Arial" w:cs="Arial"/>
          <w:sz w:val="24"/>
          <w:szCs w:val="24"/>
        </w:rPr>
        <w:t xml:space="preserve"> pode ser </w:t>
      </w:r>
      <w:r w:rsidR="000626FF" w:rsidRPr="006A3EDF">
        <w:rPr>
          <w:rFonts w:ascii="Arial" w:hAnsi="Arial" w:cs="Arial"/>
          <w:sz w:val="24"/>
          <w:szCs w:val="24"/>
        </w:rPr>
        <w:t>reativa quando um indivíduo percebe</w:t>
      </w:r>
      <w:r w:rsidR="00EE5A1D">
        <w:rPr>
          <w:rFonts w:ascii="Arial" w:hAnsi="Arial" w:cs="Arial"/>
          <w:sz w:val="24"/>
          <w:szCs w:val="24"/>
        </w:rPr>
        <w:t xml:space="preserve"> a necessidade de ter</w:t>
      </w:r>
      <w:r w:rsidR="000626FF" w:rsidRPr="006A3EDF">
        <w:rPr>
          <w:rFonts w:ascii="Arial" w:hAnsi="Arial" w:cs="Arial"/>
          <w:sz w:val="24"/>
          <w:szCs w:val="24"/>
        </w:rPr>
        <w:t xml:space="preserve"> uma mudança no ambiente</w:t>
      </w:r>
      <w:r w:rsidR="00E40D8C" w:rsidRPr="006A3EDF">
        <w:rPr>
          <w:rFonts w:ascii="Arial" w:hAnsi="Arial" w:cs="Arial"/>
          <w:sz w:val="24"/>
          <w:szCs w:val="24"/>
        </w:rPr>
        <w:t>.</w:t>
      </w:r>
    </w:p>
    <w:p w14:paraId="5A1F4832" w14:textId="351E86C0" w:rsidR="00651DE0" w:rsidRDefault="006C62CB" w:rsidP="00651DE0">
      <w:pPr>
        <w:spacing w:before="240" w:line="360" w:lineRule="auto"/>
        <w:ind w:firstLine="426"/>
        <w:rPr>
          <w:rFonts w:ascii="Arial" w:hAnsi="Arial" w:cs="Arial"/>
          <w:sz w:val="24"/>
          <w:szCs w:val="24"/>
        </w:rPr>
      </w:pP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Ployhart et al. (2006)</w:t>
      </w:r>
      <w:r w:rsidRPr="006A3EDF">
        <w:rPr>
          <w:rFonts w:ascii="Arial" w:hAnsi="Arial" w:cs="Arial"/>
          <w:sz w:val="24"/>
          <w:szCs w:val="24"/>
        </w:rPr>
        <w:fldChar w:fldCharType="end"/>
      </w:r>
      <w:r w:rsidRPr="006A3EDF">
        <w:rPr>
          <w:rFonts w:ascii="Arial" w:hAnsi="Arial" w:cs="Arial"/>
          <w:sz w:val="24"/>
          <w:szCs w:val="24"/>
        </w:rPr>
        <w:t xml:space="preserve"> também propuseram</w:t>
      </w:r>
      <w:r w:rsidR="00CD1CE6">
        <w:rPr>
          <w:rFonts w:ascii="Arial" w:hAnsi="Arial" w:cs="Arial"/>
          <w:sz w:val="24"/>
          <w:szCs w:val="24"/>
        </w:rPr>
        <w:t xml:space="preserve"> o principal </w:t>
      </w:r>
      <w:r w:rsidRPr="006A3EDF">
        <w:rPr>
          <w:rFonts w:ascii="Arial" w:hAnsi="Arial" w:cs="Arial"/>
          <w:sz w:val="24"/>
          <w:szCs w:val="24"/>
        </w:rPr>
        <w:t>modelo de estudo da adaptabilidade individual</w:t>
      </w:r>
      <w:r w:rsidR="00CD1CE6">
        <w:rPr>
          <w:rFonts w:ascii="Arial" w:hAnsi="Arial" w:cs="Arial"/>
          <w:sz w:val="24"/>
          <w:szCs w:val="24"/>
        </w:rPr>
        <w:t xml:space="preserve"> </w:t>
      </w:r>
      <w:r w:rsidR="00CD1CE6">
        <w:rPr>
          <w:rFonts w:ascii="Arial" w:hAnsi="Arial" w:cs="Arial"/>
          <w:sz w:val="24"/>
          <w:szCs w:val="24"/>
        </w:rPr>
        <w:fldChar w:fldCharType="begin" w:fldLock="1"/>
      </w:r>
      <w:r w:rsidR="00FC00D1">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CD1CE6">
        <w:rPr>
          <w:rFonts w:ascii="Arial" w:hAnsi="Arial" w:cs="Arial"/>
          <w:sz w:val="24"/>
          <w:szCs w:val="24"/>
        </w:rPr>
        <w:fldChar w:fldCharType="separate"/>
      </w:r>
      <w:r w:rsidR="00CD1CE6" w:rsidRPr="00CD1CE6">
        <w:rPr>
          <w:rFonts w:ascii="Arial" w:hAnsi="Arial" w:cs="Arial"/>
          <w:noProof/>
          <w:sz w:val="24"/>
          <w:szCs w:val="24"/>
        </w:rPr>
        <w:t>(BAARD; RENCH; KOZLOWSKI, 2014)</w:t>
      </w:r>
      <w:r w:rsidR="00CD1CE6">
        <w:rPr>
          <w:rFonts w:ascii="Arial" w:hAnsi="Arial" w:cs="Arial"/>
          <w:sz w:val="24"/>
          <w:szCs w:val="24"/>
        </w:rPr>
        <w:fldChar w:fldCharType="end"/>
      </w:r>
      <w:r w:rsidR="008843E8">
        <w:rPr>
          <w:rFonts w:ascii="Arial" w:hAnsi="Arial" w:cs="Arial"/>
          <w:sz w:val="24"/>
          <w:szCs w:val="24"/>
        </w:rPr>
        <w:t xml:space="preserve"> –</w:t>
      </w:r>
      <w:r w:rsidRPr="006A3EDF">
        <w:rPr>
          <w:rFonts w:ascii="Arial" w:hAnsi="Arial" w:cs="Arial"/>
          <w:sz w:val="24"/>
          <w:szCs w:val="24"/>
        </w:rPr>
        <w:t xml:space="preserve"> o I-ADAPT</w:t>
      </w:r>
      <w:r w:rsidR="002C6B56" w:rsidRPr="006A3EDF">
        <w:rPr>
          <w:rFonts w:ascii="Arial" w:hAnsi="Arial" w:cs="Arial"/>
          <w:sz w:val="24"/>
          <w:szCs w:val="24"/>
        </w:rPr>
        <w:t xml:space="preserve"> (</w:t>
      </w:r>
      <w:r w:rsidR="00D36542" w:rsidRPr="00D36542">
        <w:rPr>
          <w:rFonts w:ascii="Arial" w:hAnsi="Arial" w:cs="Arial"/>
          <w:sz w:val="24"/>
          <w:szCs w:val="24"/>
        </w:rPr>
        <w:fldChar w:fldCharType="begin"/>
      </w:r>
      <w:r w:rsidR="00D36542" w:rsidRPr="00D36542">
        <w:rPr>
          <w:rFonts w:ascii="Arial" w:hAnsi="Arial" w:cs="Arial"/>
          <w:sz w:val="24"/>
          <w:szCs w:val="24"/>
        </w:rPr>
        <w:instrText xml:space="preserve"> REF _Ref51402623 \h </w:instrText>
      </w:r>
      <w:r w:rsidR="00D36542" w:rsidRPr="00D36542">
        <w:rPr>
          <w:rFonts w:ascii="Arial" w:hAnsi="Arial" w:cs="Arial"/>
          <w:sz w:val="24"/>
          <w:szCs w:val="24"/>
        </w:rPr>
      </w:r>
      <w:r w:rsidR="00D36542" w:rsidRPr="00D36542">
        <w:rPr>
          <w:rFonts w:ascii="Arial" w:hAnsi="Arial" w:cs="Arial"/>
          <w:sz w:val="24"/>
          <w:szCs w:val="24"/>
        </w:rPr>
        <w:instrText xml:space="preserve"> \* MERGEFORMAT </w:instrText>
      </w:r>
      <w:r w:rsidR="00D36542" w:rsidRPr="00D36542">
        <w:rPr>
          <w:rFonts w:ascii="Arial" w:hAnsi="Arial" w:cs="Arial"/>
          <w:sz w:val="24"/>
          <w:szCs w:val="24"/>
        </w:rPr>
        <w:fldChar w:fldCharType="separate"/>
      </w:r>
      <w:r w:rsidR="00D36542" w:rsidRPr="00D36542">
        <w:rPr>
          <w:rFonts w:ascii="Arial" w:hAnsi="Arial" w:cs="Arial"/>
          <w:sz w:val="24"/>
          <w:szCs w:val="24"/>
        </w:rPr>
        <w:t xml:space="preserve">Figura </w:t>
      </w:r>
      <w:r w:rsidR="00D36542" w:rsidRPr="00D36542">
        <w:rPr>
          <w:rFonts w:ascii="Arial" w:hAnsi="Arial" w:cs="Arial"/>
          <w:noProof/>
          <w:sz w:val="24"/>
          <w:szCs w:val="24"/>
        </w:rPr>
        <w:t>3</w:t>
      </w:r>
      <w:r w:rsidR="00D36542" w:rsidRPr="00D36542">
        <w:rPr>
          <w:rFonts w:ascii="Arial" w:hAnsi="Arial" w:cs="Arial"/>
          <w:sz w:val="24"/>
          <w:szCs w:val="24"/>
        </w:rPr>
        <w:fldChar w:fldCharType="end"/>
      </w:r>
      <w:r w:rsidR="0017072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170726" w:rsidRPr="006A3EDF">
        <w:rPr>
          <w:rFonts w:ascii="Arial" w:hAnsi="Arial" w:cs="Arial"/>
          <w:sz w:val="24"/>
          <w:szCs w:val="24"/>
        </w:rPr>
        <w:fldChar w:fldCharType="separate"/>
      </w:r>
      <w:r w:rsidR="00170726" w:rsidRPr="006A3EDF">
        <w:rPr>
          <w:rFonts w:ascii="Arial" w:hAnsi="Arial" w:cs="Arial"/>
          <w:sz w:val="24"/>
          <w:szCs w:val="24"/>
        </w:rPr>
        <w:fldChar w:fldCharType="end"/>
      </w:r>
      <w:r w:rsidR="002C6B56" w:rsidRPr="006A3EDF">
        <w:rPr>
          <w:rFonts w:ascii="Arial" w:hAnsi="Arial" w:cs="Arial"/>
          <w:sz w:val="24"/>
          <w:szCs w:val="24"/>
        </w:rPr>
        <w:t>)</w:t>
      </w:r>
      <w:r w:rsidR="001966E7" w:rsidRPr="006A3EDF">
        <w:rPr>
          <w:rFonts w:ascii="Arial" w:hAnsi="Arial" w:cs="Arial"/>
          <w:sz w:val="24"/>
          <w:szCs w:val="24"/>
        </w:rPr>
        <w:t xml:space="preserve"> </w:t>
      </w:r>
      <w:r w:rsidR="008843E8">
        <w:rPr>
          <w:rFonts w:ascii="Arial" w:hAnsi="Arial" w:cs="Arial"/>
          <w:sz w:val="24"/>
          <w:szCs w:val="24"/>
        </w:rPr>
        <w:t xml:space="preserve">– </w:t>
      </w:r>
      <w:r w:rsidR="001966E7" w:rsidRPr="006A3EDF">
        <w:rPr>
          <w:rFonts w:ascii="Arial" w:hAnsi="Arial" w:cs="Arial"/>
          <w:sz w:val="24"/>
          <w:szCs w:val="24"/>
        </w:rPr>
        <w:t>que será apresentado a seguir</w:t>
      </w:r>
      <w:r w:rsidRPr="006A3EDF">
        <w:rPr>
          <w:rFonts w:ascii="Arial" w:hAnsi="Arial" w:cs="Arial"/>
          <w:sz w:val="24"/>
          <w:szCs w:val="24"/>
        </w:rPr>
        <w:t>.</w:t>
      </w:r>
      <w:r w:rsidR="002C6B56" w:rsidRPr="006A3EDF">
        <w:rPr>
          <w:rFonts w:ascii="Arial" w:hAnsi="Arial" w:cs="Arial"/>
          <w:sz w:val="24"/>
          <w:szCs w:val="24"/>
        </w:rPr>
        <w:t xml:space="preserve"> </w:t>
      </w:r>
      <w:r w:rsidR="009A7E38">
        <w:rPr>
          <w:rFonts w:ascii="Arial" w:hAnsi="Arial" w:cs="Arial"/>
          <w:sz w:val="24"/>
          <w:szCs w:val="24"/>
        </w:rPr>
        <w:t xml:space="preserve">Este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sidR="00EE5A1D">
        <w:rPr>
          <w:rFonts w:ascii="Arial" w:hAnsi="Arial" w:cs="Arial"/>
          <w:sz w:val="24"/>
          <w:szCs w:val="24"/>
        </w:rPr>
        <w:t xml:space="preserve"> </w:t>
      </w:r>
      <w:r w:rsidR="006C639D">
        <w:rPr>
          <w:rFonts w:ascii="Arial" w:hAnsi="Arial" w:cs="Arial"/>
          <w:sz w:val="24"/>
          <w:szCs w:val="24"/>
        </w:rPr>
        <w:t>construídas</w:t>
      </w:r>
      <w:bookmarkStart w:id="60" w:name="_Ref40703720"/>
      <w:bookmarkStart w:id="61" w:name="_Toc42242571"/>
      <w:r w:rsidR="00EE5A1D">
        <w:rPr>
          <w:rFonts w:ascii="Arial" w:hAnsi="Arial" w:cs="Arial"/>
          <w:sz w:val="24"/>
          <w:szCs w:val="24"/>
        </w:rPr>
        <w:t xml:space="preserve"> na tese</w:t>
      </w:r>
      <w:r w:rsidR="00651DE0">
        <w:rPr>
          <w:rFonts w:ascii="Arial" w:hAnsi="Arial" w:cs="Arial"/>
          <w:sz w:val="24"/>
          <w:szCs w:val="24"/>
        </w:rPr>
        <w:t>.</w:t>
      </w:r>
    </w:p>
    <w:p w14:paraId="4ED1E0C5" w14:textId="20B8604C" w:rsidR="00651DE0" w:rsidRDefault="00651DE0" w:rsidP="00651DE0">
      <w:pPr>
        <w:pStyle w:val="Legenda"/>
        <w:keepNext/>
      </w:pPr>
      <w:bookmarkStart w:id="62" w:name="_Ref51402618"/>
      <w:bookmarkStart w:id="63" w:name="_Ref51402623"/>
      <w:r>
        <w:lastRenderedPageBreak/>
        <w:t xml:space="preserve">Figura </w:t>
      </w:r>
      <w:r w:rsidR="00AB4F52">
        <w:fldChar w:fldCharType="begin"/>
      </w:r>
      <w:r w:rsidR="00AB4F52">
        <w:instrText xml:space="preserve"> SEQ Figura \* ARABIC </w:instrText>
      </w:r>
      <w:r w:rsidR="00AB4F52">
        <w:fldChar w:fldCharType="separate"/>
      </w:r>
      <w:r w:rsidR="00AB4F52">
        <w:rPr>
          <w:noProof/>
        </w:rPr>
        <w:t>3</w:t>
      </w:r>
      <w:r w:rsidR="00AB4F52">
        <w:fldChar w:fldCharType="end"/>
      </w:r>
      <w:bookmarkEnd w:id="63"/>
      <w:r>
        <w:t>-Modelo I-ADAPT</w:t>
      </w:r>
      <w:bookmarkEnd w:id="62"/>
    </w:p>
    <w:p w14:paraId="5E2FC871" w14:textId="492495BF"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237F80C6" wp14:editId="6D7BE16D">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3116" cy="3519971"/>
                    </a:xfrm>
                    <a:prstGeom prst="rect">
                      <a:avLst/>
                    </a:prstGeom>
                  </pic:spPr>
                </pic:pic>
              </a:graphicData>
            </a:graphic>
          </wp:inline>
        </w:drawing>
      </w:r>
      <w:bookmarkEnd w:id="60"/>
      <w:bookmarkEnd w:id="61"/>
    </w:p>
    <w:p w14:paraId="790B07A7" w14:textId="71478A80" w:rsidR="00387506" w:rsidRPr="00387506" w:rsidRDefault="00387506" w:rsidP="00387506">
      <w:pPr>
        <w:jc w:val="center"/>
        <w:rPr>
          <w:lang w:eastAsia="pt-BR"/>
        </w:rPr>
      </w:pPr>
      <w:r>
        <w:rPr>
          <w:lang w:eastAsia="pt-BR"/>
        </w:rPr>
        <w:t>Fonte:</w:t>
      </w:r>
      <w:r w:rsidRPr="00387506">
        <w:rPr>
          <w:rFonts w:ascii="Arial" w:hAnsi="Arial" w:cs="Arial"/>
        </w:rPr>
        <w:t xml:space="preserve"> </w:t>
      </w:r>
      <w:r w:rsidRPr="006A3EDF">
        <w:rPr>
          <w:rFonts w:ascii="Arial" w:hAnsi="Arial" w:cs="Arial"/>
        </w:rPr>
        <w:t>(PLOYHART ET AL. 2004)</w:t>
      </w:r>
    </w:p>
    <w:p w14:paraId="42787309" w14:textId="5282BD12" w:rsidR="0038408C" w:rsidRPr="006A3EDF" w:rsidRDefault="001966E7" w:rsidP="005341E7">
      <w:pPr>
        <w:spacing w:before="240" w:line="360" w:lineRule="auto"/>
        <w:ind w:firstLine="426"/>
        <w:rPr>
          <w:rFonts w:ascii="Arial" w:hAnsi="Arial" w:cs="Arial"/>
          <w:sz w:val="24"/>
          <w:szCs w:val="24"/>
        </w:rPr>
      </w:pPr>
      <w:r w:rsidRPr="006A3EDF">
        <w:rPr>
          <w:rFonts w:ascii="Arial" w:hAnsi="Arial" w:cs="Arial"/>
          <w:sz w:val="24"/>
          <w:szCs w:val="24"/>
        </w:rPr>
        <w:t xml:space="preserve">O I-ADAPT </w:t>
      </w:r>
      <w:r w:rsidR="008A6C84" w:rsidRPr="006A3EDF">
        <w:rPr>
          <w:rFonts w:ascii="Arial" w:hAnsi="Arial" w:cs="Arial"/>
          <w:sz w:val="24"/>
          <w:szCs w:val="24"/>
        </w:rPr>
        <w:t xml:space="preserve">utiliza das dimensões propostas por </w:t>
      </w:r>
      <w:proofErr w:type="spellStart"/>
      <w:r w:rsidR="008A6C84" w:rsidRPr="006A3EDF">
        <w:rPr>
          <w:rFonts w:ascii="Arial" w:hAnsi="Arial" w:cs="Arial"/>
          <w:sz w:val="24"/>
          <w:szCs w:val="24"/>
        </w:rPr>
        <w:t>Pulakos</w:t>
      </w:r>
      <w:proofErr w:type="spellEnd"/>
      <w:r w:rsidR="008A6C84" w:rsidRPr="006A3EDF">
        <w:rPr>
          <w:rFonts w:ascii="Arial" w:hAnsi="Arial" w:cs="Arial"/>
          <w:sz w:val="24"/>
          <w:szCs w:val="24"/>
        </w:rPr>
        <w:t xml:space="preserve"> et al. (2000) para conceitualizar as dimensões da adaptabilidade.</w:t>
      </w:r>
      <w:r w:rsidR="00A4336E" w:rsidRPr="006A3EDF">
        <w:rPr>
          <w:rFonts w:ascii="Arial" w:hAnsi="Arial" w:cs="Arial"/>
          <w:sz w:val="24"/>
          <w:szCs w:val="24"/>
        </w:rPr>
        <w:t xml:space="preserve"> O modelo também afirma que a adaptabilidade individual é influenciada pelos conhecimentos, competências, habilidades e outras características do </w:t>
      </w:r>
      <w:r w:rsidR="008E2FCD" w:rsidRPr="006A3EDF">
        <w:rPr>
          <w:rFonts w:ascii="Arial" w:hAnsi="Arial" w:cs="Arial"/>
          <w:sz w:val="24"/>
          <w:szCs w:val="24"/>
        </w:rPr>
        <w:t>indivíduo (KSAO)</w:t>
      </w:r>
      <w:r w:rsidR="00A4336E" w:rsidRPr="006A3EDF">
        <w:rPr>
          <w:rFonts w:ascii="Arial" w:hAnsi="Arial" w:cs="Arial"/>
          <w:sz w:val="24"/>
          <w:szCs w:val="24"/>
        </w:rPr>
        <w:t>.</w:t>
      </w:r>
      <w:r w:rsidR="008E2FCD" w:rsidRPr="006A3EDF">
        <w:rPr>
          <w:rFonts w:ascii="Arial" w:hAnsi="Arial" w:cs="Arial"/>
          <w:sz w:val="24"/>
          <w:szCs w:val="24"/>
        </w:rPr>
        <w:t xml:space="preserve"> Os </w:t>
      </w:r>
      <w:proofErr w:type="spellStart"/>
      <w:r w:rsidR="008E2FCD" w:rsidRPr="006A3EDF">
        <w:rPr>
          <w:rFonts w:ascii="Arial" w:hAnsi="Arial" w:cs="Arial"/>
          <w:sz w:val="24"/>
          <w:szCs w:val="24"/>
        </w:rPr>
        <w:t>KSAOs</w:t>
      </w:r>
      <w:proofErr w:type="spellEnd"/>
      <w:r w:rsidR="008E2FCD" w:rsidRPr="006A3EDF">
        <w:rPr>
          <w:rFonts w:ascii="Arial" w:hAnsi="Arial" w:cs="Arial"/>
          <w:sz w:val="24"/>
          <w:szCs w:val="24"/>
        </w:rPr>
        <w:t xml:space="preserve"> também influenciam o desempenho </w:t>
      </w:r>
      <w:r w:rsidR="0038408C" w:rsidRPr="006A3EDF">
        <w:rPr>
          <w:rFonts w:ascii="Arial" w:hAnsi="Arial" w:cs="Arial"/>
          <w:sz w:val="24"/>
          <w:szCs w:val="24"/>
        </w:rPr>
        <w:t xml:space="preserve">do indivíduo. </w:t>
      </w:r>
    </w:p>
    <w:p w14:paraId="29DEA140" w14:textId="74AB5476" w:rsidR="008A6C84" w:rsidRPr="006A3EDF" w:rsidRDefault="0038408C" w:rsidP="005341E7">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sidR="00667CDF">
        <w:rPr>
          <w:rFonts w:ascii="Arial" w:hAnsi="Arial" w:cs="Arial"/>
          <w:sz w:val="24"/>
          <w:szCs w:val="24"/>
        </w:rPr>
        <w:t>o desempenho</w:t>
      </w:r>
      <w:r w:rsidRPr="006A3EDF">
        <w:rPr>
          <w:rFonts w:ascii="Arial" w:hAnsi="Arial" w:cs="Arial"/>
          <w:sz w:val="24"/>
          <w:szCs w:val="24"/>
        </w:rPr>
        <w:t xml:space="preserve"> ou </w:t>
      </w:r>
      <w:r w:rsidR="00767B50" w:rsidRPr="006A3EDF">
        <w:rPr>
          <w:rFonts w:ascii="Arial" w:hAnsi="Arial" w:cs="Arial"/>
          <w:sz w:val="24"/>
          <w:szCs w:val="24"/>
        </w:rPr>
        <w:t>a partir de um processo de mediação.</w:t>
      </w:r>
      <w:r w:rsidR="00A4336E" w:rsidRPr="006A3EDF">
        <w:rPr>
          <w:rFonts w:ascii="Arial" w:hAnsi="Arial" w:cs="Arial"/>
          <w:sz w:val="24"/>
          <w:szCs w:val="24"/>
        </w:rPr>
        <w:t xml:space="preserve"> </w:t>
      </w:r>
      <w:r w:rsidR="00590A16" w:rsidRPr="006A3EDF">
        <w:rPr>
          <w:rFonts w:ascii="Arial" w:hAnsi="Arial" w:cs="Arial"/>
          <w:sz w:val="24"/>
          <w:szCs w:val="24"/>
        </w:rPr>
        <w:t>Os processos de mediação</w:t>
      </w:r>
      <w:r w:rsidR="004040CD" w:rsidRPr="006A3EDF">
        <w:rPr>
          <w:rFonts w:ascii="Arial" w:hAnsi="Arial" w:cs="Arial"/>
          <w:sz w:val="24"/>
          <w:szCs w:val="24"/>
        </w:rPr>
        <w:t xml:space="preserve"> </w:t>
      </w:r>
      <w:r w:rsidR="00590A16" w:rsidRPr="006A3EDF">
        <w:rPr>
          <w:rFonts w:ascii="Arial" w:hAnsi="Arial" w:cs="Arial"/>
          <w:sz w:val="24"/>
          <w:szCs w:val="24"/>
        </w:rPr>
        <w:t>são onde a adaptabilidade individual, o desempenho e a situação "se encontram". Esses processos de mediação ocorrem em um sistema dinâmico de processamento.</w:t>
      </w:r>
      <w:r w:rsidR="00AE54B4">
        <w:rPr>
          <w:rFonts w:ascii="Arial" w:hAnsi="Arial" w:cs="Arial"/>
          <w:sz w:val="24"/>
          <w:szCs w:val="24"/>
        </w:rPr>
        <w:t xml:space="preserve"> O</w:t>
      </w:r>
      <w:r w:rsidR="003E0320">
        <w:rPr>
          <w:rFonts w:ascii="Arial" w:hAnsi="Arial" w:cs="Arial"/>
          <w:sz w:val="24"/>
          <w:szCs w:val="24"/>
        </w:rPr>
        <w:t>s</w:t>
      </w:r>
      <w:r w:rsidR="00AE54B4">
        <w:rPr>
          <w:rFonts w:ascii="Arial" w:hAnsi="Arial" w:cs="Arial"/>
          <w:sz w:val="24"/>
          <w:szCs w:val="24"/>
        </w:rPr>
        <w:t xml:space="preserve"> indivíduos percebem uma situação que precisa de adaptação, selecionam uma estratégia para se adaptar, </w:t>
      </w:r>
      <w:r w:rsidR="003E0320">
        <w:rPr>
          <w:rFonts w:ascii="Arial" w:hAnsi="Arial" w:cs="Arial"/>
          <w:sz w:val="24"/>
          <w:szCs w:val="24"/>
        </w:rPr>
        <w:t xml:space="preserve">colocam uma estratégia em prática e adquirem o conhecimento. Tudo isso de maneira cíclica. </w:t>
      </w:r>
    </w:p>
    <w:p w14:paraId="3A951E74" w14:textId="7C21E694" w:rsidR="006C62CB" w:rsidRPr="006A3EDF" w:rsidRDefault="004730ED" w:rsidP="005341E7">
      <w:pPr>
        <w:spacing w:line="360" w:lineRule="auto"/>
        <w:ind w:firstLine="360"/>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Ployhart et al. (2006)</w:t>
      </w:r>
      <w:r w:rsidRPr="006A3EDF">
        <w:rPr>
          <w:rFonts w:ascii="Arial" w:hAnsi="Arial" w:cs="Arial"/>
          <w:sz w:val="24"/>
          <w:szCs w:val="24"/>
        </w:rPr>
        <w:fldChar w:fldCharType="end"/>
      </w:r>
      <w:r w:rsidR="00340134" w:rsidRPr="006A3EDF">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E20047" w:rsidRPr="006A3EDF">
        <w:rPr>
          <w:rFonts w:ascii="Arial" w:hAnsi="Arial" w:cs="Arial"/>
          <w:sz w:val="24"/>
          <w:szCs w:val="24"/>
        </w:rPr>
        <w:t xml:space="preserve"> enquanto que</w:t>
      </w:r>
      <w:r w:rsidRPr="006A3EDF">
        <w:rPr>
          <w:rFonts w:ascii="Arial" w:hAnsi="Arial" w:cs="Arial"/>
          <w:sz w:val="24"/>
          <w:szCs w:val="24"/>
        </w:rPr>
        <w:t xml:space="preserve"> 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cognitiva, personalidade, </w:t>
      </w:r>
      <w:r w:rsidRPr="006A3EDF">
        <w:rPr>
          <w:rFonts w:ascii="Arial" w:hAnsi="Arial" w:cs="Arial"/>
          <w:sz w:val="24"/>
          <w:szCs w:val="24"/>
        </w:rPr>
        <w:lastRenderedPageBreak/>
        <w:t>interesses / 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 xml:space="preserve">relativamente estáveis e duradouros e não são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60C5BFDB" w14:textId="09A358F7" w:rsidR="008952B0" w:rsidRPr="006A3EDF" w:rsidRDefault="00903DD5" w:rsidP="005341E7">
      <w:pPr>
        <w:spacing w:line="360" w:lineRule="auto"/>
        <w:ind w:firstLine="360"/>
        <w:rPr>
          <w:rFonts w:ascii="Arial" w:hAnsi="Arial" w:cs="Arial"/>
          <w:sz w:val="24"/>
          <w:szCs w:val="24"/>
        </w:rPr>
      </w:pPr>
      <w:r w:rsidRPr="006A3EDF">
        <w:rPr>
          <w:rFonts w:ascii="Arial" w:hAnsi="Arial" w:cs="Arial"/>
          <w:sz w:val="24"/>
          <w:szCs w:val="24"/>
        </w:rPr>
        <w:t>Um</w:t>
      </w:r>
      <w:r w:rsidR="009D4D79">
        <w:rPr>
          <w:rFonts w:ascii="Arial" w:hAnsi="Arial" w:cs="Arial"/>
          <w:sz w:val="24"/>
          <w:szCs w:val="24"/>
        </w:rPr>
        <w:t>a</w:t>
      </w:r>
      <w:r w:rsidRPr="006A3EDF">
        <w:rPr>
          <w:rFonts w:ascii="Arial" w:hAnsi="Arial" w:cs="Arial"/>
          <w:sz w:val="24"/>
          <w:szCs w:val="24"/>
        </w:rPr>
        <w:t xml:space="preserve"> outr</w:t>
      </w:r>
      <w:r w:rsidR="009D4D79">
        <w:rPr>
          <w:rFonts w:ascii="Arial" w:hAnsi="Arial" w:cs="Arial"/>
          <w:sz w:val="24"/>
          <w:szCs w:val="24"/>
        </w:rPr>
        <w:t xml:space="preserve">a observação </w:t>
      </w:r>
      <w:r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Pr="006A3EDF">
        <w:rPr>
          <w:rFonts w:ascii="Arial" w:hAnsi="Arial" w:cs="Arial"/>
          <w:sz w:val="24"/>
          <w:szCs w:val="24"/>
        </w:rPr>
        <w:t>desempenho.</w:t>
      </w:r>
      <w:r w:rsidR="0054558E" w:rsidRPr="006A3EDF">
        <w:rPr>
          <w:rFonts w:ascii="Arial" w:hAnsi="Arial" w:cs="Arial"/>
          <w:sz w:val="24"/>
          <w:szCs w:val="24"/>
        </w:rPr>
        <w:t xml:space="preserve"> Para </w:t>
      </w:r>
      <w:r w:rsidR="0054558E"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54558E" w:rsidRPr="006A3EDF">
        <w:rPr>
          <w:rFonts w:ascii="Arial" w:hAnsi="Arial" w:cs="Arial"/>
          <w:sz w:val="24"/>
          <w:szCs w:val="24"/>
        </w:rPr>
        <w:fldChar w:fldCharType="separate"/>
      </w:r>
      <w:r w:rsidR="0054558E" w:rsidRPr="006A3EDF">
        <w:rPr>
          <w:rFonts w:ascii="Arial" w:hAnsi="Arial" w:cs="Arial"/>
          <w:noProof/>
          <w:sz w:val="24"/>
          <w:szCs w:val="24"/>
        </w:rPr>
        <w:t>Ployhart et al. (2006)</w:t>
      </w:r>
      <w:r w:rsidR="0054558E" w:rsidRPr="006A3EDF">
        <w:rPr>
          <w:rFonts w:ascii="Arial" w:hAnsi="Arial" w:cs="Arial"/>
          <w:sz w:val="24"/>
          <w:szCs w:val="24"/>
        </w:rPr>
        <w:fldChar w:fldCharType="end"/>
      </w:r>
      <w:r w:rsidR="0054558E" w:rsidRPr="006A3EDF">
        <w:rPr>
          <w:rFonts w:ascii="Arial" w:hAnsi="Arial" w:cs="Arial"/>
          <w:sz w:val="24"/>
          <w:szCs w:val="24"/>
        </w:rPr>
        <w:t xml:space="preserve"> o</w:t>
      </w:r>
      <w:r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Pr="006A3EDF">
        <w:rPr>
          <w:rFonts w:ascii="Arial" w:hAnsi="Arial" w:cs="Arial"/>
          <w:sz w:val="24"/>
          <w:szCs w:val="24"/>
        </w:rPr>
        <w:t xml:space="preserve"> o desempenho contextual,</w:t>
      </w:r>
      <w:r w:rsidR="00E84739" w:rsidRPr="006A3EDF">
        <w:rPr>
          <w:rFonts w:ascii="Arial" w:hAnsi="Arial" w:cs="Arial"/>
          <w:sz w:val="24"/>
          <w:szCs w:val="24"/>
        </w:rPr>
        <w:t xml:space="preserve"> ou ainda o desempenho </w:t>
      </w:r>
      <w:r w:rsidRPr="006A3EDF">
        <w:rPr>
          <w:rFonts w:ascii="Arial" w:hAnsi="Arial" w:cs="Arial"/>
          <w:sz w:val="24"/>
          <w:szCs w:val="24"/>
        </w:rPr>
        <w:t>contraproducente,</w:t>
      </w:r>
      <w:r w:rsidR="00617C6B" w:rsidRPr="006A3EDF">
        <w:rPr>
          <w:rFonts w:ascii="Arial" w:hAnsi="Arial" w:cs="Arial"/>
          <w:sz w:val="24"/>
          <w:szCs w:val="24"/>
        </w:rPr>
        <w:t xml:space="preserve"> ou do</w:t>
      </w:r>
      <w:r w:rsidRPr="006A3EDF">
        <w:rPr>
          <w:rFonts w:ascii="Arial" w:hAnsi="Arial" w:cs="Arial"/>
          <w:sz w:val="24"/>
          <w:szCs w:val="24"/>
        </w:rPr>
        <w:t xml:space="preserve"> trabalho em equipe, etc.</w:t>
      </w:r>
      <w:r w:rsidR="007C2548" w:rsidRPr="006A3EDF">
        <w:rPr>
          <w:rFonts w:ascii="Arial" w:hAnsi="Arial" w:cs="Arial"/>
          <w:sz w:val="24"/>
          <w:szCs w:val="24"/>
        </w:rPr>
        <w:t xml:space="preserve"> </w:t>
      </w:r>
      <w:r w:rsidR="007C2548"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7C2548" w:rsidRPr="006A3EDF">
        <w:rPr>
          <w:rFonts w:ascii="Arial" w:hAnsi="Arial" w:cs="Arial"/>
          <w:sz w:val="24"/>
          <w:szCs w:val="24"/>
        </w:rPr>
        <w:fldChar w:fldCharType="separate"/>
      </w:r>
      <w:r w:rsidR="007C2548" w:rsidRPr="006A3EDF">
        <w:rPr>
          <w:rFonts w:ascii="Arial" w:hAnsi="Arial" w:cs="Arial"/>
          <w:noProof/>
          <w:sz w:val="24"/>
          <w:szCs w:val="24"/>
        </w:rPr>
        <w:t>Ployhart et al. (2006)</w:t>
      </w:r>
      <w:r w:rsidR="007C2548" w:rsidRPr="006A3EDF">
        <w:rPr>
          <w:rFonts w:ascii="Arial" w:hAnsi="Arial" w:cs="Arial"/>
          <w:sz w:val="24"/>
          <w:szCs w:val="24"/>
        </w:rPr>
        <w:fldChar w:fldCharType="end"/>
      </w:r>
      <w:r w:rsidRPr="006A3EDF">
        <w:rPr>
          <w:rFonts w:ascii="Arial" w:hAnsi="Arial" w:cs="Arial"/>
          <w:sz w:val="24"/>
          <w:szCs w:val="24"/>
        </w:rPr>
        <w:t xml:space="preserve">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também que </w:t>
      </w:r>
      <w:r w:rsidR="006863C2" w:rsidRPr="006A3EDF">
        <w:rPr>
          <w:rFonts w:ascii="Arial" w:hAnsi="Arial" w:cs="Arial"/>
          <w:sz w:val="24"/>
          <w:szCs w:val="24"/>
        </w:rPr>
        <w:t xml:space="preserve">qualquer tipo de desempenho </w:t>
      </w:r>
      <w:r w:rsidRPr="006A3EDF">
        <w:rPr>
          <w:rFonts w:ascii="Arial" w:hAnsi="Arial" w:cs="Arial"/>
          <w:sz w:val="24"/>
          <w:szCs w:val="24"/>
        </w:rPr>
        <w:t>pode ser adaptável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impulsionado pelas demandas do ambiente. </w:t>
      </w:r>
      <w:r w:rsidR="00A65BD8" w:rsidRPr="006A3EDF">
        <w:rPr>
          <w:rFonts w:ascii="Arial" w:hAnsi="Arial" w:cs="Arial"/>
          <w:sz w:val="24"/>
          <w:szCs w:val="24"/>
        </w:rPr>
        <w:t xml:space="preserve">Ou seja, </w:t>
      </w:r>
      <w:r w:rsidR="008952B0" w:rsidRPr="006A3EDF">
        <w:rPr>
          <w:rFonts w:ascii="Arial" w:hAnsi="Arial" w:cs="Arial"/>
          <w:sz w:val="24"/>
          <w:szCs w:val="24"/>
        </w:rPr>
        <w:t>os requisitos de desempenho adaptativo são consequências de um ambiente em mudança</w:t>
      </w:r>
      <w:r w:rsidR="00A65BD8" w:rsidRPr="006A3EDF">
        <w:rPr>
          <w:rFonts w:ascii="Arial" w:hAnsi="Arial" w:cs="Arial"/>
          <w:sz w:val="24"/>
          <w:szCs w:val="24"/>
        </w:rPr>
        <w:t xml:space="preserve"> </w:t>
      </w:r>
      <w:r w:rsidR="008559D2"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2006)","plainTextFormattedCitation":"(PLOYHART et al., 2006)","previouslyFormattedCitation":"(PLOYHART et al., 2006)"},"properties":{"noteIndex":0},"schema":"https://github.com/citation-style-language/schema/raw/master/csl-citation.json"}</w:instrText>
      </w:r>
      <w:r w:rsidR="008559D2" w:rsidRPr="006A3EDF">
        <w:rPr>
          <w:rFonts w:ascii="Arial" w:hAnsi="Arial" w:cs="Arial"/>
          <w:sz w:val="24"/>
          <w:szCs w:val="24"/>
        </w:rPr>
        <w:fldChar w:fldCharType="separate"/>
      </w:r>
      <w:r w:rsidR="00E91695" w:rsidRPr="004C09D6">
        <w:rPr>
          <w:rFonts w:ascii="Arial" w:hAnsi="Arial" w:cs="Arial"/>
          <w:noProof/>
          <w:sz w:val="24"/>
          <w:szCs w:val="24"/>
        </w:rPr>
        <w:t>(PLOYHART et al., 2006)</w:t>
      </w:r>
      <w:r w:rsidR="008559D2" w:rsidRPr="006A3EDF">
        <w:rPr>
          <w:rFonts w:ascii="Arial" w:hAnsi="Arial" w:cs="Arial"/>
          <w:sz w:val="24"/>
          <w:szCs w:val="24"/>
        </w:rPr>
        <w:fldChar w:fldCharType="end"/>
      </w:r>
      <w:r w:rsidR="008559D2" w:rsidRPr="006A3EDF">
        <w:rPr>
          <w:rFonts w:ascii="Arial" w:hAnsi="Arial" w:cs="Arial"/>
          <w:sz w:val="24"/>
          <w:szCs w:val="24"/>
        </w:rPr>
        <w:t>.</w:t>
      </w:r>
      <w:r w:rsidR="00AB6EB2">
        <w:rPr>
          <w:rFonts w:ascii="Arial" w:hAnsi="Arial" w:cs="Arial"/>
          <w:sz w:val="24"/>
          <w:szCs w:val="24"/>
        </w:rPr>
        <w:t xml:space="preserve"> Um outro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poderia ser utilizada para predizer processos e </w:t>
      </w:r>
      <w:r w:rsidR="008340AF">
        <w:rPr>
          <w:rFonts w:ascii="Arial" w:hAnsi="Arial" w:cs="Arial"/>
          <w:sz w:val="24"/>
          <w:szCs w:val="24"/>
        </w:rPr>
        <w:t>saídas da equipe.</w:t>
      </w:r>
    </w:p>
    <w:p w14:paraId="1514660C" w14:textId="2AF6ACBA"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Ployhart et al. (2006)</w:t>
      </w:r>
      <w:r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911BB4" w:rsidRPr="006A3EDF">
        <w:rPr>
          <w:rFonts w:ascii="Arial" w:hAnsi="Arial" w:cs="Arial"/>
          <w:sz w:val="24"/>
          <w:szCs w:val="24"/>
        </w:rPr>
        <w:t xml:space="preserve"> </w:t>
      </w:r>
      <w:r w:rsidR="00911BB4"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911BB4" w:rsidRPr="006A3EDF">
        <w:rPr>
          <w:rFonts w:ascii="Arial" w:hAnsi="Arial" w:cs="Arial"/>
          <w:sz w:val="24"/>
          <w:szCs w:val="24"/>
        </w:rPr>
        <w:fldChar w:fldCharType="separate"/>
      </w:r>
      <w:r w:rsidR="00911BB4" w:rsidRPr="006A3EDF">
        <w:rPr>
          <w:rFonts w:ascii="Arial" w:hAnsi="Arial" w:cs="Arial"/>
          <w:noProof/>
          <w:sz w:val="24"/>
          <w:szCs w:val="24"/>
        </w:rPr>
        <w:t>Ployhart et al. (2006)</w:t>
      </w:r>
      <w:r w:rsidR="00911BB4" w:rsidRPr="006A3EDF">
        <w:rPr>
          <w:rFonts w:ascii="Arial" w:hAnsi="Arial" w:cs="Arial"/>
          <w:sz w:val="24"/>
          <w:szCs w:val="24"/>
        </w:rPr>
        <w:fldChar w:fldCharType="end"/>
      </w:r>
      <w:r w:rsidR="00911BB4" w:rsidRPr="006A3EDF">
        <w:rPr>
          <w:rFonts w:ascii="Arial" w:hAnsi="Arial" w:cs="Arial"/>
          <w:sz w:val="24"/>
          <w:szCs w:val="24"/>
        </w:rPr>
        <w:t xml:space="preserve"> comenta</w:t>
      </w:r>
      <w:r w:rsidR="00751885" w:rsidRPr="006A3EDF">
        <w:rPr>
          <w:rFonts w:ascii="Arial" w:hAnsi="Arial" w:cs="Arial"/>
          <w:sz w:val="24"/>
          <w:szCs w:val="24"/>
        </w:rPr>
        <w:t>m que</w:t>
      </w:r>
      <w:r w:rsidR="008952B0" w:rsidRPr="006A3EDF">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ou seja, quanto mais o ambiente 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66BE8B43" w14:textId="4E46BE06" w:rsidR="007C7D41" w:rsidRDefault="004758D2" w:rsidP="005341E7">
      <w:pPr>
        <w:spacing w:line="360" w:lineRule="auto"/>
        <w:ind w:firstLine="360"/>
        <w:rPr>
          <w:rFonts w:ascii="Arial" w:hAnsi="Arial" w:cs="Arial"/>
          <w:i/>
          <w:iCs/>
          <w:sz w:val="24"/>
          <w:szCs w:val="24"/>
        </w:rPr>
      </w:pPr>
      <w:proofErr w:type="spellStart"/>
      <w:r w:rsidRPr="006A3EDF">
        <w:rPr>
          <w:rFonts w:ascii="Arial" w:hAnsi="Arial" w:cs="Arial"/>
          <w:sz w:val="24"/>
          <w:szCs w:val="24"/>
        </w:rPr>
        <w:t>Ployhar</w:t>
      </w:r>
      <w:r w:rsidR="00537EB1" w:rsidRPr="006A3EDF">
        <w:rPr>
          <w:rFonts w:ascii="Arial" w:hAnsi="Arial" w:cs="Arial"/>
          <w:sz w:val="24"/>
          <w:szCs w:val="24"/>
        </w:rPr>
        <w:t>t</w:t>
      </w:r>
      <w:proofErr w:type="spellEnd"/>
      <w:r w:rsidR="00537EB1" w:rsidRPr="006A3EDF">
        <w:rPr>
          <w:rFonts w:ascii="Arial" w:hAnsi="Arial" w:cs="Arial"/>
          <w:sz w:val="24"/>
          <w:szCs w:val="24"/>
        </w:rPr>
        <w:t xml:space="preserve"> et al.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7D6EBC" w:rsidRPr="006A3EDF">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7D6EBC" w:rsidRPr="006A3EDF">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FA748A" w:rsidRPr="006A3EDF">
        <w:rPr>
          <w:rFonts w:ascii="Arial" w:hAnsi="Arial" w:cs="Arial"/>
          <w:sz w:val="24"/>
          <w:szCs w:val="24"/>
        </w:rPr>
        <w:t xml:space="preserve"> indivíduos no trabalho. Es</w:t>
      </w:r>
      <w:r w:rsidR="001513C1" w:rsidRPr="006A3EDF">
        <w:rPr>
          <w:rFonts w:ascii="Arial" w:hAnsi="Arial" w:cs="Arial"/>
          <w:sz w:val="24"/>
          <w:szCs w:val="24"/>
        </w:rPr>
        <w:t>s</w:t>
      </w:r>
      <w:r w:rsidR="00470E49">
        <w:rPr>
          <w:rFonts w:ascii="Arial" w:hAnsi="Arial" w:cs="Arial"/>
          <w:sz w:val="24"/>
          <w:szCs w:val="24"/>
        </w:rPr>
        <w:t>a</w:t>
      </w:r>
      <w:r w:rsidR="001513C1" w:rsidRPr="006A3EDF">
        <w:rPr>
          <w:rFonts w:ascii="Arial" w:hAnsi="Arial" w:cs="Arial"/>
          <w:sz w:val="24"/>
          <w:szCs w:val="24"/>
        </w:rPr>
        <w:t xml:space="preserve"> </w:t>
      </w:r>
      <w:r w:rsidR="00470E49">
        <w:rPr>
          <w:rFonts w:ascii="Arial" w:hAnsi="Arial" w:cs="Arial"/>
          <w:sz w:val="24"/>
          <w:szCs w:val="24"/>
        </w:rPr>
        <w:t>escala</w:t>
      </w:r>
      <w:r w:rsidR="001513C1" w:rsidRPr="006A3EDF">
        <w:rPr>
          <w:rFonts w:ascii="Arial" w:hAnsi="Arial" w:cs="Arial"/>
          <w:sz w:val="24"/>
          <w:szCs w:val="24"/>
        </w:rPr>
        <w:t xml:space="preserve"> também 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413A73" w:rsidRPr="006A3EDF">
        <w:rPr>
          <w:rFonts w:ascii="Arial" w:hAnsi="Arial" w:cs="Arial"/>
          <w:sz w:val="24"/>
          <w:szCs w:val="24"/>
        </w:rPr>
        <w:t xml:space="preserve"> de cinco pontos o quão eles concordam com as afirmações. A seguir, exemplos dessas perguntas:</w:t>
      </w:r>
      <w:r w:rsidR="004C0950" w:rsidRPr="006A3EDF">
        <w:rPr>
          <w:rFonts w:ascii="Arial" w:hAnsi="Arial" w:cs="Arial"/>
          <w:sz w:val="24"/>
          <w:szCs w:val="24"/>
        </w:rPr>
        <w:t xml:space="preserve"> </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7673CD" w:rsidRPr="006A3EDF">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4C0950" w:rsidRPr="006A3EDF">
        <w:rPr>
          <w:rFonts w:ascii="Arial" w:hAnsi="Arial" w:cs="Arial"/>
          <w:i/>
          <w:iCs/>
          <w:sz w:val="24"/>
          <w:szCs w:val="24"/>
        </w:rPr>
        <w:t xml:space="preserve">, eu </w:t>
      </w:r>
      <w:r w:rsidR="006208BD" w:rsidRPr="006A3EDF">
        <w:rPr>
          <w:rFonts w:ascii="Arial" w:hAnsi="Arial" w:cs="Arial"/>
          <w:i/>
          <w:iCs/>
          <w:sz w:val="24"/>
          <w:szCs w:val="24"/>
        </w:rPr>
        <w:t>gosto de aprender sobre outras culturas além da minha</w:t>
      </w:r>
      <w:r w:rsidR="007673CD" w:rsidRPr="006A3EDF">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6208BD" w:rsidRPr="006A3EDF">
        <w:rPr>
          <w:rFonts w:ascii="Arial" w:hAnsi="Arial" w:cs="Arial"/>
          <w:i/>
          <w:iCs/>
          <w:sz w:val="24"/>
          <w:szCs w:val="24"/>
        </w:rPr>
        <w:t>, eu assumo a responsabilidade de aprender novas habilidades</w:t>
      </w:r>
      <w:r w:rsidR="007673CD" w:rsidRPr="006A3EDF">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6208BD" w:rsidRPr="006A3EDF">
        <w:rPr>
          <w:rFonts w:ascii="Arial" w:hAnsi="Arial" w:cs="Arial"/>
          <w:i/>
          <w:iCs/>
          <w:sz w:val="24"/>
          <w:szCs w:val="24"/>
        </w:rPr>
        <w:t xml:space="preserve"> e eu adapto meu corpo para completar tarefas relevantes</w:t>
      </w:r>
      <w:r w:rsidR="0079515A" w:rsidRPr="006A3EDF">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AF4BCA8" w14:textId="493EF164" w:rsidR="002E0E18" w:rsidRP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E504F7" w:rsidRPr="006A3EDF">
        <w:rPr>
          <w:rFonts w:ascii="Arial" w:hAnsi="Arial" w:cs="Arial"/>
          <w:sz w:val="24"/>
          <w:szCs w:val="24"/>
        </w:rPr>
        <w:fldChar w:fldCharType="begin" w:fldLock="1"/>
      </w:r>
      <w:r w:rsidR="00E504F7">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E504F7" w:rsidRPr="006A3EDF">
        <w:rPr>
          <w:rFonts w:ascii="Arial" w:hAnsi="Arial" w:cs="Arial"/>
          <w:sz w:val="24"/>
          <w:szCs w:val="24"/>
        </w:rPr>
        <w:fldChar w:fldCharType="separate"/>
      </w:r>
      <w:r w:rsidR="00E504F7" w:rsidRPr="006A3EDF">
        <w:rPr>
          <w:rFonts w:ascii="Arial" w:hAnsi="Arial" w:cs="Arial"/>
          <w:noProof/>
          <w:sz w:val="24"/>
          <w:szCs w:val="24"/>
        </w:rPr>
        <w:t>Ployhart et al. (2006)</w:t>
      </w:r>
      <w:r w:rsidR="00E504F7"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E504F7">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E504F7">
        <w:rPr>
          <w:rFonts w:ascii="Arial" w:hAnsi="Arial" w:cs="Arial"/>
          <w:sz w:val="24"/>
          <w:szCs w:val="24"/>
        </w:rPr>
        <w:fldChar w:fldCharType="separate"/>
      </w:r>
      <w:r w:rsidR="00E504F7" w:rsidRPr="00E504F7">
        <w:rPr>
          <w:rFonts w:ascii="Arial" w:hAnsi="Arial" w:cs="Arial"/>
          <w:noProof/>
          <w:sz w:val="24"/>
          <w:szCs w:val="24"/>
        </w:rPr>
        <w:t xml:space="preserve">(BAARD; RENCH; KOZLOWSKI, </w:t>
      </w:r>
      <w:r w:rsidR="00E504F7" w:rsidRPr="00E504F7">
        <w:rPr>
          <w:rFonts w:ascii="Arial" w:hAnsi="Arial" w:cs="Arial"/>
          <w:noProof/>
          <w:sz w:val="24"/>
          <w:szCs w:val="24"/>
        </w:rPr>
        <w:lastRenderedPageBreak/>
        <w:t>2014)</w:t>
      </w:r>
      <w:r w:rsidR="00E504F7">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6174CB">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E504F7">
        <w:rPr>
          <w:rFonts w:ascii="Arial" w:hAnsi="Arial" w:cs="Arial"/>
          <w:sz w:val="24"/>
          <w:szCs w:val="24"/>
        </w:rPr>
        <w:t xml:space="preserve"> guia a construção da tese, e por consequência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092C1D">
        <w:rPr>
          <w:rFonts w:ascii="Arial" w:hAnsi="Arial" w:cs="Arial"/>
          <w:sz w:val="24"/>
          <w:szCs w:val="24"/>
        </w:rPr>
        <w:t xml:space="preserve"> </w:t>
      </w:r>
      <w:r w:rsidR="00C827C2">
        <w:rPr>
          <w:rFonts w:ascii="Arial" w:hAnsi="Arial" w:cs="Arial"/>
          <w:sz w:val="24"/>
          <w:szCs w:val="24"/>
        </w:rPr>
        <w:t xml:space="preserve">por tratar a adaptabilidade como característica do indivíduo e </w:t>
      </w:r>
      <w:r w:rsidR="007345BA">
        <w:rPr>
          <w:rFonts w:ascii="Arial" w:hAnsi="Arial" w:cs="Arial"/>
          <w:sz w:val="24"/>
          <w:szCs w:val="24"/>
        </w:rPr>
        <w:t>ser o trabalho mais aceito sobre adaptabilidade individual.</w:t>
      </w:r>
    </w:p>
    <w:p w14:paraId="72D09ED6" w14:textId="192B1F9E" w:rsidR="004F4758" w:rsidRDefault="00567693" w:rsidP="00567693">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64" w:name="_Hlk13733678"/>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 Roussel (2012</w:t>
      </w:r>
      <w:r w:rsidRPr="006A3EDF">
        <w:rPr>
          <w:rFonts w:ascii="Arial" w:hAnsi="Arial" w:cs="Arial"/>
          <w:sz w:val="24"/>
          <w:szCs w:val="24"/>
        </w:rPr>
        <w:fldChar w:fldCharType="end"/>
      </w:r>
      <w:r w:rsidRPr="006A3EDF">
        <w:rPr>
          <w:rFonts w:ascii="Arial" w:hAnsi="Arial" w:cs="Arial"/>
          <w:sz w:val="24"/>
          <w:szCs w:val="24"/>
        </w:rPr>
        <w:t>)</w:t>
      </w:r>
      <w:bookmarkEnd w:id="64"/>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331767">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6E35F3">
        <w:rPr>
          <w:rFonts w:ascii="Arial" w:hAnsi="Arial" w:cs="Arial"/>
          <w:sz w:val="24"/>
          <w:szCs w:val="24"/>
        </w:rPr>
        <w:t xml:space="preserve"> </w:t>
      </w:r>
    </w:p>
    <w:p w14:paraId="6DD54F66" w14:textId="74666539" w:rsidR="00567693" w:rsidRPr="006A3EDF" w:rsidRDefault="00331767" w:rsidP="00567693">
      <w:pPr>
        <w:spacing w:line="360" w:lineRule="auto"/>
        <w:ind w:firstLine="360"/>
        <w:rPr>
          <w:rFonts w:ascii="Arial" w:hAnsi="Arial" w:cs="Arial"/>
          <w:sz w:val="24"/>
          <w:szCs w:val="24"/>
        </w:rPr>
      </w:pPr>
      <w:r>
        <w:rPr>
          <w:rFonts w:ascii="Arial" w:hAnsi="Arial" w:cs="Arial"/>
          <w:sz w:val="24"/>
          <w:szCs w:val="24"/>
        </w:rPr>
        <w:t>Para isso,</w:t>
      </w:r>
      <w:r w:rsidR="00567693" w:rsidRPr="006A3EDF">
        <w:rPr>
          <w:rFonts w:ascii="Arial" w:hAnsi="Arial" w:cs="Arial"/>
          <w:sz w:val="24"/>
          <w:szCs w:val="24"/>
        </w:rPr>
        <w:t xml:space="preserve"> os autores utilizam como base as oito dimensões propostas por </w:t>
      </w:r>
      <w:proofErr w:type="spellStart"/>
      <w:r w:rsidR="00567693" w:rsidRPr="006A3EDF">
        <w:rPr>
          <w:rFonts w:ascii="Arial" w:hAnsi="Arial" w:cs="Arial"/>
          <w:sz w:val="24"/>
          <w:szCs w:val="24"/>
        </w:rPr>
        <w:t>Pulakos</w:t>
      </w:r>
      <w:proofErr w:type="spellEnd"/>
      <w:r w:rsidR="00567693" w:rsidRPr="006A3EDF">
        <w:rPr>
          <w:rFonts w:ascii="Arial" w:hAnsi="Arial" w:cs="Arial"/>
          <w:sz w:val="24"/>
          <w:szCs w:val="24"/>
        </w:rPr>
        <w:t xml:space="preserve"> et al. (2000)</w:t>
      </w:r>
      <w:r w:rsidR="00813635">
        <w:rPr>
          <w:rFonts w:ascii="Arial" w:hAnsi="Arial" w:cs="Arial"/>
          <w:sz w:val="24"/>
          <w:szCs w:val="24"/>
        </w:rPr>
        <w:t xml:space="preserve"> e </w:t>
      </w:r>
      <w:r w:rsidR="00F44565">
        <w:rPr>
          <w:rFonts w:ascii="Arial" w:hAnsi="Arial" w:cs="Arial"/>
          <w:sz w:val="24"/>
          <w:szCs w:val="24"/>
        </w:rPr>
        <w:t xml:space="preserve">a ideia de adaptabilidade individual proposta </w:t>
      </w:r>
      <w:r w:rsidR="00813635">
        <w:rPr>
          <w:rFonts w:ascii="Arial" w:hAnsi="Arial" w:cs="Arial"/>
          <w:sz w:val="24"/>
          <w:szCs w:val="24"/>
        </w:rPr>
        <w:t xml:space="preserve">por </w:t>
      </w:r>
      <w:r w:rsidR="00813635" w:rsidRPr="006A3EDF">
        <w:rPr>
          <w:rFonts w:ascii="Arial" w:hAnsi="Arial" w:cs="Arial"/>
          <w:sz w:val="24"/>
          <w:szCs w:val="24"/>
        </w:rPr>
        <w:fldChar w:fldCharType="begin" w:fldLock="1"/>
      </w:r>
      <w:r w:rsidR="0081363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813635" w:rsidRPr="006A3EDF">
        <w:rPr>
          <w:rFonts w:ascii="Arial" w:hAnsi="Arial" w:cs="Arial"/>
          <w:sz w:val="24"/>
          <w:szCs w:val="24"/>
        </w:rPr>
        <w:fldChar w:fldCharType="separate"/>
      </w:r>
      <w:r w:rsidR="00813635" w:rsidRPr="006A3EDF">
        <w:rPr>
          <w:rFonts w:ascii="Arial" w:hAnsi="Arial" w:cs="Arial"/>
          <w:noProof/>
          <w:sz w:val="24"/>
          <w:szCs w:val="24"/>
        </w:rPr>
        <w:t>Ployhart et al. (2006)</w:t>
      </w:r>
      <w:r w:rsidR="00813635" w:rsidRPr="006A3EDF">
        <w:rPr>
          <w:rFonts w:ascii="Arial" w:hAnsi="Arial" w:cs="Arial"/>
          <w:sz w:val="24"/>
          <w:szCs w:val="24"/>
        </w:rPr>
        <w:fldChar w:fldCharType="end"/>
      </w:r>
      <w:r w:rsidR="00567693" w:rsidRPr="006A3EDF">
        <w:rPr>
          <w:rFonts w:ascii="Arial" w:hAnsi="Arial" w:cs="Arial"/>
          <w:sz w:val="24"/>
          <w:szCs w:val="24"/>
        </w:rPr>
        <w:t xml:space="preserve">. </w:t>
      </w:r>
      <w:r w:rsidR="00142419">
        <w:rPr>
          <w:rFonts w:ascii="Arial" w:hAnsi="Arial" w:cs="Arial"/>
          <w:sz w:val="24"/>
          <w:szCs w:val="24"/>
        </w:rPr>
        <w:t>Esse</w:t>
      </w:r>
      <w:r w:rsidR="00567693"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 foi utilizado análise exploratória e confirmatória. </w:t>
      </w:r>
    </w:p>
    <w:p w14:paraId="4A4F316F" w14:textId="77777777"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 xml:space="preserve">Foi observado que as dimensões adaptabilidade interpessoal e cultural foram carregadas em um único fator, similar a situação das dimensões lidar com situações de incerteza e de emergência e crise, um outro resultado foi a retirada da dimensão física. Conforme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 Roussel (2012</w:t>
      </w:r>
      <w:r w:rsidRPr="006A3EDF">
        <w:rPr>
          <w:rFonts w:ascii="Arial" w:hAnsi="Arial" w:cs="Arial"/>
          <w:sz w:val="24"/>
          <w:szCs w:val="24"/>
        </w:rPr>
        <w:fldChar w:fldCharType="end"/>
      </w:r>
      <w:r w:rsidRPr="006A3EDF">
        <w:rPr>
          <w:rFonts w:ascii="Arial" w:hAnsi="Arial" w:cs="Arial"/>
          <w:sz w:val="24"/>
          <w:szCs w:val="24"/>
        </w:rPr>
        <w:t>), isso ocorre porque as dimensão física não é aplicável para contextos em que a demanda física não é substancial, assim como existe uma sobreposição entre comportamentos quando o indivíduo deseja se adaptar a diferentes culturas e ter uma maior adaptação interpessoal. Como resultado, o questionário ficou com cinco dimensões que são resolução de problemas, reatividade diante de Emergências ou Circunstâncias Inesperadas, Adaptabilidade Interpessoal, Aprendizado e Aprendizagem, e Gerenciamento do Estresse.</w:t>
      </w:r>
    </w:p>
    <w:p w14:paraId="42DC6DA0" w14:textId="77777777" w:rsidR="00EF3700" w:rsidRDefault="00567693" w:rsidP="00A07605">
      <w:pPr>
        <w:spacing w:line="360" w:lineRule="auto"/>
        <w:ind w:firstLine="360"/>
        <w:rPr>
          <w:rFonts w:ascii="Arial" w:hAnsi="Arial" w:cs="Arial"/>
          <w:sz w:val="24"/>
          <w:szCs w:val="24"/>
        </w:rPr>
      </w:pPr>
      <w:r w:rsidRPr="006A3EDF">
        <w:rPr>
          <w:rFonts w:ascii="Arial" w:hAnsi="Arial" w:cs="Arial"/>
          <w:sz w:val="24"/>
          <w:szCs w:val="24"/>
        </w:rPr>
        <w:t xml:space="preserve"> </w:t>
      </w:r>
      <w:r w:rsidR="00867A3B" w:rsidRPr="006A3EDF">
        <w:rPr>
          <w:rFonts w:ascii="Arial" w:hAnsi="Arial" w:cs="Arial"/>
          <w:sz w:val="24"/>
          <w:szCs w:val="24"/>
        </w:rPr>
        <w:t xml:space="preserve">O esforço de </w:t>
      </w:r>
      <w:r w:rsidR="00867A3B"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867A3B" w:rsidRPr="006A3EDF">
        <w:rPr>
          <w:rFonts w:ascii="Arial" w:hAnsi="Arial" w:cs="Arial"/>
          <w:sz w:val="24"/>
          <w:szCs w:val="24"/>
        </w:rPr>
        <w:fldChar w:fldCharType="separate"/>
      </w:r>
      <w:r w:rsidR="00867A3B" w:rsidRPr="006A3EDF">
        <w:rPr>
          <w:rFonts w:ascii="Arial" w:hAnsi="Arial" w:cs="Arial"/>
          <w:noProof/>
          <w:sz w:val="24"/>
          <w:szCs w:val="24"/>
        </w:rPr>
        <w:t>Charbonnier-voirin</w:t>
      </w:r>
      <w:r w:rsidR="00EF3700">
        <w:rPr>
          <w:rFonts w:ascii="Arial" w:hAnsi="Arial" w:cs="Arial"/>
          <w:noProof/>
          <w:sz w:val="24"/>
          <w:szCs w:val="24"/>
        </w:rPr>
        <w:t xml:space="preserve"> e</w:t>
      </w:r>
      <w:r w:rsidR="00867A3B" w:rsidRPr="006A3EDF">
        <w:rPr>
          <w:rFonts w:ascii="Arial" w:hAnsi="Arial" w:cs="Arial"/>
          <w:noProof/>
          <w:sz w:val="24"/>
          <w:szCs w:val="24"/>
        </w:rPr>
        <w:t xml:space="preserve"> Roussel (2012</w:t>
      </w:r>
      <w:r w:rsidR="00867A3B" w:rsidRPr="006A3EDF">
        <w:rPr>
          <w:rFonts w:ascii="Arial" w:hAnsi="Arial" w:cs="Arial"/>
          <w:sz w:val="24"/>
          <w:szCs w:val="24"/>
        </w:rPr>
        <w:fldChar w:fldCharType="end"/>
      </w:r>
      <w:r w:rsidR="00867A3B" w:rsidRPr="006A3EDF">
        <w:rPr>
          <w:rFonts w:ascii="Arial" w:hAnsi="Arial" w:cs="Arial"/>
          <w:sz w:val="24"/>
          <w:szCs w:val="24"/>
        </w:rPr>
        <w:t xml:space="preserve">) foi principalmente para criar e validar </w:t>
      </w:r>
      <w:r w:rsidR="00470E49">
        <w:rPr>
          <w:rFonts w:ascii="Arial" w:hAnsi="Arial" w:cs="Arial"/>
          <w:sz w:val="24"/>
          <w:szCs w:val="24"/>
        </w:rPr>
        <w:t>a</w:t>
      </w:r>
      <w:r w:rsidR="00867A3B" w:rsidRPr="006A3EDF">
        <w:rPr>
          <w:rFonts w:ascii="Arial" w:hAnsi="Arial" w:cs="Arial"/>
          <w:sz w:val="24"/>
          <w:szCs w:val="24"/>
        </w:rPr>
        <w:t xml:space="preserve"> </w:t>
      </w:r>
      <w:r w:rsidR="00470E49">
        <w:rPr>
          <w:rFonts w:ascii="Arial" w:hAnsi="Arial" w:cs="Arial"/>
          <w:sz w:val="24"/>
          <w:szCs w:val="24"/>
        </w:rPr>
        <w:t>escala</w:t>
      </w:r>
      <w:r w:rsidR="00867A3B" w:rsidRPr="006A3EDF">
        <w:rPr>
          <w:rFonts w:ascii="Arial" w:hAnsi="Arial" w:cs="Arial"/>
          <w:sz w:val="24"/>
          <w:szCs w:val="24"/>
        </w:rPr>
        <w:t>, todavia, também f</w:t>
      </w:r>
      <w:r w:rsidR="00F12C93" w:rsidRPr="006A3EDF">
        <w:rPr>
          <w:rFonts w:ascii="Arial" w:hAnsi="Arial" w:cs="Arial"/>
          <w:sz w:val="24"/>
          <w:szCs w:val="24"/>
        </w:rPr>
        <w:t xml:space="preserve">oi encontrado uma correlação moderada em a adaptabilidade individual e o desempenho dos indivíduos. </w:t>
      </w:r>
    </w:p>
    <w:p w14:paraId="62F2FB4E" w14:textId="676A9F33"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EF3700"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EF3700"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EF3700"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 </w:t>
      </w:r>
      <w:r w:rsidR="00B43FF4">
        <w:rPr>
          <w:rFonts w:ascii="Arial" w:hAnsi="Arial" w:cs="Arial"/>
          <w:sz w:val="24"/>
          <w:szCs w:val="24"/>
        </w:rPr>
        <w:t xml:space="preserve">É </w:t>
      </w:r>
      <w:r w:rsidR="00D56A42">
        <w:rPr>
          <w:rFonts w:ascii="Arial" w:hAnsi="Arial" w:cs="Arial"/>
          <w:sz w:val="24"/>
          <w:szCs w:val="24"/>
        </w:rPr>
        <w:t xml:space="preserve">uma escala validada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72048">
        <w:rPr>
          <w:rFonts w:ascii="Arial" w:hAnsi="Arial" w:cs="Arial"/>
          <w:sz w:val="24"/>
          <w:szCs w:val="24"/>
        </w:rPr>
        <w:t xml:space="preserve"> e da proposta por </w:t>
      </w:r>
      <w:r w:rsidR="000977A0" w:rsidRPr="006A3EDF">
        <w:rPr>
          <w:rFonts w:ascii="Arial" w:hAnsi="Arial" w:cs="Arial"/>
          <w:sz w:val="24"/>
          <w:szCs w:val="24"/>
        </w:rPr>
        <w:fldChar w:fldCharType="begin" w:fldLock="1"/>
      </w:r>
      <w:r w:rsidR="000977A0">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0977A0" w:rsidRPr="006A3EDF">
        <w:rPr>
          <w:rFonts w:ascii="Arial" w:hAnsi="Arial" w:cs="Arial"/>
          <w:sz w:val="24"/>
          <w:szCs w:val="24"/>
        </w:rPr>
        <w:fldChar w:fldCharType="separate"/>
      </w:r>
      <w:r w:rsidR="000977A0" w:rsidRPr="006A3EDF">
        <w:rPr>
          <w:rFonts w:ascii="Arial" w:hAnsi="Arial" w:cs="Arial"/>
          <w:noProof/>
          <w:sz w:val="24"/>
          <w:szCs w:val="24"/>
        </w:rPr>
        <w:t>Ployhart et al. (2006)</w:t>
      </w:r>
      <w:r w:rsidR="000977A0" w:rsidRPr="006A3EDF">
        <w:rPr>
          <w:rFonts w:ascii="Arial" w:hAnsi="Arial" w:cs="Arial"/>
          <w:sz w:val="24"/>
          <w:szCs w:val="24"/>
        </w:rPr>
        <w:fldChar w:fldCharType="end"/>
      </w:r>
      <w:r w:rsidR="000977A0">
        <w:rPr>
          <w:rFonts w:ascii="Arial" w:hAnsi="Arial" w:cs="Arial"/>
          <w:sz w:val="24"/>
          <w:szCs w:val="24"/>
        </w:rPr>
        <w:t xml:space="preserve"> que é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5A65E4">
        <w:rPr>
          <w:rFonts w:ascii="Arial" w:hAnsi="Arial" w:cs="Arial"/>
          <w:sz w:val="24"/>
          <w:szCs w:val="24"/>
        </w:rPr>
        <w:t xml:space="preserve"> adicionais para ser </w:t>
      </w:r>
      <w:r w:rsidR="005A65E4">
        <w:rPr>
          <w:rFonts w:ascii="Arial" w:hAnsi="Arial" w:cs="Arial"/>
          <w:sz w:val="24"/>
          <w:szCs w:val="24"/>
        </w:rPr>
        <w:lastRenderedPageBreak/>
        <w:t>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3B6222">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utilizadas em outros estudos </w:t>
      </w:r>
      <w:r w:rsidR="00A776AA">
        <w:rPr>
          <w:rFonts w:ascii="Arial" w:hAnsi="Arial" w:cs="Arial"/>
          <w:sz w:val="24"/>
          <w:szCs w:val="24"/>
        </w:rPr>
        <w:t xml:space="preserve">de maneira satisfatória </w:t>
      </w:r>
      <w:r w:rsidR="00FC00D1">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FC00D1">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FC00D1">
        <w:rPr>
          <w:rFonts w:ascii="Arial" w:hAnsi="Arial" w:cs="Arial"/>
          <w:sz w:val="24"/>
          <w:szCs w:val="24"/>
        </w:rPr>
        <w:fldChar w:fldCharType="end"/>
      </w:r>
      <w:r w:rsidR="00E43033" w:rsidRPr="00E43033">
        <w:rPr>
          <w:rFonts w:ascii="Arial" w:hAnsi="Arial" w:cs="Arial"/>
          <w:sz w:val="24"/>
          <w:szCs w:val="24"/>
          <w:lang w:val="en-US"/>
        </w:rPr>
        <w:t>.</w:t>
      </w:r>
      <w:r w:rsidR="0000789E">
        <w:rPr>
          <w:rFonts w:ascii="Arial" w:hAnsi="Arial" w:cs="Arial"/>
          <w:sz w:val="24"/>
          <w:szCs w:val="24"/>
          <w:lang w:val="en-US"/>
        </w:rPr>
        <w:t xml:space="preserve"> </w:t>
      </w:r>
    </w:p>
    <w:p w14:paraId="28C0B792" w14:textId="24517D52" w:rsidR="005E54EA" w:rsidRPr="006A3EDF" w:rsidRDefault="00B0199F" w:rsidP="001573F9">
      <w:pPr>
        <w:pStyle w:val="PhD-Title2"/>
        <w:numPr>
          <w:ilvl w:val="2"/>
          <w:numId w:val="1"/>
        </w:numPr>
      </w:pPr>
      <w:bookmarkStart w:id="65" w:name="_Toc42242439"/>
      <w:r w:rsidRPr="006A3EDF">
        <w:t>Adaptação na Engenharia de Software</w:t>
      </w:r>
      <w:bookmarkEnd w:id="65"/>
    </w:p>
    <w:p w14:paraId="1E9AEDB1" w14:textId="70FB78EF" w:rsidR="004206A2" w:rsidRPr="006A3EDF" w:rsidRDefault="000C4D96" w:rsidP="005341E7">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D74C65" w:rsidRPr="006A3ED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6F018E" w:rsidRPr="006A3EDF">
        <w:rPr>
          <w:rFonts w:ascii="Arial" w:hAnsi="Arial" w:cs="Arial"/>
          <w:sz w:val="24"/>
          <w:szCs w:val="24"/>
        </w:rPr>
        <w:t xml:space="preserve"> </w:t>
      </w:r>
    </w:p>
    <w:p w14:paraId="2C466BBD" w14:textId="5972C7A4" w:rsidR="006F018E" w:rsidRPr="006A3EDF" w:rsidRDefault="006F018E" w:rsidP="005341E7">
      <w:pPr>
        <w:spacing w:line="360" w:lineRule="auto"/>
        <w:ind w:firstLine="708"/>
        <w:rPr>
          <w:rFonts w:ascii="Arial" w:hAnsi="Arial" w:cs="Arial"/>
          <w:sz w:val="24"/>
          <w:szCs w:val="24"/>
        </w:rPr>
      </w:pPr>
      <w:r w:rsidRPr="006A3EDF">
        <w:rPr>
          <w:rFonts w:ascii="Arial" w:hAnsi="Arial" w:cs="Arial"/>
          <w:sz w:val="24"/>
          <w:szCs w:val="24"/>
        </w:rPr>
        <w:t xml:space="preserve">Esses eventos também são chamados na literatura de </w:t>
      </w:r>
      <w:r w:rsidRPr="006A3EDF">
        <w:rPr>
          <w:rFonts w:ascii="Arial" w:hAnsi="Arial" w:cs="Arial"/>
          <w:b/>
          <w:sz w:val="24"/>
          <w:szCs w:val="24"/>
        </w:rPr>
        <w:t xml:space="preserve">deixa ou pista </w:t>
      </w:r>
      <w:r w:rsidRPr="006A3EDF">
        <w:rPr>
          <w:rFonts w:ascii="Arial" w:hAnsi="Arial" w:cs="Arial"/>
          <w:b/>
          <w:i/>
          <w:sz w:val="24"/>
          <w:szCs w:val="24"/>
        </w:rPr>
        <w:t>(</w:t>
      </w:r>
      <w:proofErr w:type="spellStart"/>
      <w:r w:rsidRPr="006A3EDF">
        <w:rPr>
          <w:rFonts w:ascii="Arial" w:hAnsi="Arial" w:cs="Arial"/>
          <w:b/>
          <w:i/>
          <w:sz w:val="24"/>
          <w:szCs w:val="24"/>
        </w:rPr>
        <w:t>cue</w:t>
      </w:r>
      <w:proofErr w:type="spellEnd"/>
      <w:r w:rsidRPr="006A3EDF">
        <w:rPr>
          <w:rFonts w:ascii="Arial" w:hAnsi="Arial" w:cs="Arial"/>
          <w:b/>
          <w:sz w:val="24"/>
          <w:szCs w:val="24"/>
        </w:rPr>
        <w:t>).</w:t>
      </w:r>
      <w:r w:rsidRPr="006A3EDF">
        <w:rPr>
          <w:rFonts w:ascii="Arial" w:hAnsi="Arial" w:cs="Arial"/>
          <w:bCs/>
          <w:sz w:val="24"/>
          <w:szCs w:val="24"/>
        </w:rPr>
        <w:t xml:space="preserve"> Uma deixa é conceitua</w:t>
      </w:r>
      <w:r w:rsidR="00A154AB" w:rsidRPr="006A3EDF">
        <w:rPr>
          <w:rFonts w:ascii="Arial" w:hAnsi="Arial" w:cs="Arial"/>
          <w:bCs/>
          <w:sz w:val="24"/>
          <w:szCs w:val="24"/>
        </w:rPr>
        <w:t>lizada</w:t>
      </w:r>
      <w:r w:rsidRPr="006A3EDF">
        <w:rPr>
          <w:rFonts w:ascii="Arial" w:hAnsi="Arial" w:cs="Arial"/>
          <w:b/>
          <w:sz w:val="24"/>
          <w:szCs w:val="24"/>
        </w:rPr>
        <w:t xml:space="preserve"> </w:t>
      </w:r>
      <w:r w:rsidRPr="006A3EDF">
        <w:rPr>
          <w:rFonts w:ascii="Arial" w:hAnsi="Arial" w:cs="Arial"/>
          <w:sz w:val="24"/>
          <w:szCs w:val="24"/>
        </w:rPr>
        <w:t>como qualquer tipo de evento não rotineiro que pode ser previamente conhecido ou não, que tem potencial para perturbar e afetar o processo atual</w:t>
      </w:r>
      <w:r w:rsidR="004B50CC" w:rsidRPr="006A3EDF">
        <w:rPr>
          <w:rFonts w:ascii="Arial" w:hAnsi="Arial" w:cs="Arial"/>
          <w:sz w:val="24"/>
          <w:szCs w:val="24"/>
        </w:rPr>
        <w:t xml:space="preserve"> </w:t>
      </w:r>
      <w:r w:rsidR="004B50CC"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4B50CC"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4B50CC" w:rsidRPr="006A3EDF">
        <w:rPr>
          <w:rFonts w:ascii="Arial" w:hAnsi="Arial" w:cs="Arial"/>
          <w:sz w:val="24"/>
          <w:szCs w:val="24"/>
        </w:rPr>
        <w:fldChar w:fldCharType="end"/>
      </w:r>
      <w:r w:rsidRPr="006A3EDF">
        <w:rPr>
          <w:rFonts w:ascii="Arial" w:hAnsi="Arial" w:cs="Arial"/>
          <w:sz w:val="24"/>
          <w:szCs w:val="24"/>
        </w:rPr>
        <w:t>.</w:t>
      </w:r>
      <w:r w:rsidR="004206A2" w:rsidRPr="006A3EDF">
        <w:rPr>
          <w:rFonts w:ascii="Arial" w:hAnsi="Arial" w:cs="Arial"/>
          <w:sz w:val="24"/>
          <w:szCs w:val="24"/>
        </w:rPr>
        <w:t xml:space="preserve"> </w:t>
      </w:r>
      <w:r w:rsidRPr="006A3EDF">
        <w:rPr>
          <w:rFonts w:ascii="Arial" w:hAnsi="Arial" w:cs="Arial"/>
          <w:sz w:val="24"/>
          <w:szCs w:val="24"/>
        </w:rPr>
        <w:t>A deixa é</w:t>
      </w:r>
      <w:r w:rsidR="00CD3AD4" w:rsidRPr="006A3EDF">
        <w:rPr>
          <w:rFonts w:ascii="Arial" w:hAnsi="Arial" w:cs="Arial"/>
          <w:sz w:val="24"/>
          <w:szCs w:val="24"/>
        </w:rPr>
        <w:t xml:space="preserve"> um</w:t>
      </w:r>
      <w:r w:rsidRPr="006A3EDF">
        <w:rPr>
          <w:rFonts w:ascii="Arial" w:hAnsi="Arial" w:cs="Arial"/>
          <w:sz w:val="24"/>
          <w:szCs w:val="24"/>
        </w:rPr>
        <w:t xml:space="preserve"> fator primordial dentro </w:t>
      </w:r>
      <w:r w:rsidR="005B05FD" w:rsidRPr="006A3EDF">
        <w:rPr>
          <w:rFonts w:ascii="Arial" w:hAnsi="Arial" w:cs="Arial"/>
          <w:sz w:val="24"/>
          <w:szCs w:val="24"/>
        </w:rPr>
        <w:t xml:space="preserve">na adaptação, pois é </w:t>
      </w:r>
      <w:r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Pr="006A3EDF">
        <w:rPr>
          <w:rFonts w:ascii="Arial" w:hAnsi="Arial" w:cs="Arial"/>
          <w:sz w:val="24"/>
          <w:szCs w:val="24"/>
        </w:rPr>
        <w:t xml:space="preserve"> no ambiente que </w:t>
      </w:r>
      <w:r w:rsidR="003A6397">
        <w:rPr>
          <w:rFonts w:ascii="Arial" w:hAnsi="Arial" w:cs="Arial"/>
          <w:sz w:val="24"/>
          <w:szCs w:val="24"/>
        </w:rPr>
        <w:t>pode ter</w:t>
      </w:r>
      <w:r w:rsidRPr="006A3EDF">
        <w:rPr>
          <w:rFonts w:ascii="Arial" w:hAnsi="Arial" w:cs="Arial"/>
          <w:sz w:val="24"/>
          <w:szCs w:val="24"/>
        </w:rPr>
        <w:t xml:space="preserve"> o </w:t>
      </w:r>
      <w:r w:rsidR="00C97519" w:rsidRPr="006A3EDF">
        <w:rPr>
          <w:rFonts w:ascii="Arial" w:hAnsi="Arial" w:cs="Arial"/>
          <w:sz w:val="24"/>
          <w:szCs w:val="24"/>
        </w:rPr>
        <w:t>potencial</w:t>
      </w:r>
      <w:r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0C0124" w:rsidRPr="006A3EDF">
        <w:rPr>
          <w:rFonts w:ascii="Arial" w:hAnsi="Arial" w:cs="Arial"/>
          <w:sz w:val="24"/>
          <w:szCs w:val="24"/>
        </w:rPr>
        <w:t xml:space="preserve"> </w:t>
      </w:r>
      <w:r w:rsidR="000C0124"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et al., 2006)","plainTextFormattedCitation":"(BURKE et al., 2006)","previouslyFormattedCitation":"(BURKE et al., 2006)"},"properties":{"noteIndex":0},"schema":"https://github.com/citation-style-language/schema/raw/master/csl-citation.json"}</w:instrText>
      </w:r>
      <w:r w:rsidR="000C0124" w:rsidRPr="006A3EDF">
        <w:rPr>
          <w:rFonts w:ascii="Arial" w:hAnsi="Arial" w:cs="Arial"/>
          <w:sz w:val="24"/>
          <w:szCs w:val="24"/>
        </w:rPr>
        <w:fldChar w:fldCharType="separate"/>
      </w:r>
      <w:r w:rsidR="00E91695" w:rsidRPr="004C09D6">
        <w:rPr>
          <w:rFonts w:ascii="Arial" w:hAnsi="Arial" w:cs="Arial"/>
          <w:noProof/>
          <w:sz w:val="24"/>
          <w:szCs w:val="24"/>
        </w:rPr>
        <w:t>(BURKE et al., 2006)</w:t>
      </w:r>
      <w:r w:rsidR="000C0124" w:rsidRPr="006A3EDF">
        <w:rPr>
          <w:rFonts w:ascii="Arial" w:hAnsi="Arial" w:cs="Arial"/>
          <w:sz w:val="24"/>
          <w:szCs w:val="24"/>
        </w:rPr>
        <w:fldChar w:fldCharType="end"/>
      </w:r>
      <w:r w:rsidR="00E20488" w:rsidRPr="006A3EDF">
        <w:rPr>
          <w:rFonts w:ascii="Arial" w:hAnsi="Arial" w:cs="Arial"/>
          <w:sz w:val="24"/>
          <w:szCs w:val="24"/>
        </w:rPr>
        <w:t xml:space="preserve">. </w:t>
      </w:r>
    </w:p>
    <w:p w14:paraId="626F7747" w14:textId="5DA2303F" w:rsidR="00CF0529" w:rsidRPr="006A3EDF" w:rsidRDefault="00CD3AD4" w:rsidP="005341E7">
      <w:pPr>
        <w:spacing w:line="360" w:lineRule="auto"/>
        <w:ind w:firstLine="708"/>
        <w:rPr>
          <w:rFonts w:ascii="Arial" w:hAnsi="Arial" w:cs="Arial"/>
          <w:sz w:val="24"/>
          <w:szCs w:val="24"/>
        </w:rPr>
      </w:pP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realizou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 foram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EC1090" w:rsidRPr="006A3EDF">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7D5EEF" w:rsidRPr="006A3EDF">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5C1F9CFD" w14:textId="6AC4427A"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BA5119" w:rsidRPr="006A3EDF">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B01E2E" w:rsidRPr="006A3EDF">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60D89C9F" w14:textId="157E1B4C"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Pr="006A3EDF">
        <w:rPr>
          <w:rFonts w:ascii="Arial" w:hAnsi="Arial" w:cs="Arial"/>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DA429E" w:rsidRPr="006A3EDF">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0A8B8192" w14:textId="05A729B5"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lastRenderedPageBreak/>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2D1FDA" w:rsidRPr="006A3EDF">
        <w:rPr>
          <w:rFonts w:ascii="Arial" w:hAnsi="Arial" w:cs="Arial"/>
          <w:color w:val="FF0000"/>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w:t>
      </w:r>
      <w:proofErr w:type="spellEnd"/>
      <w:r w:rsidR="002D1FDA" w:rsidRPr="006A3EDF">
        <w:rPr>
          <w:rFonts w:ascii="Arial" w:hAnsi="Arial" w:cs="Arial"/>
          <w:i/>
          <w:iCs/>
          <w:sz w:val="24"/>
          <w:szCs w:val="24"/>
        </w:rPr>
        <w:t xml:space="preserve"> </w:t>
      </w:r>
      <w:proofErr w:type="spellStart"/>
      <w:r w:rsidR="002D1FDA" w:rsidRPr="006A3EDF">
        <w:rPr>
          <w:rFonts w:ascii="Arial" w:hAnsi="Arial" w:cs="Arial"/>
          <w:i/>
          <w:iCs/>
          <w:sz w:val="24"/>
          <w:szCs w:val="24"/>
        </w:rPr>
        <w: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 com outra equipe ou</w:t>
      </w:r>
      <w:r w:rsidR="00225F2A" w:rsidRPr="006A3EDF">
        <w:rPr>
          <w:rFonts w:ascii="Arial" w:hAnsi="Arial" w:cs="Arial"/>
          <w:sz w:val="24"/>
          <w:szCs w:val="24"/>
        </w:rPr>
        <w:t xml:space="preserve"> </w:t>
      </w:r>
      <w:r w:rsidR="007505C0" w:rsidRPr="006A3EDF">
        <w:rPr>
          <w:rFonts w:ascii="Arial" w:hAnsi="Arial" w:cs="Arial"/>
          <w:sz w:val="24"/>
          <w:szCs w:val="24"/>
        </w:rPr>
        <w:t>requisitados em outro projeto).</w:t>
      </w:r>
      <w:r w:rsidR="002C4DB2" w:rsidRPr="006A3EDF">
        <w:rPr>
          <w:rFonts w:ascii="Arial" w:hAnsi="Arial" w:cs="Arial"/>
          <w:sz w:val="24"/>
          <w:szCs w:val="24"/>
        </w:rPr>
        <w:t xml:space="preserve"> </w:t>
      </w:r>
    </w:p>
    <w:p w14:paraId="1E2D9C6B" w14:textId="57287474" w:rsidR="003A68E3" w:rsidRPr="006A3EDF" w:rsidRDefault="00892956" w:rsidP="005341E7">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170F0B" w:rsidRPr="006A3EDF">
        <w:rPr>
          <w:rFonts w:ascii="Arial" w:hAnsi="Arial" w:cs="Arial"/>
          <w:sz w:val="24"/>
          <w:szCs w:val="24"/>
        </w:rPr>
        <w:fldChar w:fldCharType="begin" w:fldLock="1"/>
      </w:r>
      <w:r w:rsidR="00994119"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170F0B" w:rsidRPr="006A3EDF">
        <w:rPr>
          <w:rFonts w:ascii="Arial" w:hAnsi="Arial" w:cs="Arial"/>
          <w:sz w:val="24"/>
          <w:szCs w:val="24"/>
        </w:rPr>
        <w:fldChar w:fldCharType="separate"/>
      </w:r>
      <w:r w:rsidR="00170F0B" w:rsidRPr="006A3EDF">
        <w:rPr>
          <w:rFonts w:ascii="Arial" w:hAnsi="Arial" w:cs="Arial"/>
          <w:noProof/>
          <w:sz w:val="24"/>
          <w:szCs w:val="24"/>
        </w:rPr>
        <w:t>Jr</w:t>
      </w:r>
      <w:r w:rsidRPr="006A3EDF">
        <w:rPr>
          <w:rFonts w:ascii="Arial" w:hAnsi="Arial" w:cs="Arial"/>
          <w:noProof/>
          <w:sz w:val="24"/>
          <w:szCs w:val="24"/>
        </w:rPr>
        <w:t xml:space="preserve"> </w:t>
      </w:r>
      <w:r w:rsidR="00170F0B" w:rsidRPr="006A3EDF">
        <w:rPr>
          <w:rFonts w:ascii="Arial" w:hAnsi="Arial" w:cs="Arial"/>
          <w:noProof/>
          <w:sz w:val="24"/>
          <w:szCs w:val="24"/>
        </w:rPr>
        <w:t xml:space="preserve"> (2018)</w:t>
      </w:r>
      <w:r w:rsidR="00170F0B" w:rsidRPr="006A3EDF">
        <w:rPr>
          <w:rFonts w:ascii="Arial" w:hAnsi="Arial" w:cs="Arial"/>
          <w:sz w:val="24"/>
          <w:szCs w:val="24"/>
        </w:rPr>
        <w:fldChar w:fldCharType="end"/>
      </w:r>
      <w:r w:rsidRPr="006A3EDF">
        <w:rPr>
          <w:rFonts w:ascii="Arial" w:hAnsi="Arial" w:cs="Arial"/>
          <w:sz w:val="24"/>
          <w:szCs w:val="24"/>
        </w:rPr>
        <w:t xml:space="preserve"> é o</w:t>
      </w:r>
      <w:r w:rsidR="00170F0B" w:rsidRPr="006A3EDF">
        <w:rPr>
          <w:rFonts w:ascii="Arial" w:hAnsi="Arial" w:cs="Arial"/>
          <w:sz w:val="24"/>
          <w:szCs w:val="24"/>
        </w:rPr>
        <w:t>utro trabalho que 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173DCB" w:rsidRPr="006A3EDF">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profissional à luz da adaptabilidade, </w:t>
      </w:r>
      <w:r w:rsidR="00D5594F" w:rsidRPr="006A3EDF">
        <w:rPr>
          <w:rFonts w:ascii="Arial" w:hAnsi="Arial" w:cs="Arial"/>
          <w:sz w:val="24"/>
          <w:szCs w:val="24"/>
        </w:rPr>
        <w:t xml:space="preserve">posteriormente se realizou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xml:space="preserve">, gerando assim </w:t>
      </w:r>
      <w:r w:rsidR="00586276" w:rsidRPr="006A3EDF">
        <w:rPr>
          <w:rFonts w:ascii="Arial" w:hAnsi="Arial" w:cs="Arial"/>
          <w:sz w:val="24"/>
          <w:szCs w:val="24"/>
        </w:rPr>
        <w:t xml:space="preserve">a necessidade da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p>
    <w:p w14:paraId="02C43065" w14:textId="33F86963" w:rsidR="00586276" w:rsidRPr="006A3EDF" w:rsidRDefault="003A68E3" w:rsidP="005341E7">
      <w:pPr>
        <w:spacing w:line="360" w:lineRule="auto"/>
        <w:ind w:firstLine="708"/>
        <w:rPr>
          <w:rFonts w:ascii="Arial" w:hAnsi="Arial" w:cs="Arial"/>
          <w:sz w:val="24"/>
          <w:szCs w:val="24"/>
        </w:rPr>
      </w:pPr>
      <w:r w:rsidRPr="006A3EDF">
        <w:rPr>
          <w:rFonts w:ascii="Arial" w:hAnsi="Arial" w:cs="Arial"/>
          <w:sz w:val="24"/>
          <w:szCs w:val="24"/>
        </w:rPr>
        <w:t xml:space="preserve"> 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 </w:t>
      </w:r>
      <w:r w:rsidR="00667CDF"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667CDF"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667CDF" w:rsidRPr="006A3EDF">
        <w:rPr>
          <w:rFonts w:ascii="Arial" w:hAnsi="Arial" w:cs="Arial"/>
          <w:sz w:val="24"/>
          <w:szCs w:val="24"/>
        </w:rPr>
        <w:fldChar w:fldCharType="end"/>
      </w:r>
      <w:r w:rsidR="00950D58" w:rsidRPr="006A3EDF">
        <w:rPr>
          <w:rFonts w:ascii="Arial" w:hAnsi="Arial" w:cs="Arial"/>
          <w:sz w:val="24"/>
          <w:szCs w:val="24"/>
        </w:rPr>
        <w:t xml:space="preserve">, </w:t>
      </w:r>
      <w:r w:rsidR="00586276" w:rsidRPr="006A3EDF">
        <w:rPr>
          <w:rFonts w:ascii="Arial" w:hAnsi="Arial" w:cs="Arial"/>
          <w:sz w:val="24"/>
          <w:szCs w:val="24"/>
        </w:rPr>
        <w:t xml:space="preserve"> </w:t>
      </w:r>
      <w:r w:rsidR="00950D58" w:rsidRPr="006A3EDF">
        <w:rPr>
          <w:rFonts w:ascii="Arial" w:hAnsi="Arial" w:cs="Arial"/>
          <w:sz w:val="24"/>
          <w:szCs w:val="24"/>
        </w:rPr>
        <w:t>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170F0B" w:rsidRPr="006A3EDF">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Quanto mais eventos ocorrerem, maior será a frequência 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586276" w:rsidRPr="006A3EDF">
        <w:rPr>
          <w:rFonts w:ascii="Arial" w:hAnsi="Arial" w:cs="Arial"/>
          <w:sz w:val="24"/>
          <w:szCs w:val="24"/>
        </w:rPr>
        <w:t xml:space="preserve"> </w:t>
      </w:r>
      <w:r w:rsidR="00640574" w:rsidRPr="006A3EDF">
        <w:rPr>
          <w:rFonts w:ascii="Arial" w:hAnsi="Arial" w:cs="Arial"/>
          <w:sz w:val="24"/>
          <w:szCs w:val="24"/>
        </w:rPr>
        <w:t>são</w:t>
      </w:r>
      <w:r w:rsidR="00586276" w:rsidRPr="006A3EDF">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2C2102E7" w14:textId="4FF97251"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 xml:space="preserve">Dias </w:t>
      </w:r>
      <w:r w:rsidR="00667CDF" w:rsidRPr="006A3EDF">
        <w:rPr>
          <w:rFonts w:ascii="Arial" w:hAnsi="Arial" w:cs="Arial"/>
          <w:sz w:val="24"/>
          <w:szCs w:val="24"/>
        </w:rPr>
        <w:fldChar w:fldCharType="begin" w:fldLock="1"/>
      </w:r>
      <w:r w:rsidR="00405B2E">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667CDF"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667CDF"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7E61E3" w:rsidRPr="006A3EDF">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27431F2E" w14:textId="457ED3E6"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 em alguma medida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7706C2"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7706C2"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7706C2" w:rsidRPr="006A3EDF">
        <w:rPr>
          <w:rFonts w:ascii="Arial" w:hAnsi="Arial" w:cs="Arial"/>
          <w:sz w:val="20"/>
          <w:szCs w:val="20"/>
        </w:rPr>
        <w:fldChar w:fldCharType="end"/>
      </w:r>
    </w:p>
    <w:p w14:paraId="4E7AFAED" w14:textId="523822EC"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entanto,</w:t>
      </w:r>
      <w:r w:rsidR="00994119" w:rsidRPr="006A3EDF">
        <w:rPr>
          <w:rFonts w:ascii="Arial" w:hAnsi="Arial" w:cs="Arial"/>
          <w:sz w:val="24"/>
          <w:szCs w:val="24"/>
        </w:rPr>
        <w:fldChar w:fldCharType="begin" w:fldLock="1"/>
      </w:r>
      <w:r w:rsidR="00405B2E">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 Jr (2018)","plainTextFormattedCitation":"(DIAS-JR, 2018)","previouslyFormattedCitation":"(DIAS-JR, 2018)"},"properties":{"noteIndex":0},"schema":"https://github.com/citation-style-language/schema/raw/master/csl-citation.json"}</w:instrText>
      </w:r>
      <w:r w:rsidR="00994119" w:rsidRPr="006A3EDF">
        <w:rPr>
          <w:rFonts w:ascii="Arial" w:hAnsi="Arial" w:cs="Arial"/>
          <w:sz w:val="24"/>
          <w:szCs w:val="24"/>
        </w:rPr>
        <w:fldChar w:fldCharType="separate"/>
      </w:r>
      <w:r w:rsidR="00994119" w:rsidRPr="006A3EDF">
        <w:rPr>
          <w:rFonts w:ascii="Arial" w:hAnsi="Arial" w:cs="Arial"/>
          <w:noProof/>
          <w:sz w:val="24"/>
          <w:szCs w:val="24"/>
        </w:rPr>
        <w:t xml:space="preserve"> Dias</w:t>
      </w:r>
      <w:r w:rsidR="00724A1F">
        <w:rPr>
          <w:rFonts w:ascii="Arial" w:hAnsi="Arial" w:cs="Arial"/>
          <w:noProof/>
          <w:sz w:val="24"/>
          <w:szCs w:val="24"/>
        </w:rPr>
        <w:t xml:space="preserve"> </w:t>
      </w:r>
      <w:r w:rsidR="00994119" w:rsidRPr="006A3EDF">
        <w:rPr>
          <w:rFonts w:ascii="Arial" w:hAnsi="Arial" w:cs="Arial"/>
          <w:noProof/>
          <w:sz w:val="24"/>
          <w:szCs w:val="24"/>
        </w:rPr>
        <w:t>Jr (2018)</w:t>
      </w:r>
      <w:r w:rsidR="00994119" w:rsidRPr="006A3EDF">
        <w:rPr>
          <w:rFonts w:ascii="Arial" w:hAnsi="Arial" w:cs="Arial"/>
          <w:sz w:val="24"/>
          <w:szCs w:val="24"/>
        </w:rPr>
        <w:fldChar w:fldCharType="end"/>
      </w:r>
      <w:r w:rsidR="00FE2D67" w:rsidRPr="006A3EDF">
        <w:rPr>
          <w:rFonts w:ascii="Arial" w:hAnsi="Arial" w:cs="Arial"/>
          <w:sz w:val="24"/>
          <w:szCs w:val="24"/>
        </w:rPr>
        <w:t xml:space="preserve"> </w:t>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resumindo</w:t>
      </w:r>
      <w:r w:rsidR="0045133E" w:rsidRPr="006A3EDF">
        <w:rPr>
          <w:rFonts w:ascii="Arial" w:hAnsi="Arial" w:cs="Arial"/>
          <w:sz w:val="24"/>
          <w:szCs w:val="24"/>
        </w:rPr>
        <w:t xml:space="preserve"> apenas </w:t>
      </w:r>
      <w:r w:rsidRPr="006A3EDF">
        <w:rPr>
          <w:rFonts w:ascii="Arial" w:hAnsi="Arial" w:cs="Arial"/>
          <w:sz w:val="24"/>
          <w:szCs w:val="24"/>
        </w:rPr>
        <w:t xml:space="preserve">em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4A52DA" w:rsidRPr="006A3EDF">
        <w:rPr>
          <w:rFonts w:ascii="Arial" w:hAnsi="Arial" w:cs="Arial"/>
          <w:sz w:val="24"/>
          <w:szCs w:val="24"/>
        </w:rPr>
        <w:t xml:space="preserve"> </w:t>
      </w:r>
      <w:r w:rsidR="004A52DA" w:rsidRPr="006A3EDF">
        <w:rPr>
          <w:rFonts w:ascii="Arial" w:hAnsi="Arial" w:cs="Arial"/>
          <w:sz w:val="24"/>
          <w:szCs w:val="24"/>
        </w:rPr>
        <w:fldChar w:fldCharType="begin" w:fldLock="1"/>
      </w:r>
      <w:r w:rsidR="00405B2E">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 Jr (2018)","plainTextFormattedCitation":"(DIAS-JR, 2018)","previouslyFormattedCitation":"(DIAS-JR, 2018)"},"properties":{"noteIndex":0},"schema":"https://github.com/citation-style-language/schema/raw/master/csl-citation.json"}</w:instrText>
      </w:r>
      <w:r w:rsidR="004A52DA"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724A1F">
        <w:rPr>
          <w:rFonts w:ascii="Arial" w:hAnsi="Arial" w:cs="Arial"/>
          <w:noProof/>
          <w:sz w:val="24"/>
          <w:szCs w:val="24"/>
        </w:rPr>
        <w:t xml:space="preserve"> </w:t>
      </w:r>
      <w:r w:rsidR="004A52DA" w:rsidRPr="006A3EDF">
        <w:rPr>
          <w:rFonts w:ascii="Arial" w:hAnsi="Arial" w:cs="Arial"/>
          <w:noProof/>
          <w:sz w:val="24"/>
          <w:szCs w:val="24"/>
        </w:rPr>
        <w:t>Jr (2018)</w:t>
      </w:r>
      <w:r w:rsidR="004A52DA"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w:t>
      </w:r>
      <w:r w:rsidR="004A52DA" w:rsidRPr="006A3EDF">
        <w:rPr>
          <w:rFonts w:ascii="Arial" w:hAnsi="Arial" w:cs="Arial"/>
          <w:sz w:val="24"/>
          <w:szCs w:val="24"/>
        </w:rPr>
        <w:lastRenderedPageBreak/>
        <w:t xml:space="preserve">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w:t>
      </w:r>
      <w:proofErr w:type="spellStart"/>
      <w:r w:rsidR="001C2C4E" w:rsidRPr="006A3EDF">
        <w:rPr>
          <w:rFonts w:ascii="Arial" w:hAnsi="Arial" w:cs="Arial"/>
          <w:sz w:val="24"/>
          <w:szCs w:val="24"/>
        </w:rPr>
        <w:t>burnout</w:t>
      </w:r>
      <w:proofErr w:type="spellEnd"/>
      <w:r w:rsidR="001C2C4E" w:rsidRPr="006A3EDF">
        <w:rPr>
          <w:rFonts w:ascii="Arial" w:hAnsi="Arial" w:cs="Arial"/>
          <w:sz w:val="24"/>
          <w:szCs w:val="24"/>
        </w:rPr>
        <w:t xml:space="preserve">. </w:t>
      </w:r>
    </w:p>
    <w:p w14:paraId="4EA09BEA" w14:textId="027C99CE"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 Jr (2018)","plainTextFormattedCitation":"(DIAS-JR, 2018)","previouslyFormattedCitation":"(DIAS-JR,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 xml:space="preserve"> Dias</w:t>
      </w:r>
      <w:r>
        <w:rPr>
          <w:rFonts w:ascii="Arial" w:hAnsi="Arial" w:cs="Arial"/>
          <w:noProof/>
          <w:sz w:val="24"/>
          <w:szCs w:val="24"/>
        </w:rPr>
        <w:t xml:space="preserve"> </w:t>
      </w:r>
      <w:r w:rsidRPr="006A3EDF">
        <w:rPr>
          <w:rFonts w:ascii="Arial" w:hAnsi="Arial" w:cs="Arial"/>
          <w:noProof/>
          <w:sz w:val="24"/>
          <w:szCs w:val="24"/>
        </w:rPr>
        <w:t>Jr (2018)</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 xml:space="preserve">para esta tese não só pelos resultados como </w:t>
      </w:r>
      <w:r>
        <w:rPr>
          <w:rFonts w:ascii="Arial" w:hAnsi="Arial" w:cs="Arial"/>
          <w:sz w:val="24"/>
          <w:szCs w:val="24"/>
        </w:rPr>
        <w:t xml:space="preserve">porque apresenta </w:t>
      </w:r>
      <w:r w:rsidR="00D35956">
        <w:rPr>
          <w:rFonts w:ascii="Arial" w:hAnsi="Arial" w:cs="Arial"/>
          <w:sz w:val="24"/>
          <w:szCs w:val="24"/>
        </w:rPr>
        <w:t>informações de como estudar a adaptabilidade na Engenharia de Software</w:t>
      </w:r>
      <w:r w:rsidR="00781D32">
        <w:rPr>
          <w:rFonts w:ascii="Arial" w:hAnsi="Arial" w:cs="Arial"/>
          <w:sz w:val="24"/>
          <w:szCs w:val="24"/>
        </w:rPr>
        <w:t xml:space="preserve">, assim como um conjuntos de instruções de validação de escala, de construção de escalas e estratégias de obtenção de dados. </w:t>
      </w:r>
    </w:p>
    <w:p w14:paraId="521C7BE6" w14:textId="2F01D909" w:rsidR="00B13EED" w:rsidRPr="006A3EDF" w:rsidRDefault="00B0199F" w:rsidP="001573F9">
      <w:pPr>
        <w:pStyle w:val="PhD-Title2"/>
        <w:numPr>
          <w:ilvl w:val="2"/>
          <w:numId w:val="1"/>
        </w:numPr>
      </w:pPr>
      <w:bookmarkStart w:id="66" w:name="_Toc42242440"/>
      <w:r w:rsidRPr="006A3EDF">
        <w:t>O que não é adaptabilidade</w:t>
      </w:r>
      <w:bookmarkEnd w:id="66"/>
    </w:p>
    <w:p w14:paraId="4A3D992C" w14:textId="0A617B1B"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 que existe outros conceitos semelhantes </w:t>
      </w:r>
      <w:r w:rsidR="009C5694" w:rsidRPr="006A3EDF">
        <w:rPr>
          <w:rFonts w:ascii="Arial" w:hAnsi="Arial" w:cs="Arial"/>
          <w:sz w:val="24"/>
          <w:szCs w:val="24"/>
        </w:rPr>
        <w:t>à</w:t>
      </w:r>
      <w:r w:rsidRPr="006A3EDF">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4BF13C73" w14:textId="312B74DE"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AF6920"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AF6920"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AF6920" w:rsidRPr="006A3EDF">
        <w:rPr>
          <w:rFonts w:ascii="Arial" w:hAnsi="Arial" w:cs="Arial"/>
          <w:color w:val="000000" w:themeColor="text1"/>
          <w:sz w:val="24"/>
          <w:szCs w:val="24"/>
        </w:rPr>
        <w:fldChar w:fldCharType="end"/>
      </w:r>
      <w:r w:rsidR="00A51E17" w:rsidRPr="006A3EDF">
        <w:rPr>
          <w:rFonts w:ascii="Arial" w:hAnsi="Arial" w:cs="Arial"/>
          <w:color w:val="FF0000"/>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 além, ele afirma que esse conhecimento é obtido através de suposições de teste, da discussão das diferenças entre os membros de maneira aberta e formando novas rotinas, ajustando assim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6A66D4" w:rsidRPr="006A3EDF">
        <w:rPr>
          <w:rFonts w:ascii="Arial" w:hAnsi="Arial" w:cs="Arial"/>
          <w:sz w:val="24"/>
          <w:szCs w:val="24"/>
        </w:rPr>
        <w:t xml:space="preserve"> </w:t>
      </w:r>
      <w:r w:rsidR="00A80A11"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et al., 2006)","plainTextFormattedCitation":"(BURKE et al., 2006)","previouslyFormattedCitation":"(BURKE et al., 2006)"},"properties":{"noteIndex":0},"schema":"https://github.com/citation-style-language/schema/raw/master/csl-citation.json"}</w:instrText>
      </w:r>
      <w:r w:rsidR="00A80A11" w:rsidRPr="006A3EDF">
        <w:rPr>
          <w:rFonts w:ascii="Arial" w:hAnsi="Arial" w:cs="Arial"/>
          <w:sz w:val="24"/>
          <w:szCs w:val="24"/>
        </w:rPr>
        <w:fldChar w:fldCharType="separate"/>
      </w:r>
      <w:r w:rsidR="00E91695" w:rsidRPr="004C09D6">
        <w:rPr>
          <w:rFonts w:ascii="Arial" w:hAnsi="Arial" w:cs="Arial"/>
          <w:noProof/>
          <w:sz w:val="24"/>
          <w:szCs w:val="24"/>
        </w:rPr>
        <w:t>(BURKE et al., 2006)</w:t>
      </w:r>
      <w:r w:rsidR="00A80A11"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033C1B"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033C1B" w:rsidRPr="006A3EDF">
        <w:rPr>
          <w:rFonts w:ascii="Arial" w:hAnsi="Arial" w:cs="Arial"/>
          <w:sz w:val="24"/>
          <w:szCs w:val="24"/>
        </w:rPr>
        <w:fldChar w:fldCharType="separate"/>
      </w:r>
      <w:r w:rsidR="00033C1B" w:rsidRPr="006A3EDF">
        <w:rPr>
          <w:rFonts w:ascii="Arial" w:hAnsi="Arial" w:cs="Arial"/>
          <w:noProof/>
          <w:sz w:val="24"/>
          <w:szCs w:val="24"/>
        </w:rPr>
        <w:t>LePine (2003)</w:t>
      </w:r>
      <w:r w:rsidR="00033C1B"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Pr="006A3EDF">
        <w:rPr>
          <w:rFonts w:ascii="Arial" w:hAnsi="Arial" w:cs="Arial"/>
          <w:sz w:val="24"/>
          <w:szCs w:val="24"/>
        </w:rPr>
        <w:t xml:space="preserve">. Ou seja, o aprendizado faz parte da adaptação da equipe, mas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E23EC08" w14:textId="13B1627D"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Pr>
          <w:rFonts w:ascii="Arial" w:hAnsi="Arial" w:cs="Arial"/>
          <w:sz w:val="24"/>
          <w:szCs w:val="24"/>
        </w:rPr>
        <w:t>, u</w:t>
      </w:r>
      <w:r w:rsidR="006628B7" w:rsidRPr="006A3EDF">
        <w:rPr>
          <w:rFonts w:ascii="Arial" w:hAnsi="Arial" w:cs="Arial"/>
          <w:sz w:val="24"/>
          <w:szCs w:val="24"/>
        </w:rPr>
        <w:t>m outro conceito que pode levar a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D7285A" w:rsidRPr="006A3EDF">
        <w:rPr>
          <w:rFonts w:ascii="Arial" w:hAnsi="Arial" w:cs="Arial"/>
          <w:sz w:val="24"/>
          <w:szCs w:val="24"/>
        </w:rPr>
        <w:fldChar w:fldCharType="begin" w:fldLock="1"/>
      </w:r>
      <w:r w:rsidR="002D6805" w:rsidRPr="006A3EDF">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2001)","plainTextFormattedCitation":"(DE DREU; WEST, 2001)","previouslyFormattedCitation":"(DE DREU; WEST, 2001)"},"properties":{"noteIndex":0},"schema":"https://github.com/citation-style-language/schema/raw/master/csl-citation.json"}</w:instrText>
      </w:r>
      <w:r w:rsidR="00D7285A" w:rsidRPr="006A3EDF">
        <w:rPr>
          <w:rFonts w:ascii="Arial" w:hAnsi="Arial" w:cs="Arial"/>
          <w:sz w:val="24"/>
          <w:szCs w:val="24"/>
        </w:rPr>
        <w:fldChar w:fldCharType="separate"/>
      </w:r>
      <w:r w:rsidR="00D7285A" w:rsidRPr="006A3EDF">
        <w:rPr>
          <w:rFonts w:ascii="Arial" w:hAnsi="Arial" w:cs="Arial"/>
          <w:noProof/>
          <w:sz w:val="24"/>
          <w:szCs w:val="24"/>
        </w:rPr>
        <w:t>(DE DREU; WEST, 2001)</w:t>
      </w:r>
      <w:r w:rsidR="00D7285A" w:rsidRPr="006A3EDF">
        <w:rPr>
          <w:rFonts w:ascii="Arial" w:hAnsi="Arial" w:cs="Arial"/>
          <w:sz w:val="24"/>
          <w:szCs w:val="24"/>
        </w:rPr>
        <w:fldChar w:fldCharType="end"/>
      </w:r>
      <w:r w:rsidR="006628B7" w:rsidRPr="006A3EDF">
        <w:rPr>
          <w:rFonts w:ascii="Arial" w:hAnsi="Arial" w:cs="Arial"/>
          <w:sz w:val="24"/>
          <w:szCs w:val="24"/>
        </w:rPr>
        <w:t>.</w:t>
      </w:r>
    </w:p>
    <w:p w14:paraId="0322D723" w14:textId="76E05974"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 xml:space="preserve">Burke et al (2006) apresenta três diferenças entre inovação na equipe e adaptação da equipe. A primeira é que inovação na equipe é vista como um processo e não como um resultado. A segunda é que a inovação é um precursor da adaptação </w:t>
      </w:r>
      <w:r w:rsidR="002D6805" w:rsidRPr="006A3EDF">
        <w:rPr>
          <w:rFonts w:ascii="Arial" w:hAnsi="Arial" w:cs="Arial"/>
          <w:sz w:val="24"/>
          <w:szCs w:val="24"/>
        </w:rPr>
        <w:lastRenderedPageBreak/>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6805"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6805" w:rsidRPr="006A3EDF">
        <w:rPr>
          <w:rFonts w:ascii="Arial" w:hAnsi="Arial" w:cs="Arial"/>
          <w:sz w:val="24"/>
          <w:szCs w:val="24"/>
        </w:rPr>
        <w:fldChar w:fldCharType="end"/>
      </w:r>
      <w:r w:rsidRPr="006A3EDF">
        <w:rPr>
          <w:rFonts w:ascii="Arial" w:hAnsi="Arial" w:cs="Arial"/>
          <w:sz w:val="24"/>
          <w:szCs w:val="24"/>
        </w:rPr>
        <w:t xml:space="preserve"> e por fim, que a inovação pode ou não levar a um novo resultado funcional, </w:t>
      </w:r>
      <w:r w:rsidR="00D7285A" w:rsidRPr="006A3EDF">
        <w:rPr>
          <w:rFonts w:ascii="Arial" w:hAnsi="Arial" w:cs="Arial"/>
          <w:sz w:val="24"/>
          <w:szCs w:val="24"/>
        </w:rPr>
        <w:t>enquanto</w:t>
      </w:r>
      <w:r w:rsidR="006106E3">
        <w:rPr>
          <w:rFonts w:ascii="Arial" w:hAnsi="Arial" w:cs="Arial"/>
          <w:sz w:val="24"/>
          <w:szCs w:val="24"/>
        </w:rPr>
        <w:t xml:space="preserve"> que</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6AA4003A" w14:textId="2BE0392D"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 xml:space="preserve">Um outro conceito que Burke et al (2006) apresenta como possível causa de confusão com adaptação é o de gerenciamento de problemas. O gerenciamento de problemas é quando as equipes implementam técnicas de gerenciamento de problemas, para reconhecer e prevenir possíveis ameaças ao desempenho ou ainda remover com sucesso as barreiras à medida que são encontradas </w:t>
      </w:r>
      <w:r w:rsidR="00BD20A8"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BD20A8"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BD20A8" w:rsidRPr="006A3EDF">
        <w:rPr>
          <w:rFonts w:ascii="Arial" w:hAnsi="Arial" w:cs="Arial"/>
          <w:sz w:val="24"/>
          <w:szCs w:val="24"/>
        </w:rPr>
        <w:fldChar w:fldCharType="end"/>
      </w:r>
      <w:r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Pr="006A3EDF">
        <w:rPr>
          <w:rFonts w:ascii="Arial" w:hAnsi="Arial" w:cs="Arial"/>
          <w:sz w:val="24"/>
          <w:szCs w:val="24"/>
        </w:rPr>
        <w:t xml:space="preserve"> uma solução pode ocorrer sem ter uma necessidade de modificações.</w:t>
      </w:r>
    </w:p>
    <w:p w14:paraId="61065026" w14:textId="76D603E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EE0266" w:rsidRPr="006A3EDF">
        <w:rPr>
          <w:rFonts w:ascii="Arial" w:hAnsi="Arial" w:cs="Arial"/>
          <w:noProof/>
          <w:sz w:val="24"/>
          <w:szCs w:val="24"/>
        </w:rPr>
        <w:t xml:space="preserve"> </w:t>
      </w:r>
      <w:r w:rsidR="00EE0266"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et al., 2006)","plainTextFormattedCitation":"(BURKE et al., 2006)","previouslyFormattedCitation":"(BURKE et al., 2006)"},"properties":{"noteIndex":0},"schema":"https://github.com/citation-style-language/schema/raw/master/csl-citation.json"}</w:instrText>
      </w:r>
      <w:r w:rsidR="00EE0266" w:rsidRPr="006A3EDF">
        <w:rPr>
          <w:rFonts w:ascii="Arial" w:hAnsi="Arial" w:cs="Arial"/>
          <w:sz w:val="24"/>
          <w:szCs w:val="24"/>
        </w:rPr>
        <w:fldChar w:fldCharType="separate"/>
      </w:r>
      <w:r w:rsidR="00E91695" w:rsidRPr="004C09D6">
        <w:rPr>
          <w:rFonts w:ascii="Arial" w:hAnsi="Arial" w:cs="Arial"/>
          <w:noProof/>
          <w:sz w:val="24"/>
          <w:szCs w:val="24"/>
        </w:rPr>
        <w:t>(BURKE et al., 2006)</w:t>
      </w:r>
      <w:r w:rsidR="00EE0266" w:rsidRPr="006A3EDF">
        <w:rPr>
          <w:rFonts w:ascii="Arial" w:hAnsi="Arial" w:cs="Arial"/>
          <w:sz w:val="24"/>
          <w:szCs w:val="24"/>
        </w:rPr>
        <w:fldChar w:fldCharType="end"/>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813463" w:rsidRPr="006A3EDF">
        <w:rPr>
          <w:rFonts w:ascii="Arial" w:hAnsi="Arial" w:cs="Arial"/>
          <w:noProof/>
          <w:sz w:val="24"/>
          <w:szCs w:val="24"/>
        </w:rPr>
        <w:t>à</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possibildiade</w:t>
      </w:r>
      <w:r w:rsidR="00AD5A75" w:rsidRPr="006A3EDF">
        <w:rPr>
          <w:rFonts w:ascii="Arial" w:hAnsi="Arial" w:cs="Arial"/>
          <w:noProof/>
          <w:sz w:val="24"/>
          <w:szCs w:val="24"/>
        </w:rPr>
        <w:t xml:space="preserve"> </w:t>
      </w:r>
      <w:r w:rsidR="002969BE" w:rsidRPr="006A3EDF">
        <w:rPr>
          <w:rFonts w:ascii="Arial" w:hAnsi="Arial" w:cs="Arial"/>
          <w:noProof/>
          <w:sz w:val="24"/>
          <w:szCs w:val="24"/>
        </w:rPr>
        <w:t>d</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que os requisitos vão mudar</w:t>
      </w:r>
      <w:r w:rsidR="00AD5A75" w:rsidRPr="006A3EDF">
        <w:rPr>
          <w:rFonts w:ascii="Arial" w:hAnsi="Arial" w:cs="Arial"/>
          <w:noProof/>
          <w:sz w:val="24"/>
          <w:szCs w:val="24"/>
        </w:rPr>
        <w:t xml:space="preserve"> e mesmo assim ele vai ter que se adaptar a mudança, aprendendo, resolvendo problemas, </w:t>
      </w:r>
      <w:r w:rsidR="008C35DB" w:rsidRPr="006A3EDF">
        <w:rPr>
          <w:rFonts w:ascii="Arial" w:hAnsi="Arial" w:cs="Arial"/>
          <w:noProof/>
          <w:sz w:val="24"/>
          <w:szCs w:val="24"/>
        </w:rPr>
        <w:t xml:space="preserve">ou até mesmo lidando com pessoas desconhecidas. </w:t>
      </w:r>
      <w:r w:rsidR="00A86B65" w:rsidRPr="006A3EDF">
        <w:rPr>
          <w:rFonts w:ascii="Arial" w:hAnsi="Arial" w:cs="Arial"/>
          <w:noProof/>
          <w:sz w:val="24"/>
          <w:szCs w:val="24"/>
        </w:rPr>
        <w:t>Ou seja, o</w:t>
      </w:r>
      <w:r w:rsidR="008C35DB" w:rsidRPr="006A3EDF">
        <w:rPr>
          <w:rFonts w:ascii="Arial" w:hAnsi="Arial" w:cs="Arial"/>
          <w:noProof/>
          <w:sz w:val="24"/>
          <w:szCs w:val="24"/>
        </w:rPr>
        <w:t xml:space="preserve"> fato do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r w:rsidR="00A86B65" w:rsidRPr="006A3EDF">
        <w:rPr>
          <w:rFonts w:ascii="Arial" w:hAnsi="Arial" w:cs="Arial"/>
          <w:noProof/>
          <w:sz w:val="24"/>
          <w:szCs w:val="24"/>
        </w:rPr>
        <w:t xml:space="preserve"> </w:t>
      </w:r>
    </w:p>
    <w:p w14:paraId="66A62F80" w14:textId="28C44C92" w:rsidR="008338D6" w:rsidRPr="006A3EDF" w:rsidRDefault="0075574F" w:rsidP="00FF2AD4">
      <w:pPr>
        <w:pStyle w:val="PhD-Title2"/>
      </w:pPr>
      <w:r w:rsidRPr="006A3EDF">
        <w:rPr>
          <w:noProof/>
        </w:rPr>
        <w:t xml:space="preserve"> </w:t>
      </w:r>
      <w:r w:rsidR="00467782" w:rsidRPr="006A3EDF">
        <w:rPr>
          <w:noProof/>
        </w:rPr>
        <w:t xml:space="preserve"> </w:t>
      </w:r>
      <w:bookmarkStart w:id="67" w:name="_Ref40703110"/>
      <w:bookmarkStart w:id="68" w:name="_Toc42242441"/>
      <w:r w:rsidR="00467782" w:rsidRPr="006A3EDF">
        <w:t>SATISFAÇÃO COM O TRABALHO</w:t>
      </w:r>
      <w:bookmarkEnd w:id="67"/>
      <w:bookmarkEnd w:id="68"/>
    </w:p>
    <w:p w14:paraId="08243594" w14:textId="3805FBC2"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C44CB0" w:rsidRPr="006A3EDF">
        <w:rPr>
          <w:rFonts w:ascii="Arial" w:hAnsi="Arial" w:cs="Arial"/>
          <w:sz w:val="24"/>
          <w:szCs w:val="24"/>
        </w:rPr>
        <w:t xml:space="preserve"> </w:t>
      </w:r>
      <w:r w:rsidR="00752A3B" w:rsidRPr="006A3EDF">
        <w:rPr>
          <w:rFonts w:ascii="Arial" w:hAnsi="Arial" w:cs="Arial"/>
          <w:sz w:val="24"/>
          <w:szCs w:val="24"/>
        </w:rPr>
        <w:t xml:space="preserve">Por exemplo, </w:t>
      </w:r>
      <w:r w:rsidR="00752A3B"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752A3B" w:rsidRPr="006A3EDF">
        <w:rPr>
          <w:rFonts w:ascii="Arial" w:hAnsi="Arial" w:cs="Arial"/>
          <w:sz w:val="24"/>
          <w:szCs w:val="24"/>
        </w:rPr>
        <w:fldChar w:fldCharType="separate"/>
      </w:r>
      <w:r w:rsidR="00752A3B" w:rsidRPr="006A3EDF">
        <w:rPr>
          <w:rFonts w:ascii="Arial" w:hAnsi="Arial" w:cs="Arial"/>
          <w:noProof/>
          <w:sz w:val="24"/>
          <w:szCs w:val="24"/>
        </w:rPr>
        <w:t>Locke (1969)</w:t>
      </w:r>
      <w:r w:rsidR="00752A3B"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752A3B" w:rsidRPr="006A3EDF">
        <w:rPr>
          <w:rFonts w:ascii="Arial" w:hAnsi="Arial" w:cs="Arial"/>
          <w:sz w:val="24"/>
          <w:szCs w:val="24"/>
        </w:rPr>
        <w:t xml:space="preserve"> </w:t>
      </w:r>
      <w:r w:rsidR="00694BB1">
        <w:rPr>
          <w:rFonts w:ascii="Arial" w:hAnsi="Arial" w:cs="Arial"/>
          <w:sz w:val="24"/>
          <w:szCs w:val="24"/>
        </w:rPr>
        <w:t>revela</w:t>
      </w:r>
      <w:r w:rsidR="00694BB1" w:rsidRPr="006A3EDF">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portanto, um conjunto de reações emocionais do indivíduo sobre o trabalho. Ou seja, a satisfação com trabalho é um estado de emoção pelo qual o indivíduo passa que é influenciado por um conjunto de fatores que podem ser internos e/ou externos a ele.</w:t>
      </w:r>
    </w:p>
    <w:p w14:paraId="70281EF1" w14:textId="4E3F7C56" w:rsidR="00752A3B" w:rsidRPr="006A3EDF" w:rsidRDefault="00752A3B" w:rsidP="005341E7">
      <w:pPr>
        <w:spacing w:line="360" w:lineRule="auto"/>
        <w:ind w:firstLine="360"/>
        <w:rPr>
          <w:rFonts w:ascii="Arial" w:hAnsi="Arial" w:cs="Arial"/>
          <w:sz w:val="24"/>
          <w:szCs w:val="24"/>
        </w:rPr>
      </w:pPr>
      <w:r w:rsidRPr="006A3EDF">
        <w:rPr>
          <w:rFonts w:ascii="Arial" w:hAnsi="Arial" w:cs="Arial"/>
          <w:sz w:val="24"/>
          <w:szCs w:val="24"/>
        </w:rPr>
        <w:lastRenderedPageBreak/>
        <w:t>Entre esses fatores internos e externos, existe</w:t>
      </w:r>
      <w:r w:rsidR="00ED1AB0" w:rsidRPr="006A3EDF">
        <w:rPr>
          <w:rFonts w:ascii="Arial" w:hAnsi="Arial" w:cs="Arial"/>
          <w:sz w:val="24"/>
          <w:szCs w:val="24"/>
        </w:rPr>
        <w:t>m</w:t>
      </w:r>
      <w:r w:rsidRPr="006A3EDF">
        <w:rPr>
          <w:rFonts w:ascii="Arial" w:hAnsi="Arial" w:cs="Arial"/>
          <w:sz w:val="24"/>
          <w:szCs w:val="24"/>
        </w:rPr>
        <w:t xml:space="preserve"> as situações que os indivíduos passam no ambiente de trabalho. Herzberg (1971) afirma que as experiências que o indivíduo tem durante o trabalho são de suma importância para definir a sua satisfação com ele, pois é a partir da avaliação das experiências neste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baseado </w:t>
      </w:r>
      <w:r w:rsidR="00694BB1">
        <w:rPr>
          <w:rFonts w:ascii="Arial" w:hAnsi="Arial" w:cs="Arial"/>
          <w:sz w:val="24"/>
          <w:szCs w:val="24"/>
        </w:rPr>
        <w:t>n</w:t>
      </w:r>
      <w:r w:rsidRPr="006A3EDF">
        <w:rPr>
          <w:rFonts w:ascii="Arial" w:hAnsi="Arial" w:cs="Arial"/>
          <w:sz w:val="24"/>
          <w:szCs w:val="24"/>
        </w:rPr>
        <w:t>o estudo de Herzberg (1971) e encontr</w:t>
      </w:r>
      <w:r w:rsidR="00694BB1">
        <w:rPr>
          <w:rFonts w:ascii="Arial" w:hAnsi="Arial" w:cs="Arial"/>
          <w:sz w:val="24"/>
          <w:szCs w:val="24"/>
        </w:rPr>
        <w:t>ar</w:t>
      </w:r>
      <w:r w:rsidRPr="006A3EDF">
        <w:rPr>
          <w:rFonts w:ascii="Arial" w:hAnsi="Arial" w:cs="Arial"/>
          <w:sz w:val="24"/>
          <w:szCs w:val="24"/>
        </w:rPr>
        <w:t xml:space="preserve">am que a satisfação sofre influência das características individuais, como a idade, gênero e tempo de serviço e das caraterísticas do trabalho como o reconhecimento e o crescimento na carreira. </w:t>
      </w:r>
    </w:p>
    <w:p w14:paraId="4E37FBE3" w14:textId="5AADEE84" w:rsidR="00752A3B" w:rsidRPr="006A3EDF" w:rsidRDefault="006B6E9A" w:rsidP="005341E7">
      <w:pPr>
        <w:spacing w:line="360" w:lineRule="auto"/>
        <w:ind w:firstLine="360"/>
        <w:rPr>
          <w:rStyle w:val="tlid-translation"/>
          <w:rFonts w:ascii="Arial" w:hAnsi="Arial" w:cs="Arial"/>
          <w:sz w:val="24"/>
          <w:szCs w:val="24"/>
        </w:rPr>
      </w:pPr>
      <w:r w:rsidRPr="006A3EDF">
        <w:rPr>
          <w:rStyle w:val="tlid-translation"/>
          <w:rFonts w:ascii="Arial" w:hAnsi="Arial" w:cs="Arial"/>
          <w:sz w:val="24"/>
          <w:szCs w:val="24"/>
        </w:rPr>
        <w:t>Uma outra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694BB1" w:rsidRPr="006A3EDF">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752A3B" w:rsidRPr="006A3EDF">
        <w:rPr>
          <w:rStyle w:val="tlid-translation"/>
          <w:rFonts w:ascii="Arial" w:hAnsi="Arial" w:cs="Arial"/>
          <w:sz w:val="24"/>
          <w:szCs w:val="24"/>
        </w:rPr>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752A3B"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752A3B"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Pr="006A3EDF">
        <w:rPr>
          <w:rStyle w:val="tlid-translation"/>
          <w:rFonts w:ascii="Arial" w:hAnsi="Arial" w:cs="Arial"/>
          <w:sz w:val="24"/>
          <w:szCs w:val="24"/>
        </w:rPr>
        <w:t xml:space="preserve"> De fato, </w:t>
      </w:r>
      <w:r w:rsidR="0019776F" w:rsidRPr="006A3EDF">
        <w:rPr>
          <w:rStyle w:val="tlid-translation"/>
          <w:rFonts w:ascii="Arial" w:hAnsi="Arial" w:cs="Arial"/>
          <w:sz w:val="24"/>
          <w:szCs w:val="24"/>
        </w:rPr>
        <w:t xml:space="preserve">existem </w:t>
      </w:r>
      <w:r w:rsidR="003511D9" w:rsidRPr="006A3EDF">
        <w:rPr>
          <w:rStyle w:val="tlid-translation"/>
          <w:rFonts w:ascii="Arial" w:hAnsi="Arial" w:cs="Arial"/>
          <w:sz w:val="24"/>
          <w:szCs w:val="24"/>
        </w:rPr>
        <w:t>três</w:t>
      </w:r>
      <w:r w:rsidR="0019776F" w:rsidRPr="006A3EDF">
        <w:rPr>
          <w:rStyle w:val="tlid-translation"/>
          <w:rFonts w:ascii="Arial" w:hAnsi="Arial" w:cs="Arial"/>
          <w:sz w:val="24"/>
          <w:szCs w:val="24"/>
        </w:rPr>
        <w:t xml:space="preserve"> principais linhas </w:t>
      </w:r>
      <w:r w:rsidR="00D748EB" w:rsidRPr="006A3EDF">
        <w:rPr>
          <w:rStyle w:val="tlid-translation"/>
          <w:rFonts w:ascii="Arial" w:hAnsi="Arial" w:cs="Arial"/>
          <w:sz w:val="24"/>
          <w:szCs w:val="24"/>
        </w:rPr>
        <w:t xml:space="preserve">filosóficas quando se </w:t>
      </w:r>
      <w:r w:rsidR="00B970F2" w:rsidRPr="006A3EDF">
        <w:rPr>
          <w:rStyle w:val="tlid-translation"/>
          <w:rFonts w:ascii="Arial" w:hAnsi="Arial" w:cs="Arial"/>
          <w:sz w:val="24"/>
          <w:szCs w:val="24"/>
        </w:rPr>
        <w:t xml:space="preserve">a </w:t>
      </w:r>
      <w:r w:rsidR="00D748EB" w:rsidRPr="006A3EDF">
        <w:rPr>
          <w:rStyle w:val="tlid-translation"/>
          <w:rFonts w:ascii="Arial" w:hAnsi="Arial" w:cs="Arial"/>
          <w:sz w:val="24"/>
          <w:szCs w:val="24"/>
        </w:rPr>
        <w:t>investiga a sati</w:t>
      </w:r>
      <w:r w:rsidR="00B970F2" w:rsidRPr="006A3EDF">
        <w:rPr>
          <w:rStyle w:val="tlid-translation"/>
          <w:rFonts w:ascii="Arial" w:hAnsi="Arial" w:cs="Arial"/>
          <w:sz w:val="24"/>
          <w:szCs w:val="24"/>
        </w:rPr>
        <w:t>s</w:t>
      </w:r>
      <w:r w:rsidR="00D748EB" w:rsidRPr="006A3EDF">
        <w:rPr>
          <w:rStyle w:val="tlid-translation"/>
          <w:rFonts w:ascii="Arial" w:hAnsi="Arial" w:cs="Arial"/>
          <w:sz w:val="24"/>
          <w:szCs w:val="24"/>
        </w:rPr>
        <w:t>fação com o trabalho:</w:t>
      </w:r>
      <w:r w:rsidR="00F47D41" w:rsidRPr="006A3EDF">
        <w:rPr>
          <w:rStyle w:val="tlid-translation"/>
          <w:rFonts w:ascii="Arial" w:hAnsi="Arial" w:cs="Arial"/>
          <w:sz w:val="24"/>
          <w:szCs w:val="24"/>
        </w:rPr>
        <w:t xml:space="preserve"> </w:t>
      </w:r>
      <w:r w:rsidR="00B970F2" w:rsidRPr="006A3EDF">
        <w:rPr>
          <w:rStyle w:val="tlid-translation"/>
          <w:rFonts w:ascii="Arial" w:hAnsi="Arial" w:cs="Arial"/>
          <w:sz w:val="24"/>
          <w:szCs w:val="24"/>
        </w:rPr>
        <w:t>Situacional</w:t>
      </w:r>
      <w:r w:rsidR="00D5219A" w:rsidRPr="006A3EDF">
        <w:rPr>
          <w:rStyle w:val="tlid-translation"/>
          <w:rFonts w:ascii="Arial" w:hAnsi="Arial" w:cs="Arial"/>
          <w:sz w:val="24"/>
          <w:szCs w:val="24"/>
        </w:rPr>
        <w:t xml:space="preserve">, </w:t>
      </w:r>
      <w:proofErr w:type="spellStart"/>
      <w:r w:rsidR="00B970F2" w:rsidRPr="006A3EDF">
        <w:rPr>
          <w:rStyle w:val="tlid-translation"/>
          <w:rFonts w:ascii="Arial" w:hAnsi="Arial" w:cs="Arial"/>
          <w:sz w:val="24"/>
          <w:szCs w:val="24"/>
        </w:rPr>
        <w:t>disposicional</w:t>
      </w:r>
      <w:proofErr w:type="spellEnd"/>
      <w:r w:rsidR="00D5219A" w:rsidRPr="006A3EDF">
        <w:rPr>
          <w:rStyle w:val="tlid-translation"/>
          <w:rFonts w:ascii="Arial" w:hAnsi="Arial" w:cs="Arial"/>
          <w:sz w:val="24"/>
          <w:szCs w:val="24"/>
        </w:rPr>
        <w:t xml:space="preserve"> e o interacional </w:t>
      </w:r>
      <w:r w:rsidR="00D5219A" w:rsidRPr="006A3EDF">
        <w:rPr>
          <w:rStyle w:val="tlid-translation"/>
          <w:rFonts w:ascii="Arial" w:hAnsi="Arial" w:cs="Arial"/>
          <w:sz w:val="24"/>
          <w:szCs w:val="24"/>
        </w:rPr>
        <w:fldChar w:fldCharType="begin" w:fldLock="1"/>
      </w:r>
      <w:r w:rsidR="004063AA"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D5219A" w:rsidRPr="006A3EDF">
        <w:rPr>
          <w:rStyle w:val="tlid-translation"/>
          <w:rFonts w:ascii="Arial" w:hAnsi="Arial" w:cs="Arial"/>
          <w:sz w:val="24"/>
          <w:szCs w:val="24"/>
        </w:rPr>
        <w:fldChar w:fldCharType="separate"/>
      </w:r>
      <w:r w:rsidR="00D5219A" w:rsidRPr="006A3EDF">
        <w:rPr>
          <w:rStyle w:val="tlid-translation"/>
          <w:rFonts w:ascii="Arial" w:hAnsi="Arial" w:cs="Arial"/>
          <w:noProof/>
          <w:sz w:val="24"/>
          <w:szCs w:val="24"/>
        </w:rPr>
        <w:t>(FRAŇEK; VEČEŘA, 2008)</w:t>
      </w:r>
      <w:r w:rsidR="00D5219A" w:rsidRPr="006A3EDF">
        <w:rPr>
          <w:rStyle w:val="tlid-translation"/>
          <w:rFonts w:ascii="Arial" w:hAnsi="Arial" w:cs="Arial"/>
          <w:sz w:val="24"/>
          <w:szCs w:val="24"/>
        </w:rPr>
        <w:fldChar w:fldCharType="end"/>
      </w:r>
      <w:r w:rsidR="00B970F2" w:rsidRPr="006A3EDF">
        <w:rPr>
          <w:rStyle w:val="tlid-translation"/>
          <w:rFonts w:ascii="Arial" w:hAnsi="Arial" w:cs="Arial"/>
          <w:sz w:val="24"/>
          <w:szCs w:val="24"/>
        </w:rPr>
        <w:t>.</w:t>
      </w:r>
    </w:p>
    <w:p w14:paraId="5F781A74" w14:textId="1D9BCC54" w:rsidR="00946586" w:rsidRPr="006A3EDF" w:rsidRDefault="00F47D41" w:rsidP="00946586">
      <w:pPr>
        <w:spacing w:line="360" w:lineRule="auto"/>
        <w:ind w:firstLine="360"/>
        <w:rPr>
          <w:rFonts w:ascii="Arial" w:hAnsi="Arial" w:cs="Arial"/>
          <w:sz w:val="24"/>
          <w:szCs w:val="24"/>
        </w:rPr>
      </w:pPr>
      <w:r w:rsidRPr="006A3EDF">
        <w:rPr>
          <w:rFonts w:ascii="Arial" w:hAnsi="Arial" w:cs="Arial"/>
          <w:sz w:val="24"/>
          <w:szCs w:val="24"/>
        </w:rPr>
        <w:t xml:space="preserve">O modelo situacional </w:t>
      </w:r>
      <w:r w:rsidR="005F6699" w:rsidRPr="006A3EDF">
        <w:rPr>
          <w:rFonts w:ascii="Arial" w:hAnsi="Arial" w:cs="Arial"/>
          <w:sz w:val="24"/>
          <w:szCs w:val="24"/>
        </w:rPr>
        <w:t>afirma</w:t>
      </w:r>
      <w:r w:rsidRPr="006A3EDF">
        <w:rPr>
          <w:rFonts w:ascii="Arial" w:hAnsi="Arial" w:cs="Arial"/>
          <w:sz w:val="24"/>
          <w:szCs w:val="24"/>
        </w:rPr>
        <w:t xml:space="preserve"> que a satisfação </w:t>
      </w:r>
      <w:r w:rsidR="001063BE" w:rsidRPr="006A3EDF">
        <w:rPr>
          <w:rFonts w:ascii="Arial" w:hAnsi="Arial" w:cs="Arial"/>
          <w:sz w:val="24"/>
          <w:szCs w:val="24"/>
        </w:rPr>
        <w:t>com o</w:t>
      </w:r>
      <w:r w:rsidRPr="006A3EDF">
        <w:rPr>
          <w:rFonts w:ascii="Arial" w:hAnsi="Arial" w:cs="Arial"/>
          <w:sz w:val="24"/>
          <w:szCs w:val="24"/>
        </w:rPr>
        <w:t xml:space="preserve"> trabalho é </w:t>
      </w:r>
      <w:r w:rsidR="003A1280" w:rsidRPr="006A3EDF">
        <w:rPr>
          <w:rFonts w:ascii="Arial" w:hAnsi="Arial" w:cs="Arial"/>
          <w:sz w:val="24"/>
          <w:szCs w:val="24"/>
        </w:rPr>
        <w:t>proveniente</w:t>
      </w:r>
      <w:r w:rsidRPr="006A3EDF">
        <w:rPr>
          <w:rFonts w:ascii="Arial" w:hAnsi="Arial" w:cs="Arial"/>
          <w:sz w:val="24"/>
          <w:szCs w:val="24"/>
        </w:rPr>
        <w:t xml:space="preserve"> </w:t>
      </w:r>
      <w:r w:rsidR="00FF7CEE" w:rsidRPr="006A3EDF">
        <w:rPr>
          <w:rFonts w:ascii="Arial" w:hAnsi="Arial" w:cs="Arial"/>
          <w:sz w:val="24"/>
          <w:szCs w:val="24"/>
        </w:rPr>
        <w:t xml:space="preserve">do impacto </w:t>
      </w:r>
      <w:r w:rsidRPr="006A3EDF">
        <w:rPr>
          <w:rFonts w:ascii="Arial" w:hAnsi="Arial" w:cs="Arial"/>
          <w:sz w:val="24"/>
          <w:szCs w:val="24"/>
        </w:rPr>
        <w:t>das características</w:t>
      </w:r>
      <w:r w:rsidR="001063BE" w:rsidRPr="006A3EDF">
        <w:rPr>
          <w:rFonts w:ascii="Arial" w:hAnsi="Arial" w:cs="Arial"/>
          <w:sz w:val="24"/>
          <w:szCs w:val="24"/>
        </w:rPr>
        <w:t xml:space="preserve"> </w:t>
      </w:r>
      <w:r w:rsidRPr="006A3EDF">
        <w:rPr>
          <w:rFonts w:ascii="Arial" w:hAnsi="Arial" w:cs="Arial"/>
          <w:sz w:val="24"/>
          <w:szCs w:val="24"/>
        </w:rPr>
        <w:t>do trabalho</w:t>
      </w:r>
      <w:r w:rsidR="00FF7CEE" w:rsidRPr="006A3EDF">
        <w:rPr>
          <w:rFonts w:ascii="Arial" w:hAnsi="Arial" w:cs="Arial"/>
          <w:sz w:val="24"/>
          <w:szCs w:val="24"/>
        </w:rPr>
        <w:t xml:space="preserve"> no indivíduo</w:t>
      </w:r>
      <w:r w:rsidRPr="006A3EDF">
        <w:rPr>
          <w:rFonts w:ascii="Arial" w:hAnsi="Arial" w:cs="Arial"/>
          <w:sz w:val="24"/>
          <w:szCs w:val="24"/>
        </w:rPr>
        <w:t>.</w:t>
      </w:r>
      <w:r w:rsidR="001063BE" w:rsidRPr="006A3EDF">
        <w:rPr>
          <w:rFonts w:ascii="Arial" w:hAnsi="Arial" w:cs="Arial"/>
          <w:sz w:val="24"/>
          <w:szCs w:val="24"/>
        </w:rPr>
        <w:t xml:space="preserve"> Ou </w:t>
      </w:r>
      <w:r w:rsidR="003A1280" w:rsidRPr="006A3EDF">
        <w:rPr>
          <w:rFonts w:ascii="Arial" w:hAnsi="Arial" w:cs="Arial"/>
          <w:sz w:val="24"/>
          <w:szCs w:val="24"/>
        </w:rPr>
        <w:t>seja, esse</w:t>
      </w:r>
      <w:r w:rsidR="00FF7CEE" w:rsidRPr="006A3EDF">
        <w:rPr>
          <w:rFonts w:ascii="Arial" w:hAnsi="Arial" w:cs="Arial"/>
          <w:sz w:val="24"/>
          <w:szCs w:val="24"/>
        </w:rPr>
        <w:t xml:space="preserve"> modelo</w:t>
      </w:r>
      <w:r w:rsidRPr="006A3EDF">
        <w:rPr>
          <w:rFonts w:ascii="Arial" w:hAnsi="Arial" w:cs="Arial"/>
          <w:sz w:val="24"/>
          <w:szCs w:val="24"/>
        </w:rPr>
        <w:t xml:space="preserve"> baseia-se no pressuposto de que todas as pessoas têm necessidades semelhantes e, portanto, são satisfeitas pelas mesmas características do trabalho.</w:t>
      </w:r>
      <w:r w:rsidR="00215F14" w:rsidRPr="006A3EDF">
        <w:rPr>
          <w:rFonts w:ascii="Arial" w:hAnsi="Arial" w:cs="Arial"/>
          <w:sz w:val="24"/>
          <w:szCs w:val="24"/>
        </w:rPr>
        <w:t xml:space="preserve"> </w:t>
      </w:r>
    </w:p>
    <w:p w14:paraId="7585B370" w14:textId="4893C749" w:rsidR="00D315D9" w:rsidRPr="006A3EDF" w:rsidRDefault="005A5E40" w:rsidP="005341E7">
      <w:pPr>
        <w:spacing w:line="360" w:lineRule="auto"/>
        <w:ind w:firstLine="360"/>
        <w:rPr>
          <w:rFonts w:ascii="Arial" w:hAnsi="Arial" w:cs="Arial"/>
          <w:sz w:val="24"/>
          <w:szCs w:val="24"/>
        </w:rPr>
      </w:pPr>
      <w:r w:rsidRPr="006A3EDF">
        <w:rPr>
          <w:rFonts w:ascii="Arial" w:hAnsi="Arial" w:cs="Arial"/>
          <w:sz w:val="24"/>
          <w:szCs w:val="24"/>
        </w:rPr>
        <w:t>Outro modelo existente é o</w:t>
      </w:r>
      <w:r w:rsidR="00F47D41" w:rsidRPr="006A3EDF">
        <w:rPr>
          <w:rFonts w:ascii="Arial" w:hAnsi="Arial" w:cs="Arial"/>
          <w:sz w:val="24"/>
          <w:szCs w:val="24"/>
        </w:rPr>
        <w:t xml:space="preserve"> de satisfação no trabalho </w:t>
      </w:r>
      <w:proofErr w:type="spellStart"/>
      <w:r w:rsidR="00F47D41" w:rsidRPr="006A3EDF">
        <w:rPr>
          <w:rFonts w:ascii="Arial" w:hAnsi="Arial" w:cs="Arial"/>
          <w:sz w:val="24"/>
          <w:szCs w:val="24"/>
        </w:rPr>
        <w:t>disposicional</w:t>
      </w:r>
      <w:proofErr w:type="spellEnd"/>
      <w:r w:rsidRPr="006A3EDF">
        <w:rPr>
          <w:rFonts w:ascii="Arial" w:hAnsi="Arial" w:cs="Arial"/>
          <w:sz w:val="24"/>
          <w:szCs w:val="24"/>
        </w:rPr>
        <w:t>. Es</w:t>
      </w:r>
      <w:r w:rsidR="00694BB1">
        <w:rPr>
          <w:rFonts w:ascii="Arial" w:hAnsi="Arial" w:cs="Arial"/>
          <w:sz w:val="24"/>
          <w:szCs w:val="24"/>
        </w:rPr>
        <w:t>s</w:t>
      </w:r>
      <w:r w:rsidRPr="006A3EDF">
        <w:rPr>
          <w:rFonts w:ascii="Arial" w:hAnsi="Arial" w:cs="Arial"/>
          <w:sz w:val="24"/>
          <w:szCs w:val="24"/>
        </w:rPr>
        <w:t xml:space="preserve">e </w:t>
      </w:r>
      <w:r w:rsidR="00694473" w:rsidRPr="006A3EDF">
        <w:rPr>
          <w:rFonts w:ascii="Arial" w:hAnsi="Arial" w:cs="Arial"/>
          <w:sz w:val="24"/>
          <w:szCs w:val="24"/>
        </w:rPr>
        <w:t>modelo afirma</w:t>
      </w:r>
      <w:r w:rsidR="00F47D41" w:rsidRPr="006A3EDF">
        <w:rPr>
          <w:rFonts w:ascii="Arial" w:hAnsi="Arial" w:cs="Arial"/>
          <w:sz w:val="24"/>
          <w:szCs w:val="24"/>
        </w:rPr>
        <w:t xml:space="preserve"> que certas características relativamente estáveis ​​de uma pessoa influenciam a satisfação </w:t>
      </w:r>
      <w:r w:rsidR="00694473" w:rsidRPr="006A3EDF">
        <w:rPr>
          <w:rFonts w:ascii="Arial" w:hAnsi="Arial" w:cs="Arial"/>
          <w:sz w:val="24"/>
          <w:szCs w:val="24"/>
        </w:rPr>
        <w:t>com</w:t>
      </w:r>
      <w:r w:rsidR="00F47D41" w:rsidRPr="006A3EDF">
        <w:rPr>
          <w:rFonts w:ascii="Arial" w:hAnsi="Arial" w:cs="Arial"/>
          <w:sz w:val="24"/>
          <w:szCs w:val="24"/>
        </w:rPr>
        <w:t xml:space="preserve"> trabalho independentemente das características e da situação no trabalho </w:t>
      </w:r>
      <w:r w:rsidR="004063AA" w:rsidRPr="006A3EDF">
        <w:rPr>
          <w:rFonts w:ascii="Arial" w:hAnsi="Arial" w:cs="Arial"/>
          <w:sz w:val="24"/>
          <w:szCs w:val="24"/>
        </w:rPr>
        <w:fldChar w:fldCharType="begin" w:fldLock="1"/>
      </w:r>
      <w:r w:rsidR="007A4ECD"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4063AA" w:rsidRPr="006A3EDF">
        <w:rPr>
          <w:rFonts w:ascii="Arial" w:hAnsi="Arial" w:cs="Arial"/>
          <w:sz w:val="24"/>
          <w:szCs w:val="24"/>
        </w:rPr>
        <w:fldChar w:fldCharType="separate"/>
      </w:r>
      <w:r w:rsidR="004063AA" w:rsidRPr="006A3EDF">
        <w:rPr>
          <w:rFonts w:ascii="Arial" w:hAnsi="Arial" w:cs="Arial"/>
          <w:noProof/>
          <w:sz w:val="24"/>
          <w:szCs w:val="24"/>
        </w:rPr>
        <w:t>(JUDGE; HELLER; MOUNT, 2002)</w:t>
      </w:r>
      <w:r w:rsidR="004063AA" w:rsidRPr="006A3EDF">
        <w:rPr>
          <w:rFonts w:ascii="Arial" w:hAnsi="Arial" w:cs="Arial"/>
          <w:sz w:val="24"/>
          <w:szCs w:val="24"/>
        </w:rPr>
        <w:fldChar w:fldCharType="end"/>
      </w:r>
      <w:r w:rsidR="00F47D41" w:rsidRPr="006A3EDF">
        <w:rPr>
          <w:rFonts w:ascii="Arial" w:hAnsi="Arial" w:cs="Arial"/>
          <w:sz w:val="24"/>
          <w:szCs w:val="24"/>
        </w:rPr>
        <w:t>.</w:t>
      </w:r>
      <w:r w:rsidR="00C2577B" w:rsidRPr="006A3EDF">
        <w:rPr>
          <w:rFonts w:ascii="Arial" w:hAnsi="Arial" w:cs="Arial"/>
          <w:sz w:val="24"/>
          <w:szCs w:val="24"/>
        </w:rPr>
        <w:t xml:space="preserve"> Essa abordagem </w:t>
      </w:r>
      <w:r w:rsidR="004063AA" w:rsidRPr="006A3EDF">
        <w:rPr>
          <w:rFonts w:ascii="Arial" w:hAnsi="Arial" w:cs="Arial"/>
          <w:sz w:val="24"/>
          <w:szCs w:val="24"/>
        </w:rPr>
        <w:t>também tem</w:t>
      </w:r>
      <w:r w:rsidR="00F47D41" w:rsidRPr="006A3EDF">
        <w:rPr>
          <w:rFonts w:ascii="Arial" w:hAnsi="Arial" w:cs="Arial"/>
          <w:sz w:val="24"/>
          <w:szCs w:val="24"/>
        </w:rPr>
        <w:t xml:space="preserve"> um papel importante</w:t>
      </w:r>
      <w:r w:rsidR="00C2577B" w:rsidRPr="006A3EDF">
        <w:rPr>
          <w:rFonts w:ascii="Arial" w:hAnsi="Arial" w:cs="Arial"/>
          <w:sz w:val="24"/>
          <w:szCs w:val="24"/>
        </w:rPr>
        <w:t xml:space="preserve">, </w:t>
      </w:r>
      <w:r w:rsidR="00965675" w:rsidRPr="006A3EDF">
        <w:rPr>
          <w:rFonts w:ascii="Arial" w:hAnsi="Arial" w:cs="Arial"/>
          <w:sz w:val="24"/>
          <w:szCs w:val="24"/>
        </w:rPr>
        <w:t>pois ao</w:t>
      </w:r>
      <w:r w:rsidR="00F47D41" w:rsidRPr="006A3EDF">
        <w:rPr>
          <w:rFonts w:ascii="Arial" w:hAnsi="Arial" w:cs="Arial"/>
          <w:sz w:val="24"/>
          <w:szCs w:val="24"/>
        </w:rPr>
        <w:t xml:space="preserve"> redirecionar a atenção no comportamento organizacional para os fatores pessoais, além de fatores situacionais, como determinantes das atitudes e comportamentos profissionais. </w:t>
      </w:r>
    </w:p>
    <w:p w14:paraId="42EA8E61" w14:textId="68CC9121" w:rsidR="002A409C" w:rsidRDefault="00145E64" w:rsidP="005341E7">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sidR="00980334">
        <w:rPr>
          <w:rFonts w:ascii="Arial" w:hAnsi="Arial" w:cs="Arial"/>
          <w:sz w:val="24"/>
          <w:szCs w:val="24"/>
        </w:rPr>
        <w:t>com</w:t>
      </w:r>
      <w:r w:rsidRPr="006A3EDF">
        <w:rPr>
          <w:rFonts w:ascii="Arial" w:hAnsi="Arial" w:cs="Arial"/>
          <w:sz w:val="24"/>
          <w:szCs w:val="24"/>
        </w:rPr>
        <w:t xml:space="preserve"> trabalho </w:t>
      </w:r>
      <w:r w:rsidR="00694BB1">
        <w:rPr>
          <w:rFonts w:ascii="Arial" w:hAnsi="Arial" w:cs="Arial"/>
          <w:sz w:val="24"/>
          <w:szCs w:val="24"/>
        </w:rPr>
        <w:t>pressupões</w:t>
      </w:r>
      <w:r w:rsidR="00694BB1" w:rsidRPr="006A3EDF">
        <w:rPr>
          <w:rFonts w:ascii="Arial" w:hAnsi="Arial" w:cs="Arial"/>
          <w:sz w:val="24"/>
          <w:szCs w:val="24"/>
        </w:rPr>
        <w:t xml:space="preserve"> </w:t>
      </w:r>
      <w:r w:rsidR="00694BB1">
        <w:rPr>
          <w:rFonts w:ascii="Arial" w:hAnsi="Arial" w:cs="Arial"/>
          <w:sz w:val="24"/>
          <w:szCs w:val="24"/>
        </w:rPr>
        <w:t>a</w:t>
      </w:r>
      <w:r w:rsidR="00694BB1" w:rsidRPr="006A3EDF">
        <w:rPr>
          <w:rFonts w:ascii="Arial" w:hAnsi="Arial" w:cs="Arial"/>
          <w:sz w:val="24"/>
          <w:szCs w:val="24"/>
        </w:rPr>
        <w:t xml:space="preserve"> </w:t>
      </w:r>
      <w:r w:rsidR="00694BB1">
        <w:rPr>
          <w:rFonts w:ascii="Arial" w:hAnsi="Arial" w:cs="Arial"/>
          <w:sz w:val="24"/>
          <w:szCs w:val="24"/>
        </w:rPr>
        <w:t>existência de</w:t>
      </w:r>
      <w:r w:rsidR="00694BB1" w:rsidRPr="006A3EDF">
        <w:rPr>
          <w:rFonts w:ascii="Arial" w:hAnsi="Arial" w:cs="Arial"/>
          <w:sz w:val="24"/>
          <w:szCs w:val="24"/>
        </w:rPr>
        <w:t xml:space="preserve"> </w:t>
      </w:r>
      <w:r w:rsidR="003163B7" w:rsidRPr="006A3EDF">
        <w:rPr>
          <w:rFonts w:ascii="Arial" w:hAnsi="Arial" w:cs="Arial"/>
          <w:sz w:val="24"/>
          <w:szCs w:val="24"/>
        </w:rPr>
        <w:t>um</w:t>
      </w:r>
      <w:r w:rsidRPr="006A3EDF">
        <w:rPr>
          <w:rFonts w:ascii="Arial" w:hAnsi="Arial" w:cs="Arial"/>
          <w:sz w:val="24"/>
          <w:szCs w:val="24"/>
        </w:rPr>
        <w:t xml:space="preserve"> ajuste entre a pessoa e o ambiente</w:t>
      </w:r>
      <w:r w:rsidR="003163B7" w:rsidRPr="006A3EDF">
        <w:rPr>
          <w:rFonts w:ascii="Arial" w:hAnsi="Arial" w:cs="Arial"/>
          <w:sz w:val="24"/>
          <w:szCs w:val="24"/>
        </w:rPr>
        <w:t xml:space="preserve"> que ela se encontra, influenciando assim</w:t>
      </w:r>
      <w:r w:rsidRPr="006A3EDF">
        <w:rPr>
          <w:rFonts w:ascii="Arial" w:hAnsi="Arial" w:cs="Arial"/>
          <w:sz w:val="24"/>
          <w:szCs w:val="24"/>
        </w:rPr>
        <w:t xml:space="preserve"> a satisfação </w:t>
      </w:r>
      <w:r w:rsidR="00677BD0">
        <w:rPr>
          <w:rFonts w:ascii="Arial" w:hAnsi="Arial" w:cs="Arial"/>
          <w:sz w:val="24"/>
          <w:szCs w:val="24"/>
        </w:rPr>
        <w:t>com</w:t>
      </w:r>
      <w:r w:rsidRPr="006A3EDF">
        <w:rPr>
          <w:rFonts w:ascii="Arial" w:hAnsi="Arial" w:cs="Arial"/>
          <w:sz w:val="24"/>
          <w:szCs w:val="24"/>
        </w:rPr>
        <w:t xml:space="preserve"> trabalho</w:t>
      </w:r>
      <w:r w:rsidR="006A5DFD" w:rsidRPr="006A3EDF">
        <w:rPr>
          <w:rFonts w:ascii="Arial" w:hAnsi="Arial" w:cs="Arial"/>
          <w:sz w:val="24"/>
          <w:szCs w:val="24"/>
        </w:rPr>
        <w:t xml:space="preserve">. </w:t>
      </w:r>
      <w:r w:rsidR="003163B7" w:rsidRPr="006A3EDF">
        <w:rPr>
          <w:rFonts w:ascii="Arial" w:hAnsi="Arial" w:cs="Arial"/>
          <w:sz w:val="24"/>
          <w:szCs w:val="24"/>
        </w:rPr>
        <w:t>Um do</w:t>
      </w:r>
      <w:r w:rsidR="002963DE">
        <w:rPr>
          <w:rFonts w:ascii="Arial" w:hAnsi="Arial" w:cs="Arial"/>
          <w:sz w:val="24"/>
          <w:szCs w:val="24"/>
        </w:rPr>
        <w:t>s</w:t>
      </w:r>
      <w:r w:rsidR="003163B7" w:rsidRPr="006A3EDF">
        <w:rPr>
          <w:rFonts w:ascii="Arial" w:hAnsi="Arial" w:cs="Arial"/>
          <w:sz w:val="24"/>
          <w:szCs w:val="24"/>
        </w:rPr>
        <w:t xml:space="preserve"> trabalhos nesta linha é o de </w:t>
      </w:r>
      <w:r w:rsidR="007A4ECD" w:rsidRPr="006A3EDF">
        <w:rPr>
          <w:rFonts w:ascii="Arial" w:hAnsi="Arial" w:cs="Arial"/>
          <w:sz w:val="24"/>
          <w:szCs w:val="24"/>
        </w:rPr>
        <w:fldChar w:fldCharType="begin" w:fldLock="1"/>
      </w:r>
      <w:r w:rsidR="00D80055"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7A4ECD" w:rsidRPr="006A3EDF">
        <w:rPr>
          <w:rFonts w:ascii="Arial" w:hAnsi="Arial" w:cs="Arial"/>
          <w:sz w:val="24"/>
          <w:szCs w:val="24"/>
        </w:rPr>
        <w:fldChar w:fldCharType="separate"/>
      </w:r>
      <w:r w:rsidR="007A4ECD" w:rsidRPr="006A3EDF">
        <w:rPr>
          <w:rFonts w:ascii="Arial" w:hAnsi="Arial" w:cs="Arial"/>
          <w:noProof/>
          <w:sz w:val="24"/>
          <w:szCs w:val="24"/>
        </w:rPr>
        <w:t>Gerhart (2005)</w:t>
      </w:r>
      <w:r w:rsidR="007A4ECD" w:rsidRPr="006A3EDF">
        <w:rPr>
          <w:rFonts w:ascii="Arial" w:hAnsi="Arial" w:cs="Arial"/>
          <w:sz w:val="24"/>
          <w:szCs w:val="24"/>
        </w:rPr>
        <w:fldChar w:fldCharType="end"/>
      </w:r>
      <w:r w:rsidR="003163B7" w:rsidRPr="006A3EDF">
        <w:rPr>
          <w:rFonts w:ascii="Arial" w:hAnsi="Arial" w:cs="Arial"/>
          <w:sz w:val="24"/>
          <w:szCs w:val="24"/>
        </w:rPr>
        <w:t>, que afir</w:t>
      </w:r>
      <w:r w:rsidR="00CE3E4B" w:rsidRPr="006A3EDF">
        <w:rPr>
          <w:rFonts w:ascii="Arial" w:hAnsi="Arial" w:cs="Arial"/>
          <w:sz w:val="24"/>
          <w:szCs w:val="24"/>
        </w:rPr>
        <w:t xml:space="preserve">ma que </w:t>
      </w:r>
      <w:r w:rsidR="00AB1026" w:rsidRPr="006A3EDF">
        <w:rPr>
          <w:rFonts w:ascii="Arial" w:hAnsi="Arial" w:cs="Arial"/>
          <w:sz w:val="24"/>
          <w:szCs w:val="24"/>
        </w:rPr>
        <w:t>a</w:t>
      </w:r>
      <w:r w:rsidR="00CE3E4B" w:rsidRPr="006A3EDF">
        <w:rPr>
          <w:rFonts w:ascii="Arial" w:hAnsi="Arial" w:cs="Arial"/>
          <w:sz w:val="24"/>
          <w:szCs w:val="24"/>
        </w:rPr>
        <w:t xml:space="preserve">s </w:t>
      </w:r>
      <w:r w:rsidRPr="006A3EDF">
        <w:rPr>
          <w:rFonts w:ascii="Arial" w:hAnsi="Arial" w:cs="Arial"/>
          <w:sz w:val="24"/>
          <w:szCs w:val="24"/>
        </w:rPr>
        <w:t>disposições</w:t>
      </w:r>
      <w:r w:rsidR="002A409C" w:rsidRPr="006A3EDF">
        <w:rPr>
          <w:rFonts w:ascii="Arial" w:hAnsi="Arial" w:cs="Arial"/>
          <w:sz w:val="24"/>
          <w:szCs w:val="24"/>
        </w:rPr>
        <w:t xml:space="preserve"> dos </w:t>
      </w:r>
      <w:r w:rsidR="006A5DFD" w:rsidRPr="006A3EDF">
        <w:rPr>
          <w:rFonts w:ascii="Arial" w:hAnsi="Arial" w:cs="Arial"/>
          <w:sz w:val="24"/>
          <w:szCs w:val="24"/>
        </w:rPr>
        <w:t>indivíduos</w:t>
      </w:r>
      <w:r w:rsidRPr="006A3EDF">
        <w:rPr>
          <w:rFonts w:ascii="Arial" w:hAnsi="Arial" w:cs="Arial"/>
          <w:sz w:val="24"/>
          <w:szCs w:val="24"/>
        </w:rPr>
        <w:t xml:space="preserve"> não restringem os efeitos de situações e que ambos</w:t>
      </w:r>
      <w:r w:rsidR="002A409C" w:rsidRPr="006A3EDF">
        <w:rPr>
          <w:rFonts w:ascii="Arial" w:hAnsi="Arial" w:cs="Arial"/>
          <w:sz w:val="24"/>
          <w:szCs w:val="24"/>
        </w:rPr>
        <w:t xml:space="preserve"> </w:t>
      </w:r>
      <w:r w:rsidRPr="006A3EDF">
        <w:rPr>
          <w:rFonts w:ascii="Arial" w:hAnsi="Arial" w:cs="Arial"/>
          <w:sz w:val="24"/>
          <w:szCs w:val="24"/>
        </w:rPr>
        <w:t>pode ter influências importantes</w:t>
      </w:r>
      <w:r w:rsidR="002A409C" w:rsidRPr="006A3EDF">
        <w:rPr>
          <w:rFonts w:ascii="Arial" w:hAnsi="Arial" w:cs="Arial"/>
          <w:sz w:val="24"/>
          <w:szCs w:val="24"/>
        </w:rPr>
        <w:t xml:space="preserve"> na satisfação, ressaltando assim</w:t>
      </w:r>
      <w:r w:rsidRPr="006A3EDF">
        <w:rPr>
          <w:rFonts w:ascii="Arial" w:hAnsi="Arial" w:cs="Arial"/>
          <w:sz w:val="24"/>
          <w:szCs w:val="24"/>
        </w:rPr>
        <w:t xml:space="preserve"> que algumas situações produzirão maior satisfação do que</w:t>
      </w:r>
      <w:r w:rsidR="002A409C" w:rsidRPr="006A3EDF">
        <w:rPr>
          <w:rFonts w:ascii="Arial" w:hAnsi="Arial" w:cs="Arial"/>
          <w:sz w:val="24"/>
          <w:szCs w:val="24"/>
        </w:rPr>
        <w:t xml:space="preserve"> </w:t>
      </w:r>
      <w:r w:rsidRPr="006A3EDF">
        <w:rPr>
          <w:rFonts w:ascii="Arial" w:hAnsi="Arial" w:cs="Arial"/>
          <w:sz w:val="24"/>
          <w:szCs w:val="24"/>
        </w:rPr>
        <w:t>outr</w:t>
      </w:r>
      <w:r w:rsidR="002A409C" w:rsidRPr="006A3EDF">
        <w:rPr>
          <w:rFonts w:ascii="Arial" w:hAnsi="Arial" w:cs="Arial"/>
          <w:sz w:val="24"/>
          <w:szCs w:val="24"/>
        </w:rPr>
        <w:t>a</w:t>
      </w:r>
      <w:r w:rsidRPr="006A3EDF">
        <w:rPr>
          <w:rFonts w:ascii="Arial" w:hAnsi="Arial" w:cs="Arial"/>
          <w:sz w:val="24"/>
          <w:szCs w:val="24"/>
        </w:rPr>
        <w:t xml:space="preserve">s, embora </w:t>
      </w:r>
      <w:r w:rsidR="00694BB1">
        <w:rPr>
          <w:rFonts w:ascii="Arial" w:hAnsi="Arial" w:cs="Arial"/>
          <w:sz w:val="24"/>
          <w:szCs w:val="24"/>
        </w:rPr>
        <w:t>os</w:t>
      </w:r>
      <w:r w:rsidR="00694BB1" w:rsidRPr="006A3EDF">
        <w:rPr>
          <w:rFonts w:ascii="Arial" w:hAnsi="Arial" w:cs="Arial"/>
          <w:sz w:val="24"/>
          <w:szCs w:val="24"/>
        </w:rPr>
        <w:t xml:space="preserve"> </w:t>
      </w:r>
      <w:r w:rsidRPr="006A3EDF">
        <w:rPr>
          <w:rFonts w:ascii="Arial" w:hAnsi="Arial" w:cs="Arial"/>
          <w:sz w:val="24"/>
          <w:szCs w:val="24"/>
        </w:rPr>
        <w:t>indivíduos em cada situação possam diferir</w:t>
      </w:r>
      <w:r w:rsidR="001351F9" w:rsidRPr="006A3EDF">
        <w:rPr>
          <w:rFonts w:ascii="Arial" w:hAnsi="Arial" w:cs="Arial"/>
          <w:sz w:val="24"/>
          <w:szCs w:val="24"/>
        </w:rPr>
        <w:t>em</w:t>
      </w:r>
      <w:r w:rsidRPr="006A3EDF">
        <w:rPr>
          <w:rFonts w:ascii="Arial" w:hAnsi="Arial" w:cs="Arial"/>
          <w:sz w:val="24"/>
          <w:szCs w:val="24"/>
        </w:rPr>
        <w:t xml:space="preserve"> um do outro</w:t>
      </w:r>
      <w:r w:rsidR="002A409C" w:rsidRPr="006A3EDF">
        <w:rPr>
          <w:rFonts w:ascii="Arial" w:hAnsi="Arial" w:cs="Arial"/>
          <w:sz w:val="24"/>
          <w:szCs w:val="24"/>
        </w:rPr>
        <w:t>.</w:t>
      </w:r>
    </w:p>
    <w:p w14:paraId="124D522C" w14:textId="5519A1F3" w:rsidR="00BC3C05" w:rsidRPr="006A3EDF" w:rsidRDefault="00BC3C05" w:rsidP="005341E7">
      <w:pPr>
        <w:spacing w:line="360" w:lineRule="auto"/>
        <w:ind w:firstLine="360"/>
        <w:rPr>
          <w:rFonts w:ascii="Arial" w:hAnsi="Arial" w:cs="Arial"/>
          <w:sz w:val="24"/>
          <w:szCs w:val="24"/>
        </w:rPr>
      </w:pPr>
      <w:r>
        <w:rPr>
          <w:rFonts w:ascii="Arial" w:hAnsi="Arial" w:cs="Arial"/>
          <w:sz w:val="24"/>
          <w:szCs w:val="24"/>
        </w:rPr>
        <w:lastRenderedPageBreak/>
        <w:t>Esta tese utiliza o modelo interacional de satisfação.</w:t>
      </w:r>
      <w:r w:rsidR="00A17D91">
        <w:rPr>
          <w:rFonts w:ascii="Arial" w:hAnsi="Arial" w:cs="Arial"/>
          <w:sz w:val="24"/>
          <w:szCs w:val="24"/>
        </w:rPr>
        <w:t xml:space="preserve"> Isso ocorre porque n</w:t>
      </w:r>
      <w:r w:rsidR="00D04D03">
        <w:rPr>
          <w:rFonts w:ascii="Arial" w:hAnsi="Arial" w:cs="Arial"/>
          <w:sz w:val="24"/>
          <w:szCs w:val="24"/>
        </w:rPr>
        <w:t>o modelo conceitual investigado n</w:t>
      </w:r>
      <w:r w:rsidR="00A17D91">
        <w:rPr>
          <w:rFonts w:ascii="Arial" w:hAnsi="Arial" w:cs="Arial"/>
          <w:sz w:val="24"/>
          <w:szCs w:val="24"/>
        </w:rPr>
        <w:t xml:space="preserve">este trabalho existe uma </w:t>
      </w:r>
      <w:r w:rsidR="00031C3C">
        <w:rPr>
          <w:rFonts w:ascii="Arial" w:hAnsi="Arial" w:cs="Arial"/>
          <w:sz w:val="24"/>
          <w:szCs w:val="24"/>
        </w:rPr>
        <w:t>necessidade</w:t>
      </w:r>
      <w:r w:rsidR="00A17D91">
        <w:rPr>
          <w:rFonts w:ascii="Arial" w:hAnsi="Arial" w:cs="Arial"/>
          <w:sz w:val="24"/>
          <w:szCs w:val="24"/>
        </w:rPr>
        <w:t xml:space="preserve"> d</w:t>
      </w:r>
      <w:r w:rsidR="008638DE">
        <w:rPr>
          <w:rFonts w:ascii="Arial" w:hAnsi="Arial" w:cs="Arial"/>
          <w:sz w:val="24"/>
          <w:szCs w:val="24"/>
        </w:rPr>
        <w:t>a adaptação</w:t>
      </w:r>
      <w:r w:rsidR="00A17D91">
        <w:rPr>
          <w:rFonts w:ascii="Arial" w:hAnsi="Arial" w:cs="Arial"/>
          <w:sz w:val="24"/>
          <w:szCs w:val="24"/>
        </w:rPr>
        <w:t xml:space="preserve"> entre </w:t>
      </w:r>
      <w:r w:rsidR="00AB791A">
        <w:rPr>
          <w:rFonts w:ascii="Arial" w:hAnsi="Arial" w:cs="Arial"/>
          <w:sz w:val="24"/>
          <w:szCs w:val="24"/>
        </w:rPr>
        <w:t xml:space="preserve">as características das pessoas (o que ela é) com o que as características do ambiente (o que </w:t>
      </w:r>
      <w:r w:rsidR="008638DE">
        <w:rPr>
          <w:rFonts w:ascii="Arial" w:hAnsi="Arial" w:cs="Arial"/>
          <w:sz w:val="24"/>
          <w:szCs w:val="24"/>
        </w:rPr>
        <w:t>é requerido por ele)</w:t>
      </w:r>
      <w:r w:rsidR="00686B1C">
        <w:rPr>
          <w:rFonts w:ascii="Arial" w:hAnsi="Arial" w:cs="Arial"/>
          <w:sz w:val="24"/>
          <w:szCs w:val="24"/>
        </w:rPr>
        <w:t>,</w:t>
      </w:r>
      <w:r w:rsidR="00AB791A">
        <w:rPr>
          <w:rFonts w:ascii="Arial" w:hAnsi="Arial" w:cs="Arial"/>
          <w:sz w:val="24"/>
          <w:szCs w:val="24"/>
        </w:rPr>
        <w:t xml:space="preserve"> </w:t>
      </w:r>
      <w:r w:rsidR="002D68A8">
        <w:rPr>
          <w:rFonts w:ascii="Arial" w:hAnsi="Arial" w:cs="Arial"/>
          <w:sz w:val="24"/>
          <w:szCs w:val="24"/>
        </w:rPr>
        <w:t>promovendo assim a percepção de</w:t>
      </w:r>
      <w:r w:rsidR="007536BC">
        <w:rPr>
          <w:rFonts w:ascii="Arial" w:hAnsi="Arial" w:cs="Arial"/>
          <w:sz w:val="24"/>
          <w:szCs w:val="24"/>
        </w:rPr>
        <w:t xml:space="preserve"> satisfação. Ou seja, </w:t>
      </w:r>
      <w:r w:rsidR="00031C3C">
        <w:rPr>
          <w:rFonts w:ascii="Arial" w:hAnsi="Arial" w:cs="Arial"/>
          <w:sz w:val="24"/>
          <w:szCs w:val="24"/>
        </w:rPr>
        <w:t xml:space="preserve">acreditamos que </w:t>
      </w:r>
      <w:r w:rsidR="007536BC">
        <w:rPr>
          <w:rFonts w:ascii="Arial" w:hAnsi="Arial" w:cs="Arial"/>
          <w:sz w:val="24"/>
          <w:szCs w:val="24"/>
        </w:rPr>
        <w:t>para conviver com um ambiente em que exige demandas</w:t>
      </w:r>
      <w:r w:rsidR="002963DE">
        <w:rPr>
          <w:rFonts w:ascii="Arial" w:hAnsi="Arial" w:cs="Arial"/>
          <w:sz w:val="24"/>
          <w:szCs w:val="24"/>
        </w:rPr>
        <w:t xml:space="preserve"> como o da Engenharia de Software</w:t>
      </w:r>
      <w:r w:rsidR="007536BC">
        <w:rPr>
          <w:rFonts w:ascii="Arial" w:hAnsi="Arial" w:cs="Arial"/>
          <w:sz w:val="24"/>
          <w:szCs w:val="24"/>
        </w:rPr>
        <w:t xml:space="preserve">, o </w:t>
      </w:r>
      <w:r w:rsidR="00807D88">
        <w:rPr>
          <w:rFonts w:ascii="Arial" w:hAnsi="Arial" w:cs="Arial"/>
          <w:sz w:val="24"/>
          <w:szCs w:val="24"/>
        </w:rPr>
        <w:t>indivíduo</w:t>
      </w:r>
      <w:r w:rsidR="007536BC">
        <w:rPr>
          <w:rFonts w:ascii="Arial" w:hAnsi="Arial" w:cs="Arial"/>
          <w:sz w:val="24"/>
          <w:szCs w:val="24"/>
        </w:rPr>
        <w:t xml:space="preserve"> te</w:t>
      </w:r>
      <w:r w:rsidR="00494E9D">
        <w:rPr>
          <w:rFonts w:ascii="Arial" w:hAnsi="Arial" w:cs="Arial"/>
          <w:sz w:val="24"/>
          <w:szCs w:val="24"/>
        </w:rPr>
        <w:t>m</w:t>
      </w:r>
      <w:r w:rsidR="00807D88">
        <w:rPr>
          <w:rFonts w:ascii="Arial" w:hAnsi="Arial" w:cs="Arial"/>
          <w:sz w:val="24"/>
          <w:szCs w:val="24"/>
        </w:rPr>
        <w:t xml:space="preserve"> suas características requisitada. Quando as características que o ambiente demanda</w:t>
      </w:r>
      <w:r w:rsidR="00033BE3">
        <w:rPr>
          <w:rFonts w:ascii="Arial" w:hAnsi="Arial" w:cs="Arial"/>
          <w:sz w:val="24"/>
          <w:szCs w:val="24"/>
        </w:rPr>
        <w:t xml:space="preserve"> estão </w:t>
      </w:r>
      <w:r w:rsidR="00031C3C">
        <w:rPr>
          <w:rFonts w:ascii="Arial" w:hAnsi="Arial" w:cs="Arial"/>
          <w:sz w:val="24"/>
          <w:szCs w:val="24"/>
        </w:rPr>
        <w:t xml:space="preserve">alinhadas com as características pessoais, o </w:t>
      </w:r>
      <w:r w:rsidR="00DA44BB">
        <w:rPr>
          <w:rFonts w:ascii="Arial" w:hAnsi="Arial" w:cs="Arial"/>
          <w:sz w:val="24"/>
          <w:szCs w:val="24"/>
        </w:rPr>
        <w:t>indivíduo</w:t>
      </w:r>
      <w:r w:rsidR="00F13BC6">
        <w:rPr>
          <w:rFonts w:ascii="Arial" w:hAnsi="Arial" w:cs="Arial"/>
          <w:sz w:val="24"/>
          <w:szCs w:val="24"/>
        </w:rPr>
        <w:t xml:space="preserve"> tem sua satisfação</w:t>
      </w:r>
      <w:r w:rsidR="004B476A">
        <w:rPr>
          <w:rFonts w:ascii="Arial" w:hAnsi="Arial" w:cs="Arial"/>
          <w:sz w:val="24"/>
          <w:szCs w:val="24"/>
        </w:rPr>
        <w:t xml:space="preserve"> mais</w:t>
      </w:r>
      <w:r w:rsidR="00F13BC6">
        <w:rPr>
          <w:rFonts w:ascii="Arial" w:hAnsi="Arial" w:cs="Arial"/>
          <w:sz w:val="24"/>
          <w:szCs w:val="24"/>
        </w:rPr>
        <w:t xml:space="preserve"> influenciada positivamente. Quando isso não ocorre, </w:t>
      </w:r>
      <w:r w:rsidR="004B476A">
        <w:rPr>
          <w:rFonts w:ascii="Arial" w:hAnsi="Arial" w:cs="Arial"/>
          <w:sz w:val="24"/>
          <w:szCs w:val="24"/>
        </w:rPr>
        <w:t xml:space="preserve">sua satisfação é mais influenciada de maneira negativa. </w:t>
      </w:r>
      <w:r w:rsidR="00686B1C">
        <w:rPr>
          <w:rFonts w:ascii="Arial" w:hAnsi="Arial" w:cs="Arial"/>
          <w:sz w:val="24"/>
          <w:szCs w:val="24"/>
        </w:rPr>
        <w:t xml:space="preserve">Com </w:t>
      </w:r>
      <w:r w:rsidR="00327067">
        <w:rPr>
          <w:rFonts w:ascii="Arial" w:hAnsi="Arial" w:cs="Arial"/>
          <w:sz w:val="24"/>
          <w:szCs w:val="24"/>
        </w:rPr>
        <w:t>isso</w:t>
      </w:r>
      <w:r w:rsidR="00F3542A">
        <w:rPr>
          <w:rFonts w:ascii="Arial" w:hAnsi="Arial" w:cs="Arial"/>
          <w:sz w:val="24"/>
          <w:szCs w:val="24"/>
        </w:rPr>
        <w:t>,</w:t>
      </w:r>
      <w:r w:rsidR="004B476A">
        <w:rPr>
          <w:rFonts w:ascii="Arial" w:hAnsi="Arial" w:cs="Arial"/>
          <w:sz w:val="24"/>
          <w:szCs w:val="24"/>
        </w:rPr>
        <w:t xml:space="preserve"> </w:t>
      </w:r>
      <w:r w:rsidR="00F13BC6">
        <w:rPr>
          <w:rFonts w:ascii="Arial" w:hAnsi="Arial" w:cs="Arial"/>
          <w:sz w:val="24"/>
          <w:szCs w:val="24"/>
        </w:rPr>
        <w:t xml:space="preserve">o </w:t>
      </w:r>
      <w:r w:rsidR="004B476A">
        <w:rPr>
          <w:rFonts w:ascii="Arial" w:hAnsi="Arial" w:cs="Arial"/>
          <w:sz w:val="24"/>
          <w:szCs w:val="24"/>
        </w:rPr>
        <w:t>indivíduo</w:t>
      </w:r>
      <w:r w:rsidR="00F13BC6">
        <w:rPr>
          <w:rFonts w:ascii="Arial" w:hAnsi="Arial" w:cs="Arial"/>
          <w:sz w:val="24"/>
          <w:szCs w:val="24"/>
        </w:rPr>
        <w:t xml:space="preserve"> precisa se adaptar </w:t>
      </w:r>
      <w:r w:rsidR="00327067">
        <w:rPr>
          <w:rFonts w:ascii="Arial" w:hAnsi="Arial" w:cs="Arial"/>
          <w:sz w:val="24"/>
          <w:szCs w:val="24"/>
        </w:rPr>
        <w:t>para as demandas do ambiente</w:t>
      </w:r>
      <w:r w:rsidR="00F3542A">
        <w:rPr>
          <w:rFonts w:ascii="Arial" w:hAnsi="Arial" w:cs="Arial"/>
          <w:sz w:val="24"/>
          <w:szCs w:val="24"/>
        </w:rPr>
        <w:t xml:space="preserve"> para continuar mais sat</w:t>
      </w:r>
      <w:r w:rsidR="00FA3541">
        <w:rPr>
          <w:rFonts w:ascii="Arial" w:hAnsi="Arial" w:cs="Arial"/>
          <w:sz w:val="24"/>
          <w:szCs w:val="24"/>
        </w:rPr>
        <w:t xml:space="preserve">isfeito. </w:t>
      </w:r>
    </w:p>
    <w:p w14:paraId="642EE99E" w14:textId="2C901169" w:rsidR="00BF62E2" w:rsidRDefault="009D6B19" w:rsidP="005341E7">
      <w:pPr>
        <w:spacing w:line="360" w:lineRule="auto"/>
        <w:ind w:firstLine="360"/>
        <w:rPr>
          <w:rStyle w:val="tlid-translation"/>
          <w:rFonts w:ascii="Arial" w:hAnsi="Arial" w:cs="Arial"/>
          <w:sz w:val="24"/>
          <w:szCs w:val="24"/>
        </w:rPr>
      </w:pPr>
      <w:r w:rsidRPr="006A3EDF">
        <w:rPr>
          <w:rStyle w:val="tlid-translation"/>
          <w:rFonts w:ascii="Arial" w:hAnsi="Arial" w:cs="Arial"/>
          <w:sz w:val="24"/>
          <w:szCs w:val="24"/>
        </w:rPr>
        <w:t xml:space="preserve">A partir dessas </w:t>
      </w:r>
      <w:r w:rsidR="00965675" w:rsidRPr="006A3EDF">
        <w:rPr>
          <w:rStyle w:val="tlid-translation"/>
          <w:rFonts w:ascii="Arial" w:hAnsi="Arial" w:cs="Arial"/>
          <w:sz w:val="24"/>
          <w:szCs w:val="24"/>
        </w:rPr>
        <w:t>três linhas</w:t>
      </w:r>
      <w:r w:rsidRPr="006A3EDF">
        <w:rPr>
          <w:rStyle w:val="tlid-translation"/>
          <w:rFonts w:ascii="Arial" w:hAnsi="Arial" w:cs="Arial"/>
          <w:sz w:val="24"/>
          <w:szCs w:val="24"/>
        </w:rPr>
        <w:t xml:space="preserve">, diversos estudos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BF62E2" w:rsidRPr="006A3EDF">
        <w:rPr>
          <w:rStyle w:val="tlid-translation"/>
          <w:rFonts w:ascii="Arial" w:hAnsi="Arial" w:cs="Arial"/>
          <w:sz w:val="24"/>
          <w:szCs w:val="24"/>
        </w:rPr>
        <w:t xml:space="preserve"> </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3E5DB1" w:rsidRPr="006A3EDF">
        <w:rPr>
          <w:rStyle w:val="tlid-translation"/>
          <w:rFonts w:ascii="Arial" w:hAnsi="Arial" w:cs="Arial"/>
          <w:sz w:val="24"/>
          <w:szCs w:val="24"/>
        </w:rPr>
        <w:t xml:space="preserve"> </w:t>
      </w:r>
      <w:r w:rsidR="003E5DB1"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3E5DB1"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3E5DB1"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044909" w:rsidRPr="006A3EDF">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adaptabilidade,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A36B77" w:rsidRPr="006A3EDF">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603595"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603595"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603595"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w:t>
      </w:r>
      <w:r w:rsidR="00CA37A8" w:rsidRPr="006A3EDF">
        <w:rPr>
          <w:rStyle w:val="tlid-translation"/>
          <w:rFonts w:ascii="Arial" w:hAnsi="Arial" w:cs="Arial"/>
          <w:sz w:val="24"/>
          <w:szCs w:val="24"/>
        </w:rPr>
        <w:t xml:space="preserve"> Ou seja, quanto mais o indivíduo se ver capaz de executar uma tarefa,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056CED" w:rsidRPr="006A3EDF">
        <w:rPr>
          <w:rStyle w:val="tlid-translation"/>
          <w:rFonts w:ascii="Arial" w:hAnsi="Arial" w:cs="Arial"/>
          <w:sz w:val="24"/>
          <w:szCs w:val="24"/>
        </w:rPr>
        <w:t xml:space="preserve">o influência na sua satisfação. </w:t>
      </w:r>
      <w:r w:rsidR="00CA37A8" w:rsidRPr="006A3EDF">
        <w:rPr>
          <w:rStyle w:val="tlid-translation"/>
          <w:rFonts w:ascii="Arial" w:hAnsi="Arial" w:cs="Arial"/>
          <w:sz w:val="24"/>
          <w:szCs w:val="24"/>
        </w:rPr>
        <w:t xml:space="preserve"> </w:t>
      </w:r>
    </w:p>
    <w:p w14:paraId="78ABC1A2" w14:textId="257A0759" w:rsidR="00513003" w:rsidRPr="006A3EDF" w:rsidRDefault="001A6AE7" w:rsidP="00B049E4">
      <w:pPr>
        <w:spacing w:line="360" w:lineRule="auto"/>
        <w:ind w:firstLine="360"/>
        <w:rPr>
          <w:rStyle w:val="tlid-translation"/>
          <w:rFonts w:ascii="Arial" w:hAnsi="Arial" w:cs="Arial"/>
          <w:sz w:val="24"/>
          <w:szCs w:val="24"/>
        </w:rPr>
      </w:pP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 desenvolveram </w:t>
      </w:r>
      <w:r w:rsidR="00A54B21" w:rsidRPr="00B27226">
        <w:rPr>
          <w:rStyle w:val="tlid-translation"/>
          <w:rFonts w:ascii="Arial" w:hAnsi="Arial" w:cs="Arial"/>
          <w:i/>
          <w:iCs/>
          <w:sz w:val="24"/>
          <w:szCs w:val="24"/>
        </w:rPr>
        <w:t xml:space="preserve">Michigan </w:t>
      </w:r>
      <w:proofErr w:type="spellStart"/>
      <w:r w:rsidR="00A54B21" w:rsidRPr="00B27226">
        <w:rPr>
          <w:rStyle w:val="tlid-translation"/>
          <w:rFonts w:ascii="Arial" w:hAnsi="Arial" w:cs="Arial"/>
          <w:i/>
          <w:iCs/>
          <w:sz w:val="24"/>
          <w:szCs w:val="24"/>
        </w:rPr>
        <w:t>Organizational</w:t>
      </w:r>
      <w:proofErr w:type="spellEnd"/>
      <w:r w:rsidR="00A54B21" w:rsidRPr="00B27226">
        <w:rPr>
          <w:rStyle w:val="tlid-translation"/>
          <w:rFonts w:ascii="Arial" w:hAnsi="Arial" w:cs="Arial"/>
          <w:i/>
          <w:iCs/>
          <w:sz w:val="24"/>
          <w:szCs w:val="24"/>
        </w:rPr>
        <w:t xml:space="preserve"> Assessment </w:t>
      </w:r>
      <w:proofErr w:type="spellStart"/>
      <w:r w:rsidR="00A54B21" w:rsidRPr="00B27226">
        <w:rPr>
          <w:rStyle w:val="tlid-translation"/>
          <w:rFonts w:ascii="Arial" w:hAnsi="Arial" w:cs="Arial"/>
          <w:i/>
          <w:iCs/>
          <w:sz w:val="24"/>
          <w:szCs w:val="24"/>
        </w:rPr>
        <w:t>Questionnaire</w:t>
      </w:r>
      <w:proofErr w:type="spellEnd"/>
      <w:r w:rsidR="00A54B21" w:rsidRPr="00B27226">
        <w:rPr>
          <w:rStyle w:val="tlid-translation"/>
          <w:rFonts w:ascii="Arial" w:hAnsi="Arial" w:cs="Arial"/>
          <w:i/>
          <w:iCs/>
          <w:sz w:val="24"/>
          <w:szCs w:val="24"/>
        </w:rPr>
        <w:t xml:space="preserve"> </w:t>
      </w:r>
      <w:r w:rsidR="00A54B21" w:rsidRPr="006A3EDF">
        <w:rPr>
          <w:rStyle w:val="tlid-translation"/>
          <w:rFonts w:ascii="Arial" w:hAnsi="Arial" w:cs="Arial"/>
          <w:i/>
          <w:iCs/>
          <w:sz w:val="24"/>
          <w:szCs w:val="24"/>
        </w:rPr>
        <w:fldChar w:fldCharType="begin" w:fldLock="1"/>
      </w:r>
      <w:r w:rsidR="00682B4E">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et al., 1979)","plainTextFormattedCitation":"(CAMMANN et al., 1979)","previouslyFormattedCitation":"(CAMMANN et al., 1979)"},"properties":{"noteIndex":0},"schema":"https://github.com/citation-style-language/schema/raw/master/csl-citation.json"}</w:instrText>
      </w:r>
      <w:r w:rsidR="00A54B21" w:rsidRPr="006A3EDF">
        <w:rPr>
          <w:rStyle w:val="tlid-translation"/>
          <w:rFonts w:ascii="Arial" w:hAnsi="Arial" w:cs="Arial"/>
          <w:i/>
          <w:iCs/>
          <w:sz w:val="24"/>
          <w:szCs w:val="24"/>
        </w:rPr>
        <w:fldChar w:fldCharType="separate"/>
      </w:r>
      <w:r w:rsidR="00E91695" w:rsidRPr="004C09D6">
        <w:rPr>
          <w:rStyle w:val="tlid-translation"/>
          <w:rFonts w:ascii="Arial" w:hAnsi="Arial" w:cs="Arial"/>
          <w:iCs/>
          <w:noProof/>
          <w:sz w:val="24"/>
          <w:szCs w:val="24"/>
        </w:rPr>
        <w:t>(CAMMANN et al., 1979)</w:t>
      </w:r>
      <w:r w:rsidR="00A54B21"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B27226" w:rsidRPr="00B27226">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A54B21" w:rsidRPr="00B27226">
        <w:rPr>
          <w:rStyle w:val="tlid-translation"/>
          <w:rFonts w:ascii="Arial" w:hAnsi="Arial" w:cs="Arial"/>
          <w:sz w:val="24"/>
          <w:szCs w:val="24"/>
        </w:rPr>
        <w:t xml:space="preserve"> </w:t>
      </w:r>
      <w:r w:rsidR="00A54B21"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A54B21"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A54B21"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contribuição para pesquisas devido a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 xml:space="preserve">que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0742AD">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780DE9">
        <w:rPr>
          <w:rStyle w:val="tlid-translation"/>
          <w:rFonts w:ascii="Arial" w:hAnsi="Arial" w:cs="Arial"/>
          <w:sz w:val="24"/>
          <w:szCs w:val="24"/>
        </w:rPr>
        <w:t xml:space="preserve"> </w:t>
      </w:r>
      <w:r w:rsidR="000B7EF4">
        <w:rPr>
          <w:rStyle w:val="tlid-translation"/>
          <w:rFonts w:ascii="Arial" w:hAnsi="Arial" w:cs="Arial"/>
          <w:sz w:val="24"/>
          <w:szCs w:val="24"/>
        </w:rPr>
        <w:fldChar w:fldCharType="begin" w:fldLock="1"/>
      </w:r>
      <w:r w:rsidR="00B729F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et al., 2016; MAGALHÃES, 2020; SANTOS; SILVA; MAGALHÃES, 2016)","manualFormatting":"(DA SILVA et al., 2016; SANTOS; SILVA; MAGALHÃES, 2016; BATISTA, 2018; MAGALHÃES, 2020)","plainTextFormattedCitation":"(BATISTA, 2018; DA SILVA et al., 2016; MAGALHÃES, 2020; SANTOS; SILVA; MAGALHÃES, 2016)","previouslyFormattedCitation":"(BATISTA, 2018; DA SILVA et al., 2016; MAGALHÃES, 2020; SANTOS; SILVA; MAGALHÃES, 2016)"},"properties":{"noteIndex":0},"schema":"https://github.com/citation-style-language/schema/raw/master/csl-citation.json"}</w:instrText>
      </w:r>
      <w:r w:rsidR="000B7EF4">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BF1B25">
        <w:rPr>
          <w:rStyle w:val="tlid-translation"/>
          <w:rFonts w:ascii="Arial" w:hAnsi="Arial" w:cs="Arial"/>
          <w:noProof/>
          <w:sz w:val="24"/>
          <w:szCs w:val="24"/>
        </w:rPr>
        <w:t xml:space="preserve"> </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BF1B25">
        <w:rPr>
          <w:rStyle w:val="tlid-translation"/>
          <w:rFonts w:ascii="Arial" w:hAnsi="Arial" w:cs="Arial"/>
          <w:noProof/>
          <w:sz w:val="24"/>
          <w:szCs w:val="24"/>
        </w:rPr>
        <w:t xml:space="preserve"> </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0B7EF4">
        <w:rPr>
          <w:rStyle w:val="tlid-translation"/>
          <w:rFonts w:ascii="Arial" w:hAnsi="Arial" w:cs="Arial"/>
          <w:sz w:val="24"/>
          <w:szCs w:val="24"/>
        </w:rPr>
        <w:fldChar w:fldCharType="end"/>
      </w:r>
      <w:r w:rsidR="001169E5">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F43B8E">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F43B8E">
        <w:rPr>
          <w:rStyle w:val="tlid-translation"/>
          <w:rFonts w:ascii="Arial" w:hAnsi="Arial" w:cs="Arial"/>
          <w:sz w:val="24"/>
          <w:szCs w:val="24"/>
        </w:rPr>
      </w:r>
      <w:r w:rsidR="00F43B8E">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F43B8E">
        <w:rPr>
          <w:rStyle w:val="tlid-translation"/>
          <w:rFonts w:ascii="Arial" w:hAnsi="Arial" w:cs="Arial"/>
          <w:sz w:val="24"/>
          <w:szCs w:val="24"/>
        </w:rPr>
        <w:fldChar w:fldCharType="end"/>
      </w:r>
      <w:r w:rsidR="000742AD">
        <w:rPr>
          <w:rStyle w:val="tlid-translation"/>
          <w:rFonts w:ascii="Arial" w:hAnsi="Arial" w:cs="Arial"/>
          <w:sz w:val="24"/>
          <w:szCs w:val="24"/>
        </w:rPr>
        <w:t>.</w:t>
      </w:r>
      <w:r w:rsidR="00C273FD">
        <w:rPr>
          <w:rStyle w:val="tlid-translation"/>
          <w:rFonts w:ascii="Arial" w:hAnsi="Arial" w:cs="Arial"/>
          <w:sz w:val="24"/>
          <w:szCs w:val="24"/>
        </w:rPr>
        <w:t xml:space="preserve"> </w:t>
      </w:r>
    </w:p>
    <w:commentRangeStart w:id="69"/>
    <w:p w14:paraId="4465EA5C" w14:textId="3799005F" w:rsidR="00DC2905" w:rsidRDefault="006B564E"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56609" w:rsidRPr="006A3ED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commentRangeEnd w:id="69"/>
      <w:r w:rsidR="00965544">
        <w:rPr>
          <w:rStyle w:val="Refdecomentrio"/>
        </w:rPr>
        <w:commentReference w:id="69"/>
      </w:r>
      <w:r w:rsidRPr="006A3EDF">
        <w:rPr>
          <w:rFonts w:ascii="Arial" w:hAnsi="Arial" w:cs="Arial"/>
          <w:sz w:val="24"/>
          <w:szCs w:val="24"/>
        </w:rPr>
        <w:t xml:space="preserve"> propuseram um modelo</w:t>
      </w:r>
      <w:r w:rsidR="006809EF" w:rsidRPr="006A3EDF">
        <w:rPr>
          <w:rFonts w:ascii="Arial" w:hAnsi="Arial" w:cs="Arial"/>
          <w:sz w:val="24"/>
          <w:szCs w:val="24"/>
        </w:rPr>
        <w:t xml:space="preserve"> </w:t>
      </w:r>
      <w:r w:rsidR="00773C29" w:rsidRPr="006A3EDF">
        <w:rPr>
          <w:rFonts w:ascii="Arial" w:hAnsi="Arial" w:cs="Arial"/>
          <w:sz w:val="24"/>
          <w:szCs w:val="24"/>
        </w:rPr>
        <w:t>(</w:t>
      </w:r>
      <w:r w:rsidR="00125C74" w:rsidRPr="006A3EDF">
        <w:rPr>
          <w:rFonts w:ascii="Arial" w:hAnsi="Arial" w:cs="Arial"/>
          <w:sz w:val="24"/>
          <w:szCs w:val="24"/>
        </w:rPr>
        <w:fldChar w:fldCharType="begin"/>
      </w:r>
      <w:r w:rsidR="00125C74" w:rsidRPr="006A3EDF">
        <w:rPr>
          <w:rFonts w:ascii="Arial" w:hAnsi="Arial" w:cs="Arial"/>
          <w:sz w:val="24"/>
          <w:szCs w:val="24"/>
        </w:rPr>
        <w:instrText xml:space="preserve"> REF _Ref38739598 \h  \* MERGEFORMAT </w:instrText>
      </w:r>
      <w:r w:rsidR="00125C74" w:rsidRPr="006A3EDF">
        <w:rPr>
          <w:rFonts w:ascii="Arial" w:hAnsi="Arial" w:cs="Arial"/>
          <w:sz w:val="24"/>
          <w:szCs w:val="24"/>
        </w:rPr>
      </w:r>
      <w:r w:rsidR="00125C74" w:rsidRPr="006A3EDF">
        <w:rPr>
          <w:rFonts w:ascii="Arial" w:hAnsi="Arial" w:cs="Arial"/>
          <w:sz w:val="24"/>
          <w:szCs w:val="24"/>
        </w:rPr>
        <w:fldChar w:fldCharType="separate"/>
      </w:r>
      <w:r w:rsidR="00D36542" w:rsidRPr="00D36542">
        <w:rPr>
          <w:rFonts w:ascii="Arial" w:hAnsi="Arial" w:cs="Arial"/>
          <w:sz w:val="24"/>
          <w:szCs w:val="24"/>
        </w:rPr>
        <w:t xml:space="preserve">Figura </w:t>
      </w:r>
      <w:r w:rsidR="00D36542" w:rsidRPr="00D36542">
        <w:rPr>
          <w:rFonts w:ascii="Arial" w:hAnsi="Arial" w:cs="Arial"/>
          <w:noProof/>
          <w:sz w:val="24"/>
          <w:szCs w:val="24"/>
        </w:rPr>
        <w:t>4</w:t>
      </w:r>
      <w:r w:rsidR="00125C74" w:rsidRPr="006A3EDF">
        <w:rPr>
          <w:rFonts w:ascii="Arial" w:hAnsi="Arial" w:cs="Arial"/>
          <w:sz w:val="24"/>
          <w:szCs w:val="24"/>
        </w:rPr>
        <w:fldChar w:fldCharType="end"/>
      </w:r>
      <w:r w:rsidR="00773C29" w:rsidRPr="006A3EDF">
        <w:rPr>
          <w:rFonts w:ascii="Arial" w:hAnsi="Arial" w:cs="Arial"/>
          <w:sz w:val="24"/>
          <w:szCs w:val="24"/>
        </w:rPr>
        <w:t>)</w:t>
      </w:r>
      <w:r w:rsidRPr="006A3EDF">
        <w:rPr>
          <w:rFonts w:ascii="Arial" w:hAnsi="Arial" w:cs="Arial"/>
          <w:sz w:val="24"/>
          <w:szCs w:val="24"/>
        </w:rPr>
        <w:t xml:space="preserve"> para entender a motivação e a satisfação dos Engenheiros de Software. Nesse modelo as </w:t>
      </w:r>
      <w:r w:rsidRPr="006A3EDF">
        <w:rPr>
          <w:rFonts w:ascii="Arial" w:hAnsi="Arial" w:cs="Arial"/>
          <w:sz w:val="24"/>
          <w:szCs w:val="24"/>
        </w:rPr>
        <w:lastRenderedPageBreak/>
        <w:t>caraterísticas do indivíduo moderam os efeitos da caraterística do trabalho na satisfação com trabalho do indivíduo</w:t>
      </w:r>
      <w:r w:rsidR="00225AC0" w:rsidRPr="006A3EDF">
        <w:rPr>
          <w:rFonts w:ascii="Arial" w:hAnsi="Arial" w:cs="Arial"/>
          <w:sz w:val="24"/>
          <w:szCs w:val="24"/>
        </w:rPr>
        <w:t xml:space="preserve">. </w:t>
      </w:r>
      <w:r w:rsidR="00CC0239" w:rsidRPr="006A3EDF">
        <w:rPr>
          <w:rFonts w:ascii="Arial" w:hAnsi="Arial" w:cs="Arial"/>
          <w:sz w:val="24"/>
          <w:szCs w:val="24"/>
        </w:rPr>
        <w:t>Em seu estudo, são apresentados como características individuais</w:t>
      </w:r>
      <w:r w:rsidRPr="006A3EDF">
        <w:rPr>
          <w:rFonts w:ascii="Arial" w:hAnsi="Arial" w:cs="Arial"/>
          <w:sz w:val="24"/>
          <w:szCs w:val="24"/>
        </w:rPr>
        <w:t xml:space="preserve"> as expectativas individuais, os valores e as percepções, </w:t>
      </w:r>
      <w:r w:rsidR="00023E70" w:rsidRPr="006A3EDF">
        <w:rPr>
          <w:rFonts w:ascii="Arial" w:hAnsi="Arial" w:cs="Arial"/>
          <w:sz w:val="24"/>
          <w:szCs w:val="24"/>
        </w:rPr>
        <w:t>todavia</w:t>
      </w:r>
      <w:r w:rsidRPr="006A3EDF">
        <w:rPr>
          <w:rFonts w:ascii="Arial" w:hAnsi="Arial" w:cs="Arial"/>
          <w:sz w:val="24"/>
          <w:szCs w:val="24"/>
        </w:rPr>
        <w:t>, os autores come</w:t>
      </w:r>
      <w:r w:rsidR="00FA3541">
        <w:rPr>
          <w:rFonts w:ascii="Arial" w:hAnsi="Arial" w:cs="Arial"/>
          <w:sz w:val="24"/>
          <w:szCs w:val="24"/>
        </w:rPr>
        <w:t>n</w:t>
      </w:r>
      <w:r w:rsidRPr="006A3EDF">
        <w:rPr>
          <w:rFonts w:ascii="Arial" w:hAnsi="Arial" w:cs="Arial"/>
          <w:sz w:val="24"/>
          <w:szCs w:val="24"/>
        </w:rPr>
        <w:t xml:space="preserve">tam que podem existir outras caraterísticas que atuam nessa </w:t>
      </w:r>
      <w:r w:rsidR="00EF68BE" w:rsidRPr="006A3EDF">
        <w:rPr>
          <w:rFonts w:ascii="Arial" w:hAnsi="Arial" w:cs="Arial"/>
          <w:sz w:val="24"/>
          <w:szCs w:val="24"/>
        </w:rPr>
        <w:t>relação,</w:t>
      </w:r>
      <w:r w:rsidRPr="006A3EDF">
        <w:rPr>
          <w:rFonts w:ascii="Arial" w:hAnsi="Arial" w:cs="Arial"/>
          <w:sz w:val="24"/>
          <w:szCs w:val="24"/>
        </w:rPr>
        <w:t xml:space="preserve"> mas que como não era o foco do estudo, </w:t>
      </w:r>
      <w:r w:rsidR="006809EF" w:rsidRPr="006A3EDF">
        <w:rPr>
          <w:rFonts w:ascii="Arial" w:hAnsi="Arial" w:cs="Arial"/>
          <w:sz w:val="24"/>
          <w:szCs w:val="24"/>
        </w:rPr>
        <w:t xml:space="preserve">e com isso </w:t>
      </w:r>
      <w:r w:rsidRPr="006A3EDF">
        <w:rPr>
          <w:rFonts w:ascii="Arial" w:hAnsi="Arial" w:cs="Arial"/>
          <w:sz w:val="24"/>
          <w:szCs w:val="24"/>
        </w:rPr>
        <w:t>não foram observadas.</w:t>
      </w:r>
    </w:p>
    <w:p w14:paraId="71988504" w14:textId="49A7F2D3" w:rsidR="00513003" w:rsidRPr="006A3EDF" w:rsidRDefault="00513003" w:rsidP="00513003">
      <w:pPr>
        <w:pStyle w:val="Legenda"/>
        <w:rPr>
          <w:rFonts w:ascii="Arial" w:hAnsi="Arial" w:cs="Arial"/>
          <w:sz w:val="24"/>
          <w:szCs w:val="24"/>
        </w:rPr>
      </w:pPr>
      <w:bookmarkStart w:id="70" w:name="_Ref38739598"/>
      <w:bookmarkStart w:id="71" w:name="_Toc42242572"/>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4</w:t>
      </w:r>
      <w:r w:rsidR="00AB4F52">
        <w:rPr>
          <w:rFonts w:ascii="Arial" w:hAnsi="Arial" w:cs="Arial"/>
        </w:rPr>
        <w:fldChar w:fldCharType="end"/>
      </w:r>
      <w:bookmarkEnd w:id="70"/>
      <w:r w:rsidRPr="006A3EDF">
        <w:rPr>
          <w:rFonts w:ascii="Arial" w:hAnsi="Arial" w:cs="Arial"/>
        </w:rPr>
        <w:t xml:space="preserve"> - Modelo de satisfação proposto por França, Da Silva e Sharp (2018)</w:t>
      </w:r>
      <w:r w:rsidRPr="006A3EDF">
        <w:rPr>
          <w:rFonts w:ascii="Arial" w:hAnsi="Arial" w:cs="Arial"/>
          <w:noProof/>
          <w:lang w:eastAsia="pt-BR"/>
        </w:rPr>
        <w:t xml:space="preserve"> </w:t>
      </w:r>
      <w:r w:rsidRPr="006A3EDF">
        <w:rPr>
          <w:rFonts w:ascii="Arial" w:hAnsi="Arial" w:cs="Arial"/>
          <w:noProof/>
          <w:lang w:eastAsia="pt-BR"/>
        </w:rPr>
        <w:drawing>
          <wp:inline distT="0" distB="0" distL="0" distR="0" wp14:anchorId="77AFF85E" wp14:editId="65A86588">
            <wp:extent cx="2809875" cy="3824413"/>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0147" cy="3906447"/>
                    </a:xfrm>
                    <a:prstGeom prst="rect">
                      <a:avLst/>
                    </a:prstGeom>
                  </pic:spPr>
                </pic:pic>
              </a:graphicData>
            </a:graphic>
          </wp:inline>
        </w:drawing>
      </w:r>
      <w:bookmarkEnd w:id="71"/>
    </w:p>
    <w:p w14:paraId="1440EC8F" w14:textId="59DE7875" w:rsidR="00513003" w:rsidRPr="00BF1B25" w:rsidRDefault="00513003" w:rsidP="00BF1B25">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172DA971" w14:textId="6A151826" w:rsidR="00A967F1" w:rsidRDefault="00D91A20" w:rsidP="005341E7">
      <w:pPr>
        <w:spacing w:line="360" w:lineRule="auto"/>
        <w:ind w:firstLine="360"/>
        <w:rPr>
          <w:rFonts w:ascii="Arial" w:hAnsi="Arial" w:cs="Arial"/>
          <w:sz w:val="24"/>
          <w:szCs w:val="24"/>
        </w:rPr>
      </w:pPr>
      <w:r>
        <w:rPr>
          <w:rFonts w:ascii="Arial" w:hAnsi="Arial" w:cs="Arial"/>
          <w:sz w:val="24"/>
          <w:szCs w:val="24"/>
        </w:rPr>
        <w:t xml:space="preserve">As características do trabalho </w:t>
      </w:r>
      <w:r w:rsidR="00513003">
        <w:rPr>
          <w:rFonts w:ascii="Arial" w:hAnsi="Arial" w:cs="Arial"/>
          <w:sz w:val="24"/>
          <w:szCs w:val="24"/>
        </w:rPr>
        <w:t>identificadas</w:t>
      </w:r>
      <w:r>
        <w:rPr>
          <w:rFonts w:ascii="Arial" w:hAnsi="Arial" w:cs="Arial"/>
          <w:sz w:val="24"/>
          <w:szCs w:val="24"/>
        </w:rPr>
        <w:t xml:space="preserve"> pelos autores foram os benefícios, reconhecimentos, promoções, </w:t>
      </w:r>
      <w:r w:rsidR="00E51073">
        <w:rPr>
          <w:rFonts w:ascii="Arial" w:hAnsi="Arial" w:cs="Arial"/>
          <w:sz w:val="24"/>
          <w:szCs w:val="24"/>
        </w:rPr>
        <w:t xml:space="preserve">a empresa em si, os supervisores, e os colegas de trabalho. </w:t>
      </w:r>
      <w:r w:rsidR="00513003">
        <w:rPr>
          <w:rFonts w:ascii="Arial" w:hAnsi="Arial" w:cs="Arial"/>
          <w:sz w:val="24"/>
          <w:szCs w:val="24"/>
        </w:rPr>
        <w:t>As características do trabalho têm</w:t>
      </w:r>
      <w:r w:rsidR="00E51073">
        <w:rPr>
          <w:rFonts w:ascii="Arial" w:hAnsi="Arial" w:cs="Arial"/>
          <w:sz w:val="24"/>
          <w:szCs w:val="24"/>
        </w:rPr>
        <w:t xml:space="preserve"> um impacto na satisfação, e essas são moderadas</w:t>
      </w:r>
      <w:r w:rsidR="00390B4C">
        <w:rPr>
          <w:rFonts w:ascii="Arial" w:hAnsi="Arial" w:cs="Arial"/>
          <w:sz w:val="24"/>
          <w:szCs w:val="24"/>
        </w:rPr>
        <w:t xml:space="preserve">, </w:t>
      </w:r>
      <w:r w:rsidR="00513003">
        <w:rPr>
          <w:rFonts w:ascii="Arial" w:hAnsi="Arial" w:cs="Arial"/>
          <w:sz w:val="24"/>
          <w:szCs w:val="24"/>
        </w:rPr>
        <w:t>além das características individuais</w:t>
      </w:r>
      <w:r w:rsidR="00390B4C">
        <w:rPr>
          <w:rFonts w:ascii="Arial" w:hAnsi="Arial" w:cs="Arial"/>
          <w:sz w:val="24"/>
          <w:szCs w:val="24"/>
        </w:rPr>
        <w:t xml:space="preserve">, </w:t>
      </w:r>
      <w:r w:rsidR="00D3675B">
        <w:rPr>
          <w:rFonts w:ascii="Arial" w:hAnsi="Arial" w:cs="Arial"/>
          <w:sz w:val="24"/>
          <w:szCs w:val="24"/>
        </w:rPr>
        <w:t>pelas performances</w:t>
      </w:r>
      <w:r w:rsidR="00A6791D">
        <w:rPr>
          <w:rFonts w:ascii="Arial" w:hAnsi="Arial" w:cs="Arial"/>
          <w:sz w:val="24"/>
          <w:szCs w:val="24"/>
        </w:rPr>
        <w:t xml:space="preserve"> e </w:t>
      </w:r>
      <w:r w:rsidR="00BB1544">
        <w:rPr>
          <w:rFonts w:ascii="Arial" w:hAnsi="Arial" w:cs="Arial"/>
          <w:sz w:val="24"/>
          <w:szCs w:val="24"/>
        </w:rPr>
        <w:t>pelos feedbacks</w:t>
      </w:r>
      <w:r w:rsidR="00A6791D">
        <w:rPr>
          <w:rFonts w:ascii="Arial" w:hAnsi="Arial" w:cs="Arial"/>
          <w:sz w:val="24"/>
          <w:szCs w:val="24"/>
        </w:rPr>
        <w:t xml:space="preserve"> que os indivíduos recebem.</w:t>
      </w:r>
    </w:p>
    <w:p w14:paraId="464C49CA" w14:textId="156557A6" w:rsidR="002B5D66" w:rsidRDefault="002B5D66" w:rsidP="005341E7">
      <w:pPr>
        <w:spacing w:line="360" w:lineRule="auto"/>
        <w:ind w:firstLine="360"/>
        <w:rPr>
          <w:rFonts w:ascii="Arial" w:hAnsi="Arial" w:cs="Arial"/>
          <w:sz w:val="24"/>
          <w:szCs w:val="24"/>
        </w:rPr>
      </w:pPr>
      <w:r>
        <w:rPr>
          <w:rFonts w:ascii="Arial" w:hAnsi="Arial" w:cs="Arial"/>
          <w:sz w:val="24"/>
          <w:szCs w:val="24"/>
        </w:rPr>
        <w:t xml:space="preserve">Um outro ponto do modelo é que </w:t>
      </w:r>
      <w:r w:rsidR="003E5314">
        <w:rPr>
          <w:rFonts w:ascii="Arial" w:hAnsi="Arial" w:cs="Arial"/>
          <w:sz w:val="24"/>
          <w:szCs w:val="24"/>
        </w:rPr>
        <w:t>ele é</w:t>
      </w:r>
      <w:r w:rsidR="00EB03AA">
        <w:rPr>
          <w:rFonts w:ascii="Arial" w:hAnsi="Arial" w:cs="Arial"/>
          <w:sz w:val="24"/>
          <w:szCs w:val="24"/>
        </w:rPr>
        <w:t xml:space="preserve"> também é</w:t>
      </w:r>
      <w:r w:rsidR="003E5314">
        <w:rPr>
          <w:rFonts w:ascii="Arial" w:hAnsi="Arial" w:cs="Arial"/>
          <w:sz w:val="24"/>
          <w:szCs w:val="24"/>
        </w:rPr>
        <w:t xml:space="preserve"> interacional</w:t>
      </w:r>
      <w:r w:rsidR="00EB03AA">
        <w:rPr>
          <w:rFonts w:ascii="Arial" w:hAnsi="Arial" w:cs="Arial"/>
          <w:sz w:val="24"/>
          <w:szCs w:val="24"/>
        </w:rPr>
        <w:t xml:space="preserve">. Ou seja, as relações </w:t>
      </w:r>
      <w:r w:rsidR="00252CD7">
        <w:rPr>
          <w:rFonts w:ascii="Arial" w:hAnsi="Arial" w:cs="Arial"/>
          <w:sz w:val="24"/>
          <w:szCs w:val="24"/>
        </w:rPr>
        <w:t>d</w:t>
      </w:r>
      <w:r w:rsidR="00EB03AA">
        <w:rPr>
          <w:rFonts w:ascii="Arial" w:hAnsi="Arial" w:cs="Arial"/>
          <w:sz w:val="24"/>
          <w:szCs w:val="24"/>
        </w:rPr>
        <w:t>as características d</w:t>
      </w:r>
      <w:r w:rsidR="00252CD7">
        <w:rPr>
          <w:rFonts w:ascii="Arial" w:hAnsi="Arial" w:cs="Arial"/>
          <w:sz w:val="24"/>
          <w:szCs w:val="24"/>
        </w:rPr>
        <w:t xml:space="preserve">o trabalho com a satisfação também são subjetivas. Elas dependem </w:t>
      </w:r>
      <w:r w:rsidR="00860EF3">
        <w:rPr>
          <w:rFonts w:ascii="Arial" w:hAnsi="Arial" w:cs="Arial"/>
          <w:sz w:val="24"/>
          <w:szCs w:val="24"/>
        </w:rPr>
        <w:t xml:space="preserve">da percepção do </w:t>
      </w:r>
      <w:r w:rsidR="00BB7A73">
        <w:rPr>
          <w:rFonts w:ascii="Arial" w:hAnsi="Arial" w:cs="Arial"/>
          <w:sz w:val="24"/>
          <w:szCs w:val="24"/>
        </w:rPr>
        <w:t>indivíduo</w:t>
      </w:r>
      <w:r w:rsidR="00860EF3">
        <w:rPr>
          <w:rFonts w:ascii="Arial" w:hAnsi="Arial" w:cs="Arial"/>
          <w:sz w:val="24"/>
          <w:szCs w:val="24"/>
        </w:rPr>
        <w:t xml:space="preserve"> sobre o que está acontecendo no ambiente para que</w:t>
      </w:r>
      <w:r w:rsidR="003133F9">
        <w:rPr>
          <w:rFonts w:ascii="Arial" w:hAnsi="Arial" w:cs="Arial"/>
          <w:sz w:val="24"/>
          <w:szCs w:val="24"/>
        </w:rPr>
        <w:t xml:space="preserve"> elas </w:t>
      </w:r>
      <w:r w:rsidR="007E5E3E">
        <w:rPr>
          <w:rFonts w:ascii="Arial" w:hAnsi="Arial" w:cs="Arial"/>
          <w:sz w:val="24"/>
          <w:szCs w:val="24"/>
        </w:rPr>
        <w:t xml:space="preserve">aconteçam. </w:t>
      </w:r>
    </w:p>
    <w:p w14:paraId="2F021629" w14:textId="56284DCE" w:rsidR="00A73533" w:rsidRPr="006A3EDF" w:rsidRDefault="003C27EA" w:rsidP="00EA7CAE">
      <w:pPr>
        <w:spacing w:line="360" w:lineRule="auto"/>
        <w:ind w:firstLine="360"/>
        <w:rPr>
          <w:rFonts w:ascii="Arial" w:hAnsi="Arial" w:cs="Arial"/>
          <w:sz w:val="24"/>
          <w:szCs w:val="24"/>
        </w:rPr>
      </w:pPr>
      <w:r>
        <w:rPr>
          <w:rFonts w:ascii="Arial" w:hAnsi="Arial" w:cs="Arial"/>
          <w:sz w:val="24"/>
          <w:szCs w:val="24"/>
        </w:rPr>
        <w:lastRenderedPageBreak/>
        <w:t xml:space="preserve">O trabalho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w:t>
      </w:r>
      <w:r w:rsidR="00C37953">
        <w:rPr>
          <w:rFonts w:ascii="Arial" w:hAnsi="Arial" w:cs="Arial"/>
          <w:sz w:val="24"/>
          <w:szCs w:val="24"/>
        </w:rPr>
        <w:t xml:space="preserve"> de satisfação focado na</w:t>
      </w:r>
      <w:r>
        <w:rPr>
          <w:rFonts w:ascii="Arial" w:hAnsi="Arial" w:cs="Arial"/>
          <w:sz w:val="24"/>
          <w:szCs w:val="24"/>
        </w:rPr>
        <w:t xml:space="preserve"> Engenharia de Software</w:t>
      </w:r>
      <w:r w:rsidR="005865AA">
        <w:rPr>
          <w:rFonts w:ascii="Arial" w:hAnsi="Arial" w:cs="Arial"/>
          <w:sz w:val="24"/>
          <w:szCs w:val="24"/>
        </w:rPr>
        <w:t>.</w:t>
      </w:r>
      <w:r w:rsidR="00EA7CAE">
        <w:rPr>
          <w:rFonts w:ascii="Arial" w:hAnsi="Arial" w:cs="Arial"/>
          <w:sz w:val="24"/>
          <w:szCs w:val="24"/>
        </w:rPr>
        <w:t xml:space="preserve"> </w:t>
      </w:r>
      <w:r w:rsidR="00FD549F">
        <w:rPr>
          <w:rFonts w:ascii="Arial" w:hAnsi="Arial" w:cs="Arial"/>
          <w:sz w:val="24"/>
          <w:szCs w:val="24"/>
        </w:rPr>
        <w:t>Com isso,</w:t>
      </w:r>
      <w:r w:rsidR="00EA7CAE">
        <w:rPr>
          <w:rFonts w:ascii="Arial" w:hAnsi="Arial" w:cs="Arial"/>
          <w:sz w:val="24"/>
          <w:szCs w:val="24"/>
        </w:rPr>
        <w:t xml:space="preserve"> principal motivo d</w:t>
      </w:r>
      <w:r w:rsidR="00C37953">
        <w:rPr>
          <w:rFonts w:ascii="Arial" w:hAnsi="Arial" w:cs="Arial"/>
          <w:sz w:val="24"/>
          <w:szCs w:val="24"/>
        </w:rPr>
        <w:t>ele ser utilizado nesta tese</w:t>
      </w:r>
      <w:r w:rsidR="00EA7CAE">
        <w:rPr>
          <w:rFonts w:ascii="Arial" w:hAnsi="Arial" w:cs="Arial"/>
          <w:sz w:val="24"/>
          <w:szCs w:val="24"/>
        </w:rPr>
        <w:t xml:space="preserve"> é que ele tem um poder </w:t>
      </w:r>
      <w:r w:rsidR="00021FB4">
        <w:rPr>
          <w:rFonts w:ascii="Arial" w:hAnsi="Arial" w:cs="Arial"/>
          <w:sz w:val="24"/>
          <w:szCs w:val="24"/>
        </w:rPr>
        <w:t xml:space="preserve">explicativo sobre como características individuais e do trabalho estão relacionadas com a satisfação do </w:t>
      </w:r>
      <w:r w:rsidR="008A0A61">
        <w:rPr>
          <w:rFonts w:ascii="Arial" w:hAnsi="Arial" w:cs="Arial"/>
          <w:sz w:val="24"/>
          <w:szCs w:val="24"/>
        </w:rPr>
        <w:t>indivíduo</w:t>
      </w:r>
      <w:r w:rsidR="00C37953">
        <w:rPr>
          <w:rFonts w:ascii="Arial" w:hAnsi="Arial" w:cs="Arial"/>
          <w:sz w:val="24"/>
          <w:szCs w:val="24"/>
        </w:rPr>
        <w:t xml:space="preserve"> na Engenharia de Software</w:t>
      </w:r>
      <w:r w:rsidR="00021FB4">
        <w:rPr>
          <w:rFonts w:ascii="Arial" w:hAnsi="Arial" w:cs="Arial"/>
          <w:sz w:val="24"/>
          <w:szCs w:val="24"/>
        </w:rPr>
        <w:t xml:space="preserve">. </w:t>
      </w:r>
    </w:p>
    <w:p w14:paraId="140DE338" w14:textId="7C90FFFA" w:rsidR="008338D6" w:rsidRPr="006A3EDF" w:rsidRDefault="00467782" w:rsidP="00FF2AD4">
      <w:pPr>
        <w:pStyle w:val="PhD-Title2"/>
      </w:pPr>
      <w:bookmarkStart w:id="72" w:name="_Ref40703119"/>
      <w:bookmarkStart w:id="73" w:name="_Toc42242442"/>
      <w:r w:rsidRPr="006A3EDF">
        <w:t>BURNOUT</w:t>
      </w:r>
      <w:bookmarkEnd w:id="72"/>
      <w:bookmarkEnd w:id="73"/>
    </w:p>
    <w:p w14:paraId="0B32BC7A" w14:textId="327AF288"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w:t>
      </w:r>
      <w:proofErr w:type="spellStart"/>
      <w:r w:rsidR="000D0D99" w:rsidRPr="006A3EDF">
        <w:rPr>
          <w:rStyle w:val="tlid-translation"/>
          <w:rFonts w:ascii="Arial" w:eastAsia="Calibri" w:hAnsi="Arial" w:cs="Arial"/>
          <w:sz w:val="24"/>
          <w:szCs w:val="24"/>
        </w:rPr>
        <w:t>burnout</w:t>
      </w:r>
      <w:proofErr w:type="spellEnd"/>
      <w:r w:rsidR="000D0D99" w:rsidRPr="006A3EDF">
        <w:rPr>
          <w:rStyle w:val="tlid-translation"/>
          <w:rFonts w:ascii="Arial" w:eastAsia="Calibri" w:hAnsi="Arial" w:cs="Arial"/>
          <w:sz w:val="24"/>
          <w:szCs w:val="24"/>
        </w:rPr>
        <w:t xml:space="preserve">.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8E3A98" w:rsidRPr="006A3EDF">
        <w:rPr>
          <w:rFonts w:ascii="Arial" w:hAnsi="Arial" w:cs="Arial"/>
          <w:sz w:val="24"/>
          <w:szCs w:val="24"/>
        </w:rPr>
        <w:t xml:space="preserve"> </w:t>
      </w:r>
      <w:r w:rsidR="00CD789F" w:rsidRPr="006A3EDF">
        <w:rPr>
          <w:rFonts w:ascii="Arial" w:hAnsi="Arial" w:cs="Arial"/>
          <w:sz w:val="24"/>
          <w:szCs w:val="24"/>
        </w:rPr>
        <w:t>recursos</w:t>
      </w:r>
      <w:r w:rsidR="00301DDB" w:rsidRPr="006A3EDF">
        <w:rPr>
          <w:rFonts w:ascii="Arial" w:hAnsi="Arial" w:cs="Arial"/>
          <w:sz w:val="24"/>
          <w:szCs w:val="24"/>
        </w:rPr>
        <w:t xml:space="preserve"> </w:t>
      </w:r>
      <w:r w:rsidR="00F42F47"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F42F47"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F42F47" w:rsidRPr="006A3EDF">
        <w:rPr>
          <w:rFonts w:ascii="Arial" w:hAnsi="Arial" w:cs="Arial"/>
          <w:sz w:val="24"/>
          <w:szCs w:val="24"/>
        </w:rPr>
        <w:fldChar w:fldCharType="end"/>
      </w:r>
      <w:r w:rsidR="00CD789F" w:rsidRPr="006A3EDF">
        <w:rPr>
          <w:rFonts w:ascii="Arial" w:hAnsi="Arial" w:cs="Arial"/>
          <w:sz w:val="24"/>
          <w:szCs w:val="24"/>
        </w:rPr>
        <w:t>.</w:t>
      </w:r>
      <w:r w:rsidR="00301DDB" w:rsidRPr="006A3EDF">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8E3A98" w:rsidRPr="006A3EDF">
        <w:rPr>
          <w:rFonts w:ascii="Arial" w:hAnsi="Arial" w:cs="Arial"/>
          <w:sz w:val="24"/>
          <w:szCs w:val="24"/>
        </w:rPr>
        <w:t xml:space="preserve"> </w:t>
      </w:r>
      <w:r w:rsidR="00CD789F" w:rsidRPr="006A3EDF">
        <w:rPr>
          <w:rFonts w:ascii="Arial" w:hAnsi="Arial" w:cs="Arial"/>
          <w:sz w:val="24"/>
          <w:szCs w:val="24"/>
        </w:rPr>
        <w:t xml:space="preserve">comportamentos de fadiga, depressão, irritabilidade, aborrecimento, sobrecarga de trabalho, rigidez e </w:t>
      </w:r>
      <w:r w:rsidR="00F42F47" w:rsidRPr="006A3EDF">
        <w:rPr>
          <w:rFonts w:ascii="Arial" w:hAnsi="Arial" w:cs="Arial"/>
          <w:sz w:val="24"/>
          <w:szCs w:val="24"/>
        </w:rPr>
        <w:t>inflexibilidade.</w:t>
      </w:r>
    </w:p>
    <w:p w14:paraId="11F48CF5" w14:textId="23861833"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7202AA"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7202AA"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7202AA"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w:t>
      </w:r>
      <w:proofErr w:type="spellStart"/>
      <w:r w:rsidRPr="006A3EDF">
        <w:rPr>
          <w:rStyle w:val="tlid-translation"/>
          <w:rFonts w:ascii="Arial" w:eastAsia="Calibri" w:hAnsi="Arial" w:cs="Arial"/>
          <w:sz w:val="24"/>
          <w:szCs w:val="24"/>
        </w:rPr>
        <w:t>burnout</w:t>
      </w:r>
      <w:proofErr w:type="spellEnd"/>
      <w:r w:rsidRPr="006A3EDF">
        <w:rPr>
          <w:rStyle w:val="tlid-translation"/>
          <w:rFonts w:ascii="Arial" w:eastAsia="Calibri" w:hAnsi="Arial" w:cs="Arial"/>
          <w:sz w:val="24"/>
          <w:szCs w:val="24"/>
        </w:rPr>
        <w:t xml:space="preserve"> 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8B62AB" w:rsidRPr="006A3EDF">
        <w:rPr>
          <w:rStyle w:val="tlid-translation"/>
          <w:rFonts w:ascii="Arial" w:eastAsia="Calibri" w:hAnsi="Arial" w:cs="Arial"/>
          <w:sz w:val="24"/>
          <w:szCs w:val="24"/>
        </w:rPr>
        <w:t>consequência</w:t>
      </w:r>
      <w:r w:rsidR="00F10FE8" w:rsidRPr="006A3EDF">
        <w:rPr>
          <w:rStyle w:val="tlid-translation"/>
          <w:rFonts w:ascii="Arial" w:eastAsia="Calibri" w:hAnsi="Arial" w:cs="Arial"/>
          <w:sz w:val="24"/>
          <w:szCs w:val="24"/>
        </w:rPr>
        <w:t xml:space="preserve"> a longo prazo do estresse no local de trabalho.</w:t>
      </w:r>
      <w:r w:rsidR="007202AA" w:rsidRPr="006A3EDF">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1D7007E9" w14:textId="686CC908" w:rsidR="00165C9E" w:rsidRPr="006A3EDF"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w:t>
      </w:r>
      <w:proofErr w:type="spellStart"/>
      <w:r w:rsidR="00634FDE" w:rsidRPr="006A3EDF">
        <w:rPr>
          <w:rStyle w:val="tlid-translation"/>
          <w:rFonts w:ascii="Arial" w:eastAsia="Calibri" w:hAnsi="Arial" w:cs="Arial"/>
          <w:sz w:val="24"/>
          <w:szCs w:val="24"/>
        </w:rPr>
        <w:t>burnout</w:t>
      </w:r>
      <w:proofErr w:type="spellEnd"/>
      <w:r w:rsidR="00634FDE" w:rsidRPr="006A3EDF">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8B62AB" w:rsidRPr="006A3EDF">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AB4F52">
        <w:rPr>
          <w:rStyle w:val="tlid-translation"/>
          <w:rFonts w:ascii="Arial" w:eastAsia="Calibri" w:hAnsi="Arial" w:cs="Arial"/>
          <w:sz w:val="24"/>
          <w:szCs w:val="24"/>
          <w:lang w:val="en-US"/>
          <w:rPrChange w:id="74" w:author="Danilo Monteiro Ribeiro" w:date="2020-09-19T08:53:00Z">
            <w:rPr>
              <w:rStyle w:val="tlid-translation"/>
              <w:rFonts w:ascii="Arial" w:eastAsia="Calibri" w:hAnsi="Arial" w:cs="Arial"/>
              <w:sz w:val="24"/>
              <w:szCs w:val="24"/>
            </w:rPr>
          </w:rPrChange>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651DE0">
        <w:rPr>
          <w:rStyle w:val="tlid-translation"/>
          <w:rFonts w:ascii="Arial" w:eastAsia="Calibri" w:hAnsi="Arial" w:cs="Arial"/>
          <w:sz w:val="24"/>
          <w:szCs w:val="24"/>
          <w:lang w:val="en-US"/>
        </w:rPr>
        <w:instrText>ex"</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8B62AB"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8B62AB" w:rsidRPr="006A3EDF">
        <w:rPr>
          <w:rStyle w:val="tlid-translation"/>
          <w:rFonts w:ascii="Arial" w:eastAsia="Calibri" w:hAnsi="Arial" w:cs="Arial"/>
          <w:sz w:val="24"/>
          <w:szCs w:val="24"/>
        </w:rPr>
        <w:fldChar w:fldCharType="end"/>
      </w:r>
      <w:r w:rsidR="00F10FE8" w:rsidRPr="006A3EDF">
        <w:rPr>
          <w:rStyle w:val="tlid-translation"/>
          <w:rFonts w:ascii="Arial" w:eastAsia="Calibri" w:hAnsi="Arial" w:cs="Arial"/>
          <w:sz w:val="24"/>
          <w:szCs w:val="24"/>
          <w:lang w:val="en-US"/>
        </w:rPr>
        <w:t xml:space="preserve">. </w:t>
      </w:r>
    </w:p>
    <w:p w14:paraId="2C133DD8" w14:textId="4970C586" w:rsidR="00295C89" w:rsidRPr="006A3EDF" w:rsidRDefault="00ED4205" w:rsidP="005341E7">
      <w:pPr>
        <w:spacing w:line="360" w:lineRule="auto"/>
        <w:ind w:firstLine="426"/>
        <w:rPr>
          <w:rFonts w:ascii="Arial" w:hAnsi="Arial" w:cs="Arial"/>
          <w:sz w:val="24"/>
          <w:szCs w:val="24"/>
        </w:rPr>
      </w:pPr>
      <w:r w:rsidRPr="001D4488">
        <w:rPr>
          <w:rFonts w:ascii="Arial" w:hAnsi="Arial" w:cs="Arial"/>
          <w:sz w:val="24"/>
          <w:szCs w:val="24"/>
          <w:lang w:val="en-US"/>
          <w:rPrChange w:id="75" w:author="Danilo Monteiro Ribeiro" w:date="2020-09-19T08:53:00Z">
            <w:rPr>
              <w:rFonts w:ascii="Arial" w:hAnsi="Arial" w:cs="Arial"/>
              <w:sz w:val="24"/>
              <w:szCs w:val="24"/>
            </w:rPr>
          </w:rPrChange>
        </w:rPr>
        <w:t xml:space="preserve">Para </w:t>
      </w:r>
      <w:r w:rsidRPr="001A70D6">
        <w:rPr>
          <w:rFonts w:ascii="Arial" w:hAnsi="Arial" w:cs="Arial"/>
          <w:sz w:val="24"/>
          <w:szCs w:val="24"/>
        </w:rPr>
        <w:fldChar w:fldCharType="begin" w:fldLock="1"/>
      </w:r>
      <w:r w:rsidRPr="001D4488">
        <w:rPr>
          <w:rFonts w:ascii="Arial" w:hAnsi="Arial" w:cs="Arial"/>
          <w:sz w:val="24"/>
          <w:szCs w:val="24"/>
          <w:lang w:val="en-US"/>
          <w:rPrChange w:id="76" w:author="Danilo Monteiro Ribeiro" w:date="2020-09-19T08:53:00Z">
            <w:rPr>
              <w:rFonts w:ascii="Arial" w:hAnsi="Arial" w:cs="Arial"/>
              <w:sz w:val="24"/>
              <w:szCs w:val="24"/>
            </w:rPr>
          </w:rPrChange>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1D4488">
        <w:rPr>
          <w:rFonts w:ascii="Arial" w:hAnsi="Arial" w:cs="Arial"/>
          <w:noProof/>
          <w:sz w:val="24"/>
          <w:szCs w:val="24"/>
          <w:lang w:val="en-US"/>
          <w:rPrChange w:id="77" w:author="Danilo Monteiro Ribeiro" w:date="2020-09-19T08:53:00Z">
            <w:rPr>
              <w:rFonts w:ascii="Arial" w:hAnsi="Arial" w:cs="Arial"/>
              <w:noProof/>
              <w:sz w:val="24"/>
              <w:szCs w:val="24"/>
            </w:rPr>
          </w:rPrChange>
        </w:rPr>
        <w:t>Maslach, Schaufeli, Leiter (2001)</w:t>
      </w:r>
      <w:r w:rsidRPr="001A70D6">
        <w:rPr>
          <w:rFonts w:ascii="Arial" w:hAnsi="Arial" w:cs="Arial"/>
          <w:sz w:val="24"/>
          <w:szCs w:val="24"/>
        </w:rPr>
        <w:fldChar w:fldCharType="end"/>
      </w:r>
      <w:r w:rsidRPr="001D4488">
        <w:rPr>
          <w:rFonts w:ascii="Arial" w:hAnsi="Arial" w:cs="Arial"/>
          <w:sz w:val="24"/>
          <w:szCs w:val="24"/>
          <w:lang w:val="en-US"/>
          <w:rPrChange w:id="78" w:author="Danilo Monteiro Ribeiro" w:date="2020-09-19T08:53:00Z">
            <w:rPr>
              <w:rFonts w:ascii="Arial" w:hAnsi="Arial" w:cs="Arial"/>
              <w:sz w:val="24"/>
              <w:szCs w:val="24"/>
            </w:rPr>
          </w:rPrChange>
        </w:rPr>
        <w:t>, o</w:t>
      </w:r>
      <w:r w:rsidR="00301DDB" w:rsidRPr="001D4488">
        <w:rPr>
          <w:rFonts w:ascii="Arial" w:hAnsi="Arial" w:cs="Arial"/>
          <w:sz w:val="24"/>
          <w:szCs w:val="24"/>
          <w:lang w:val="en-US"/>
          <w:rPrChange w:id="79" w:author="Danilo Monteiro Ribeiro" w:date="2020-09-19T08:53:00Z">
            <w:rPr>
              <w:rFonts w:ascii="Arial" w:hAnsi="Arial" w:cs="Arial"/>
              <w:sz w:val="24"/>
              <w:szCs w:val="24"/>
            </w:rPr>
          </w:rPrChange>
        </w:rPr>
        <w:t xml:space="preserve"> burnout é </w:t>
      </w:r>
      <w:proofErr w:type="spellStart"/>
      <w:r w:rsidR="002D046F" w:rsidRPr="001D4488">
        <w:rPr>
          <w:rFonts w:ascii="Arial" w:hAnsi="Arial" w:cs="Arial"/>
          <w:sz w:val="24"/>
          <w:szCs w:val="24"/>
          <w:lang w:val="en-US"/>
          <w:rPrChange w:id="80" w:author="Danilo Monteiro Ribeiro" w:date="2020-09-19T08:53:00Z">
            <w:rPr>
              <w:rFonts w:ascii="Arial" w:hAnsi="Arial" w:cs="Arial"/>
              <w:sz w:val="24"/>
              <w:szCs w:val="24"/>
            </w:rPr>
          </w:rPrChange>
        </w:rPr>
        <w:t>constituído</w:t>
      </w:r>
      <w:proofErr w:type="spellEnd"/>
      <w:r w:rsidR="00CD789F" w:rsidRPr="001D4488">
        <w:rPr>
          <w:rFonts w:ascii="Arial" w:hAnsi="Arial" w:cs="Arial"/>
          <w:sz w:val="24"/>
          <w:szCs w:val="24"/>
          <w:lang w:val="en-US"/>
          <w:rPrChange w:id="81" w:author="Danilo Monteiro Ribeiro" w:date="2020-09-19T08:53:00Z">
            <w:rPr>
              <w:rFonts w:ascii="Arial" w:hAnsi="Arial" w:cs="Arial"/>
              <w:sz w:val="24"/>
              <w:szCs w:val="24"/>
            </w:rPr>
          </w:rPrChange>
        </w:rPr>
        <w:t xml:space="preserve"> por </w:t>
      </w:r>
      <w:proofErr w:type="spellStart"/>
      <w:r w:rsidR="00CD789F" w:rsidRPr="001D4488">
        <w:rPr>
          <w:rFonts w:ascii="Arial" w:hAnsi="Arial" w:cs="Arial"/>
          <w:sz w:val="24"/>
          <w:szCs w:val="24"/>
          <w:lang w:val="en-US"/>
          <w:rPrChange w:id="82" w:author="Danilo Monteiro Ribeiro" w:date="2020-09-19T08:53:00Z">
            <w:rPr>
              <w:rFonts w:ascii="Arial" w:hAnsi="Arial" w:cs="Arial"/>
              <w:sz w:val="24"/>
              <w:szCs w:val="24"/>
            </w:rPr>
          </w:rPrChange>
        </w:rPr>
        <w:t>três</w:t>
      </w:r>
      <w:proofErr w:type="spellEnd"/>
      <w:r w:rsidR="00CD789F" w:rsidRPr="001D4488">
        <w:rPr>
          <w:rFonts w:ascii="Arial" w:hAnsi="Arial" w:cs="Arial"/>
          <w:sz w:val="24"/>
          <w:szCs w:val="24"/>
          <w:lang w:val="en-US"/>
          <w:rPrChange w:id="83" w:author="Danilo Monteiro Ribeiro" w:date="2020-09-19T08:53:00Z">
            <w:rPr>
              <w:rFonts w:ascii="Arial" w:hAnsi="Arial" w:cs="Arial"/>
              <w:sz w:val="24"/>
              <w:szCs w:val="24"/>
            </w:rPr>
          </w:rPrChange>
        </w:rPr>
        <w:t xml:space="preserve"> </w:t>
      </w:r>
      <w:proofErr w:type="spellStart"/>
      <w:r w:rsidR="00CD789F" w:rsidRPr="001D4488">
        <w:rPr>
          <w:rFonts w:ascii="Arial" w:hAnsi="Arial" w:cs="Arial"/>
          <w:sz w:val="24"/>
          <w:szCs w:val="24"/>
          <w:lang w:val="en-US"/>
          <w:rPrChange w:id="84" w:author="Danilo Monteiro Ribeiro" w:date="2020-09-19T08:53:00Z">
            <w:rPr>
              <w:rFonts w:ascii="Arial" w:hAnsi="Arial" w:cs="Arial"/>
              <w:sz w:val="24"/>
              <w:szCs w:val="24"/>
            </w:rPr>
          </w:rPrChange>
        </w:rPr>
        <w:t>dimensões</w:t>
      </w:r>
      <w:proofErr w:type="spellEnd"/>
      <w:r w:rsidR="002D046F" w:rsidRPr="001D4488">
        <w:rPr>
          <w:rFonts w:ascii="Arial" w:hAnsi="Arial" w:cs="Arial"/>
          <w:sz w:val="24"/>
          <w:szCs w:val="24"/>
          <w:lang w:val="en-US"/>
          <w:rPrChange w:id="85" w:author="Danilo Monteiro Ribeiro" w:date="2020-09-19T08:53:00Z">
            <w:rPr>
              <w:rFonts w:ascii="Arial" w:hAnsi="Arial" w:cs="Arial"/>
              <w:sz w:val="24"/>
              <w:szCs w:val="24"/>
            </w:rPr>
          </w:rPrChange>
        </w:rPr>
        <w:t xml:space="preserve"> que </w:t>
      </w:r>
      <w:proofErr w:type="spellStart"/>
      <w:r w:rsidR="002D046F" w:rsidRPr="001D4488">
        <w:rPr>
          <w:rFonts w:ascii="Arial" w:hAnsi="Arial" w:cs="Arial"/>
          <w:sz w:val="24"/>
          <w:szCs w:val="24"/>
          <w:lang w:val="en-US"/>
          <w:rPrChange w:id="86" w:author="Danilo Monteiro Ribeiro" w:date="2020-09-19T08:53:00Z">
            <w:rPr>
              <w:rFonts w:ascii="Arial" w:hAnsi="Arial" w:cs="Arial"/>
              <w:sz w:val="24"/>
              <w:szCs w:val="24"/>
            </w:rPr>
          </w:rPrChange>
        </w:rPr>
        <w:t>estão</w:t>
      </w:r>
      <w:proofErr w:type="spellEnd"/>
      <w:r w:rsidR="00CD789F" w:rsidRPr="001D4488">
        <w:rPr>
          <w:rFonts w:ascii="Arial" w:hAnsi="Arial" w:cs="Arial"/>
          <w:sz w:val="24"/>
          <w:szCs w:val="24"/>
          <w:lang w:val="en-US"/>
          <w:rPrChange w:id="87" w:author="Danilo Monteiro Ribeiro" w:date="2020-09-19T08:53:00Z">
            <w:rPr>
              <w:rFonts w:ascii="Arial" w:hAnsi="Arial" w:cs="Arial"/>
              <w:sz w:val="24"/>
              <w:szCs w:val="24"/>
            </w:rPr>
          </w:rPrChange>
        </w:rPr>
        <w:t xml:space="preserve"> </w:t>
      </w:r>
      <w:proofErr w:type="spellStart"/>
      <w:r w:rsidR="00CD789F" w:rsidRPr="001D4488">
        <w:rPr>
          <w:rFonts w:ascii="Arial" w:hAnsi="Arial" w:cs="Arial"/>
          <w:sz w:val="24"/>
          <w:szCs w:val="24"/>
          <w:lang w:val="en-US"/>
          <w:rPrChange w:id="88" w:author="Danilo Monteiro Ribeiro" w:date="2020-09-19T08:53:00Z">
            <w:rPr>
              <w:rFonts w:ascii="Arial" w:hAnsi="Arial" w:cs="Arial"/>
              <w:sz w:val="24"/>
              <w:szCs w:val="24"/>
            </w:rPr>
          </w:rPrChange>
        </w:rPr>
        <w:t>relacionadas</w:t>
      </w:r>
      <w:proofErr w:type="spellEnd"/>
      <w:r w:rsidR="00CD789F" w:rsidRPr="001D4488">
        <w:rPr>
          <w:rFonts w:ascii="Arial" w:hAnsi="Arial" w:cs="Arial"/>
          <w:sz w:val="24"/>
          <w:szCs w:val="24"/>
          <w:lang w:val="en-US"/>
          <w:rPrChange w:id="89" w:author="Danilo Monteiro Ribeiro" w:date="2020-09-19T08:53:00Z">
            <w:rPr>
              <w:rFonts w:ascii="Arial" w:hAnsi="Arial" w:cs="Arial"/>
              <w:sz w:val="24"/>
              <w:szCs w:val="24"/>
            </w:rPr>
          </w:rPrChange>
        </w:rPr>
        <w:t xml:space="preserve">, mas </w:t>
      </w:r>
      <w:proofErr w:type="spellStart"/>
      <w:r w:rsidR="002D046F" w:rsidRPr="001D4488">
        <w:rPr>
          <w:rFonts w:ascii="Arial" w:hAnsi="Arial" w:cs="Arial"/>
          <w:sz w:val="24"/>
          <w:szCs w:val="24"/>
          <w:lang w:val="en-US"/>
          <w:rPrChange w:id="90" w:author="Danilo Monteiro Ribeiro" w:date="2020-09-19T08:53:00Z">
            <w:rPr>
              <w:rFonts w:ascii="Arial" w:hAnsi="Arial" w:cs="Arial"/>
              <w:sz w:val="24"/>
              <w:szCs w:val="24"/>
            </w:rPr>
          </w:rPrChange>
        </w:rPr>
        <w:t>atuam</w:t>
      </w:r>
      <w:proofErr w:type="spellEnd"/>
      <w:r w:rsidR="002D046F" w:rsidRPr="001D4488">
        <w:rPr>
          <w:rFonts w:ascii="Arial" w:hAnsi="Arial" w:cs="Arial"/>
          <w:sz w:val="24"/>
          <w:szCs w:val="24"/>
          <w:lang w:val="en-US"/>
          <w:rPrChange w:id="91" w:author="Danilo Monteiro Ribeiro" w:date="2020-09-19T08:53:00Z">
            <w:rPr>
              <w:rFonts w:ascii="Arial" w:hAnsi="Arial" w:cs="Arial"/>
              <w:sz w:val="24"/>
              <w:szCs w:val="24"/>
            </w:rPr>
          </w:rPrChange>
        </w:rPr>
        <w:t xml:space="preserve"> de forma </w:t>
      </w:r>
      <w:proofErr w:type="spellStart"/>
      <w:r w:rsidR="00CD789F" w:rsidRPr="001D4488">
        <w:rPr>
          <w:rFonts w:ascii="Arial" w:hAnsi="Arial" w:cs="Arial"/>
          <w:sz w:val="24"/>
          <w:szCs w:val="24"/>
          <w:lang w:val="en-US"/>
          <w:rPrChange w:id="92" w:author="Danilo Monteiro Ribeiro" w:date="2020-09-19T08:53:00Z">
            <w:rPr>
              <w:rFonts w:ascii="Arial" w:hAnsi="Arial" w:cs="Arial"/>
              <w:sz w:val="24"/>
              <w:szCs w:val="24"/>
            </w:rPr>
          </w:rPrChange>
        </w:rPr>
        <w:t>independente</w:t>
      </w:r>
      <w:proofErr w:type="spellEnd"/>
      <w:r w:rsidR="00CD789F" w:rsidRPr="001D4488">
        <w:rPr>
          <w:rFonts w:ascii="Arial" w:hAnsi="Arial" w:cs="Arial"/>
          <w:sz w:val="24"/>
          <w:szCs w:val="24"/>
          <w:lang w:val="en-US"/>
          <w:rPrChange w:id="93" w:author="Danilo Monteiro Ribeiro" w:date="2020-09-19T08:53:00Z">
            <w:rPr>
              <w:rFonts w:ascii="Arial" w:hAnsi="Arial" w:cs="Arial"/>
              <w:sz w:val="24"/>
              <w:szCs w:val="24"/>
            </w:rPr>
          </w:rPrChange>
        </w:rPr>
        <w:t xml:space="preserv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0EC90625" w14:textId="45058378"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Pr="006A3EDF">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 assim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D15B32">
        <w:rPr>
          <w:rStyle w:val="tlid-translation"/>
          <w:rFonts w:ascii="Arial" w:eastAsia="Calibri" w:hAnsi="Arial" w:cs="Arial"/>
          <w:sz w:val="24"/>
          <w:szCs w:val="24"/>
        </w:rPr>
        <w:t>que leva ao desapego com 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 assim</w:t>
      </w:r>
      <w:r w:rsidR="006D3615" w:rsidRPr="006A3EDF">
        <w:rPr>
          <w:rStyle w:val="tlid-translation"/>
          <w:rFonts w:ascii="Arial" w:eastAsia="Calibri" w:hAnsi="Arial" w:cs="Arial"/>
          <w:sz w:val="24"/>
          <w:szCs w:val="24"/>
        </w:rPr>
        <w:t xml:space="preserve"> a segunda dimensão do </w:t>
      </w:r>
      <w:proofErr w:type="spellStart"/>
      <w:r w:rsidR="006D3615" w:rsidRPr="006A3EDF">
        <w:rPr>
          <w:rStyle w:val="tlid-translation"/>
          <w:rFonts w:ascii="Arial" w:eastAsia="Calibri" w:hAnsi="Arial" w:cs="Arial"/>
          <w:sz w:val="24"/>
          <w:szCs w:val="24"/>
        </w:rPr>
        <w:t>burnout</w:t>
      </w:r>
      <w:proofErr w:type="spellEnd"/>
      <w:r w:rsidR="00643CFE" w:rsidRPr="006A3EDF">
        <w:rPr>
          <w:rStyle w:val="tlid-translation"/>
          <w:rFonts w:ascii="Arial" w:eastAsia="Calibri" w:hAnsi="Arial" w:cs="Arial"/>
          <w:sz w:val="24"/>
          <w:szCs w:val="24"/>
        </w:rPr>
        <w:t xml:space="preserve"> </w:t>
      </w:r>
      <w:r w:rsidR="00643CFE"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643CFE"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643CFE"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0AFEFA49" w14:textId="275E04FD"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5B3ECE" w:rsidRPr="006A3EDF">
        <w:rPr>
          <w:rFonts w:ascii="Arial" w:hAnsi="Arial" w:cs="Arial"/>
          <w:sz w:val="24"/>
          <w:szCs w:val="24"/>
        </w:rPr>
        <w:t xml:space="preserve"> </w:t>
      </w:r>
      <w:r w:rsidRPr="006A3EDF">
        <w:rPr>
          <w:rFonts w:ascii="Arial" w:hAnsi="Arial" w:cs="Arial"/>
          <w:sz w:val="24"/>
          <w:szCs w:val="24"/>
        </w:rPr>
        <w:t xml:space="preserve">se </w:t>
      </w:r>
      <w:r w:rsidR="004F03D8" w:rsidRPr="006A3EDF">
        <w:rPr>
          <w:rFonts w:ascii="Arial" w:hAnsi="Arial" w:cs="Arial"/>
          <w:sz w:val="24"/>
          <w:szCs w:val="24"/>
        </w:rPr>
        <w:t>auto avaliar</w:t>
      </w:r>
      <w:r w:rsidRPr="006A3EDF">
        <w:rPr>
          <w:rFonts w:ascii="Arial" w:hAnsi="Arial" w:cs="Arial"/>
          <w:sz w:val="24"/>
          <w:szCs w:val="24"/>
        </w:rPr>
        <w:t xml:space="preserve"> de forma negativa</w:t>
      </w:r>
      <w:r w:rsidR="000C5845" w:rsidRPr="006A3EDF">
        <w:rPr>
          <w:rFonts w:ascii="Arial" w:hAnsi="Arial" w:cs="Arial"/>
          <w:sz w:val="24"/>
          <w:szCs w:val="24"/>
        </w:rPr>
        <w:t xml:space="preserve"> </w:t>
      </w:r>
      <w:r w:rsidR="000C5845"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0C5845"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0C5845"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experimentando um sentimento de que é incompetente ao realizar seu trabalho. </w:t>
      </w:r>
      <w:r w:rsidR="004F1E49" w:rsidRPr="006A3EDF">
        <w:rPr>
          <w:rStyle w:val="tlid-translation"/>
          <w:rFonts w:ascii="Arial" w:eastAsia="Calibri" w:hAnsi="Arial" w:cs="Arial"/>
          <w:sz w:val="24"/>
          <w:szCs w:val="24"/>
        </w:rPr>
        <w:t>Ou seja, a</w:t>
      </w:r>
      <w:r w:rsidR="007C200A" w:rsidRPr="006A3EDF">
        <w:rPr>
          <w:rStyle w:val="tlid-translation"/>
          <w:rFonts w:ascii="Arial" w:eastAsia="Calibri" w:hAnsi="Arial" w:cs="Arial"/>
          <w:sz w:val="24"/>
          <w:szCs w:val="24"/>
        </w:rPr>
        <w:t>s pessoas 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F1E49" w:rsidRPr="006A3EDF">
        <w:rPr>
          <w:rStyle w:val="tlid-translation"/>
          <w:rFonts w:ascii="Arial" w:eastAsia="Calibri" w:hAnsi="Arial" w:cs="Arial"/>
          <w:sz w:val="24"/>
          <w:szCs w:val="24"/>
        </w:rPr>
        <w:t xml:space="preserve"> para realizar adequada seu trabalho. </w:t>
      </w:r>
    </w:p>
    <w:p w14:paraId="2CEEBD44" w14:textId="496D4C02" w:rsidR="00544EC5" w:rsidRPr="006A3EDF" w:rsidRDefault="00D80055"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 xml:space="preserve">as dimensões do </w:t>
      </w:r>
      <w:proofErr w:type="spellStart"/>
      <w:r w:rsidR="00502377" w:rsidRPr="006A3EDF">
        <w:rPr>
          <w:rStyle w:val="tlid-translation"/>
          <w:rFonts w:ascii="Arial" w:eastAsia="Calibri" w:hAnsi="Arial" w:cs="Arial"/>
          <w:sz w:val="24"/>
          <w:szCs w:val="24"/>
        </w:rPr>
        <w:t>burnout</w:t>
      </w:r>
      <w:proofErr w:type="spellEnd"/>
      <w:r w:rsidR="00502377" w:rsidRPr="006A3EDF">
        <w:rPr>
          <w:rStyle w:val="tlid-translation"/>
          <w:rFonts w:ascii="Arial" w:eastAsia="Calibri" w:hAnsi="Arial" w:cs="Arial"/>
          <w:sz w:val="24"/>
          <w:szCs w:val="24"/>
        </w:rPr>
        <w:t xml:space="preserve">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 existem</w:t>
      </w:r>
      <w:r w:rsidR="00544EC5" w:rsidRPr="006A3EDF">
        <w:rPr>
          <w:rStyle w:val="tlid-translation"/>
          <w:rFonts w:ascii="Arial" w:eastAsia="Calibri" w:hAnsi="Arial" w:cs="Arial"/>
          <w:sz w:val="24"/>
          <w:szCs w:val="24"/>
        </w:rPr>
        <w:t xml:space="preserve"> as demandas emocionais do trabalho de um indivíduo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isso, entra em ação o</w:t>
      </w:r>
      <w:r w:rsidR="00544EC5" w:rsidRPr="006A3EDF">
        <w:rPr>
          <w:rStyle w:val="tlid-translation"/>
          <w:rFonts w:ascii="Arial" w:eastAsia="Calibri" w:hAnsi="Arial" w:cs="Arial"/>
          <w:sz w:val="24"/>
          <w:szCs w:val="24"/>
        </w:rPr>
        <w:t xml:space="preserve"> terceiro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também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544EC5" w:rsidRPr="006A3EDF">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seus </w:t>
      </w:r>
      <w:r w:rsidR="00544EC5" w:rsidRPr="006A3EDF">
        <w:rPr>
          <w:rStyle w:val="tlid-translation"/>
          <w:rFonts w:ascii="Arial" w:eastAsia="Calibri" w:hAnsi="Arial" w:cs="Arial"/>
          <w:sz w:val="24"/>
          <w:szCs w:val="24"/>
        </w:rPr>
        <w:t xml:space="preserve">senso de eficácia </w:t>
      </w:r>
      <w:r w:rsidR="007D403D" w:rsidRPr="006A3EDF">
        <w:rPr>
          <w:rStyle w:val="tlid-translation"/>
          <w:rFonts w:ascii="Arial" w:eastAsia="Calibri" w:hAnsi="Arial" w:cs="Arial"/>
          <w:sz w:val="24"/>
          <w:szCs w:val="24"/>
        </w:rPr>
        <w:fldChar w:fldCharType="begin" w:fldLock="1"/>
      </w:r>
      <w:r w:rsidR="006928AD" w:rsidRPr="006A3EDF">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Burnout.","type":"article-journal","volume":"18"},"uris":["http://www.mendeley.com/documents/?uuid=2e04368c-15c3-4b0c-ade4-7069362ee625"]},{"id":"ITEM-2","itemData":{"author":[{"dropping-particle":"","family":"Schaufeli, W. B., &amp; Leiter, M. P. . , 1","given":"19-26.","non-dropping-particle":"","parse-names":false,"suffix":""}],"id":"ITEM-2","issue":"January","issued":{"date-parts":[["1996"]]},"title":"Maslach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SCHAUFELI, W. B., &amp; LEITER, M. P. . , 1, 1996)","manualFormatting":"(CORDES; DOUGHERTY, 2011)","plainTextFormattedCitation":"(CORDES; DOUGHERTY, 2011; SCHAUFELI, W. B., &amp; LEITER, M. P. . , 1, 1996)","previouslyFormattedCitation":"(CORDES; DOUGHERTY, 2011; SCHAUFELI, W. B., &amp; LEITER, M. P. . , 1, 1996)"},"properties":{"noteIndex":0},"schema":"https://github.com/citation-style-language/schema/raw/master/csl-citation.json"}</w:instrText>
      </w:r>
      <w:r w:rsidR="007D403D"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007D403D"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r w:rsidR="00000C8A" w:rsidRPr="006A3EDF">
        <w:rPr>
          <w:rStyle w:val="tlid-translation"/>
          <w:rFonts w:ascii="Arial" w:eastAsia="Calibri" w:hAnsi="Arial" w:cs="Arial"/>
          <w:sz w:val="24"/>
          <w:szCs w:val="24"/>
        </w:rPr>
        <w:t xml:space="preserve"> </w:t>
      </w:r>
    </w:p>
    <w:p w14:paraId="5DDF9605" w14:textId="5C6E5527"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6928AD" w:rsidRPr="006A3EDF">
        <w:rPr>
          <w:rStyle w:val="tlid-translation"/>
          <w:rFonts w:ascii="Arial" w:eastAsia="Calibri" w:hAnsi="Arial" w:cs="Arial"/>
          <w:sz w:val="24"/>
          <w:szCs w:val="24"/>
        </w:rPr>
        <w:t xml:space="preserve"> </w:t>
      </w:r>
      <w:r w:rsidR="00B852EE"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B852EE"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B852EE"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544EC5" w:rsidRPr="006A3EDF">
        <w:rPr>
          <w:rStyle w:val="tlid-translation"/>
          <w:rFonts w:ascii="Arial" w:eastAsia="Calibri" w:hAnsi="Arial" w:cs="Arial"/>
          <w:sz w:val="24"/>
          <w:szCs w:val="24"/>
        </w:rPr>
        <w:t xml:space="preserve"> </w:t>
      </w:r>
      <w:proofErr w:type="spellStart"/>
      <w:r w:rsidR="00544EC5" w:rsidRPr="006A3EDF">
        <w:rPr>
          <w:rStyle w:val="tlid-translation"/>
          <w:rFonts w:ascii="Arial" w:eastAsia="Calibri" w:hAnsi="Arial" w:cs="Arial"/>
          <w:sz w:val="24"/>
          <w:szCs w:val="24"/>
        </w:rPr>
        <w:t>burnout</w:t>
      </w:r>
      <w:proofErr w:type="spellEnd"/>
      <w:r w:rsidR="00544EC5" w:rsidRPr="006A3EDF">
        <w:rPr>
          <w:rStyle w:val="tlid-translation"/>
          <w:rFonts w:ascii="Arial" w:eastAsia="Calibri" w:hAnsi="Arial" w:cs="Arial"/>
          <w:sz w:val="24"/>
          <w:szCs w:val="24"/>
        </w:rPr>
        <w:t xml:space="preserve">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w:t>
      </w:r>
      <w:proofErr w:type="spellStart"/>
      <w:r w:rsidR="00B6299F" w:rsidRPr="006A3EDF">
        <w:rPr>
          <w:rStyle w:val="tlid-translation"/>
          <w:rFonts w:ascii="Arial" w:eastAsia="Calibri" w:hAnsi="Arial" w:cs="Arial"/>
          <w:sz w:val="24"/>
          <w:szCs w:val="24"/>
        </w:rPr>
        <w:t>burnout</w:t>
      </w:r>
      <w:proofErr w:type="spellEnd"/>
      <w:r w:rsidR="00544EC5" w:rsidRPr="006A3EDF">
        <w:rPr>
          <w:rStyle w:val="tlid-translation"/>
          <w:rFonts w:ascii="Arial" w:eastAsia="Calibri" w:hAnsi="Arial" w:cs="Arial"/>
          <w:sz w:val="24"/>
          <w:szCs w:val="24"/>
        </w:rPr>
        <w:t xml:space="preserve"> </w:t>
      </w:r>
      <w:r w:rsidR="00180BED"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180BED"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180BED"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2AA3ACE3" w14:textId="0CE7473E"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061074"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061074"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061074" w:rsidRPr="006A3EDF">
        <w:rPr>
          <w:rFonts w:ascii="Arial" w:hAnsi="Arial" w:cs="Arial"/>
          <w:sz w:val="24"/>
          <w:szCs w:val="24"/>
        </w:rPr>
        <w:fldChar w:fldCharType="end"/>
      </w:r>
      <w:r w:rsidRPr="006A3EDF">
        <w:rPr>
          <w:rFonts w:ascii="Arial" w:hAnsi="Arial" w:cs="Arial"/>
          <w:sz w:val="24"/>
          <w:szCs w:val="24"/>
        </w:rPr>
        <w:t xml:space="preserve">, o que tem emergido </w:t>
      </w:r>
      <w:r w:rsidR="00BE13AF" w:rsidRPr="006A3EDF">
        <w:rPr>
          <w:rFonts w:ascii="Arial" w:hAnsi="Arial" w:cs="Arial"/>
          <w:sz w:val="24"/>
          <w:szCs w:val="24"/>
        </w:rPr>
        <w:t>nos estudos da área é que o</w:t>
      </w:r>
      <w:r w:rsidRPr="006A3EDF">
        <w:rPr>
          <w:rFonts w:ascii="Arial" w:hAnsi="Arial" w:cs="Arial"/>
          <w:sz w:val="24"/>
          <w:szCs w:val="24"/>
        </w:rPr>
        <w:t xml:space="preserve">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w:t>
      </w:r>
      <w:r w:rsidRPr="006A3EDF">
        <w:rPr>
          <w:rFonts w:ascii="Arial" w:hAnsi="Arial" w:cs="Arial"/>
          <w:sz w:val="24"/>
          <w:szCs w:val="24"/>
        </w:rPr>
        <w:lastRenderedPageBreak/>
        <w:t>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E61669" w:rsidRPr="006A3EDF">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F043FA" w:rsidRPr="006A3EDF">
        <w:rPr>
          <w:rFonts w:ascii="Arial" w:hAnsi="Arial" w:cs="Arial"/>
          <w:sz w:val="24"/>
          <w:szCs w:val="24"/>
        </w:rPr>
        <w:t xml:space="preserve"> </w:t>
      </w:r>
      <w:r w:rsidR="0071118C"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71118C"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71118C" w:rsidRPr="006A3EDF">
        <w:rPr>
          <w:rFonts w:ascii="Arial" w:hAnsi="Arial" w:cs="Arial"/>
          <w:sz w:val="24"/>
          <w:szCs w:val="24"/>
        </w:rPr>
        <w:fldChar w:fldCharType="end"/>
      </w:r>
      <w:r w:rsidR="005C4C8B" w:rsidRPr="006A3EDF">
        <w:rPr>
          <w:rFonts w:ascii="Arial" w:hAnsi="Arial" w:cs="Arial"/>
          <w:sz w:val="24"/>
          <w:szCs w:val="24"/>
        </w:rPr>
        <w:t>.</w:t>
      </w:r>
      <w:r w:rsidR="007627D9">
        <w:rPr>
          <w:rFonts w:ascii="Arial" w:hAnsi="Arial" w:cs="Arial"/>
          <w:sz w:val="24"/>
          <w:szCs w:val="24"/>
        </w:rPr>
        <w:t xml:space="preserve"> Isto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 assim que o indivíduo mude</w:t>
      </w:r>
      <w:r w:rsidR="005C4C8B" w:rsidRPr="006A3EDF">
        <w:rPr>
          <w:rStyle w:val="tlid-translation"/>
          <w:rFonts w:ascii="Arial" w:eastAsia="Calibri" w:hAnsi="Arial" w:cs="Arial"/>
          <w:sz w:val="24"/>
          <w:szCs w:val="24"/>
        </w:rPr>
        <w:t xml:space="preserve">. </w:t>
      </w:r>
    </w:p>
    <w:p w14:paraId="1FCC914E" w14:textId="43E938C6"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w:t>
      </w:r>
      <w:proofErr w:type="spellStart"/>
      <w:r w:rsidRPr="006A3EDF">
        <w:rPr>
          <w:rStyle w:val="tlid-translation"/>
          <w:rFonts w:ascii="Arial" w:eastAsia="Calibri" w:hAnsi="Arial" w:cs="Arial"/>
          <w:sz w:val="24"/>
          <w:szCs w:val="24"/>
        </w:rPr>
        <w:t>burnout</w:t>
      </w:r>
      <w:proofErr w:type="spellEnd"/>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9470BE" w:rsidRPr="006A3ED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 xml:space="preserve">sobre </w:t>
      </w:r>
      <w:proofErr w:type="spellStart"/>
      <w:r w:rsidR="00DD5363" w:rsidRPr="006A3EDF">
        <w:rPr>
          <w:rStyle w:val="tlid-translation"/>
          <w:rFonts w:ascii="Arial" w:eastAsia="Calibri" w:hAnsi="Arial" w:cs="Arial"/>
          <w:sz w:val="24"/>
          <w:szCs w:val="24"/>
        </w:rPr>
        <w:t>burnout</w:t>
      </w:r>
      <w:proofErr w:type="spellEnd"/>
      <w:r w:rsidR="0071118C" w:rsidRPr="006A3EDF">
        <w:rPr>
          <w:rStyle w:val="tlid-translation"/>
          <w:rFonts w:ascii="Arial" w:eastAsia="Calibri" w:hAnsi="Arial" w:cs="Arial"/>
          <w:sz w:val="24"/>
          <w:szCs w:val="24"/>
        </w:rPr>
        <w:t xml:space="preserve"> </w:t>
      </w:r>
      <w:r w:rsidR="0071118C"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71118C"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71118C"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662FF6" w:rsidRPr="006A3EDF">
        <w:rPr>
          <w:rStyle w:val="tlid-translation"/>
          <w:rFonts w:ascii="Arial" w:eastAsia="Calibri" w:hAnsi="Arial" w:cs="Arial"/>
          <w:sz w:val="24"/>
          <w:szCs w:val="24"/>
        </w:rPr>
        <w:t xml:space="preserve"> devido as necessidades do trabalho,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2BD0798E" w14:textId="532CA6EE"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w:t>
      </w:r>
      <w:r w:rsidR="00F043FA" w:rsidRPr="006A3EDF">
        <w:rPr>
          <w:rStyle w:val="tlid-translation"/>
          <w:rFonts w:ascii="Arial" w:eastAsia="Calibri" w:hAnsi="Arial" w:cs="Arial"/>
          <w:sz w:val="24"/>
          <w:szCs w:val="24"/>
        </w:rPr>
        <w:t>segunda</w:t>
      </w:r>
      <w:r w:rsidRPr="006A3ED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D47D96" w:rsidRPr="006A3EDF">
        <w:rPr>
          <w:rStyle w:val="tlid-translation"/>
          <w:rFonts w:ascii="Arial" w:eastAsia="Calibri" w:hAnsi="Arial" w:cs="Arial"/>
          <w:sz w:val="24"/>
          <w:szCs w:val="24"/>
        </w:rPr>
        <w:t xml:space="preserve"> </w:t>
      </w:r>
      <w:r w:rsidR="00D47D9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D47D9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D47D9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r w:rsidRPr="006A3EDF">
        <w:rPr>
          <w:rStyle w:val="tlid-translation"/>
          <w:rFonts w:ascii="Arial" w:eastAsia="Calibri" w:hAnsi="Arial" w:cs="Arial"/>
          <w:sz w:val="24"/>
          <w:szCs w:val="24"/>
        </w:rPr>
        <w:t xml:space="preserve"> </w:t>
      </w:r>
    </w:p>
    <w:p w14:paraId="6374FB26" w14:textId="7B8DD726"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 xml:space="preserve">consegue lidar com o </w:t>
      </w:r>
      <w:proofErr w:type="spellStart"/>
      <w:r w:rsidR="00A83C15" w:rsidRPr="006A3EDF">
        <w:rPr>
          <w:rStyle w:val="tlid-translation"/>
          <w:rFonts w:ascii="Arial" w:eastAsia="Calibri" w:hAnsi="Arial" w:cs="Arial"/>
          <w:sz w:val="24"/>
          <w:szCs w:val="24"/>
        </w:rPr>
        <w:t>burnout</w:t>
      </w:r>
      <w:proofErr w:type="spellEnd"/>
      <w:r w:rsidR="00036F3E" w:rsidRPr="006A3EDF">
        <w:rPr>
          <w:rStyle w:val="tlid-translation"/>
          <w:rFonts w:ascii="Arial" w:eastAsia="Calibri" w:hAnsi="Arial" w:cs="Arial"/>
          <w:sz w:val="24"/>
          <w:szCs w:val="24"/>
        </w:rPr>
        <w:t xml:space="preserve"> </w:t>
      </w:r>
      <w:r w:rsidR="0083728D"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83728D"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83728D"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B83BBB4" w14:textId="74BD53AD"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 xml:space="preserve">sobre o modelo proposto </w:t>
      </w:r>
      <w:proofErr w:type="spellStart"/>
      <w:r w:rsidR="00BF701C">
        <w:rPr>
          <w:rStyle w:val="tlid-translation"/>
          <w:rFonts w:ascii="Arial" w:eastAsia="Calibri" w:hAnsi="Arial" w:cs="Arial"/>
          <w:sz w:val="24"/>
          <w:szCs w:val="24"/>
        </w:rPr>
        <w:t>Maslach</w:t>
      </w:r>
      <w:proofErr w:type="spellEnd"/>
      <w:r w:rsidR="00BF701C">
        <w:rPr>
          <w:rStyle w:val="tlid-translation"/>
          <w:rFonts w:ascii="Arial" w:eastAsia="Calibri" w:hAnsi="Arial" w:cs="Arial"/>
          <w:sz w:val="24"/>
          <w:szCs w:val="24"/>
        </w:rPr>
        <w:t xml:space="preserve"> e seus colegas é uma escala de</w:t>
      </w:r>
      <w:r w:rsidR="001E2FB9">
        <w:rPr>
          <w:rStyle w:val="tlid-translation"/>
          <w:rFonts w:ascii="Arial" w:eastAsia="Calibri" w:hAnsi="Arial" w:cs="Arial"/>
          <w:sz w:val="24"/>
          <w:szCs w:val="24"/>
        </w:rPr>
        <w:t xml:space="preserve">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 xml:space="preserve">mensurar os níveis de </w:t>
      </w:r>
      <w:proofErr w:type="spellStart"/>
      <w:r w:rsidR="001E2FB9">
        <w:rPr>
          <w:rStyle w:val="tlid-translation"/>
          <w:rFonts w:ascii="Arial" w:eastAsia="Calibri" w:hAnsi="Arial" w:cs="Arial"/>
          <w:sz w:val="24"/>
          <w:szCs w:val="24"/>
        </w:rPr>
        <w:t>burnout</w:t>
      </w:r>
      <w:proofErr w:type="spellEnd"/>
      <w:r w:rsidR="001E2FB9">
        <w:rPr>
          <w:rStyle w:val="tlid-translation"/>
          <w:rFonts w:ascii="Arial" w:eastAsia="Calibri" w:hAnsi="Arial" w:cs="Arial"/>
          <w:sz w:val="24"/>
          <w:szCs w:val="24"/>
        </w:rPr>
        <w:t xml:space="preserve"> do indivíduos</w:t>
      </w:r>
      <w:r w:rsidR="0078292D">
        <w:rPr>
          <w:rStyle w:val="tlid-translation"/>
          <w:rFonts w:ascii="Arial" w:eastAsia="Calibri" w:hAnsi="Arial" w:cs="Arial"/>
          <w:sz w:val="24"/>
          <w:szCs w:val="24"/>
        </w:rPr>
        <w:t xml:space="preserve">, também chamada de </w:t>
      </w:r>
      <w:proofErr w:type="spellStart"/>
      <w:r w:rsidR="0078292D" w:rsidRPr="0078292D">
        <w:rPr>
          <w:rStyle w:val="tlid-translation"/>
          <w:rFonts w:ascii="Arial" w:eastAsia="Calibri" w:hAnsi="Arial" w:cs="Arial"/>
          <w:i/>
          <w:iCs/>
          <w:sz w:val="24"/>
          <w:szCs w:val="24"/>
        </w:rPr>
        <w:t>Maslach</w:t>
      </w:r>
      <w:proofErr w:type="spellEnd"/>
      <w:r w:rsidR="0078292D" w:rsidRPr="0078292D">
        <w:rPr>
          <w:rStyle w:val="tlid-translation"/>
          <w:rFonts w:ascii="Arial" w:eastAsia="Calibri" w:hAnsi="Arial" w:cs="Arial"/>
          <w:i/>
          <w:iCs/>
          <w:sz w:val="24"/>
          <w:szCs w:val="24"/>
        </w:rPr>
        <w:t xml:space="preserve"> Burnout </w:t>
      </w:r>
      <w:proofErr w:type="spellStart"/>
      <w:r w:rsidR="0078292D" w:rsidRPr="0078292D">
        <w:rPr>
          <w:rStyle w:val="tlid-translation"/>
          <w:rFonts w:ascii="Arial" w:eastAsia="Calibri" w:hAnsi="Arial" w:cs="Arial"/>
          <w:i/>
          <w:iCs/>
          <w:sz w:val="24"/>
          <w:szCs w:val="24"/>
        </w:rPr>
        <w:t>Inventory</w:t>
      </w:r>
      <w:proofErr w:type="spellEnd"/>
      <w:r w:rsidR="001B2700">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1E2FB9" w:rsidRPr="0078292D">
        <w:rPr>
          <w:rStyle w:val="tlid-translation"/>
          <w:rFonts w:ascii="Arial" w:eastAsia="Calibri" w:hAnsi="Arial" w:cs="Arial"/>
          <w:i/>
          <w:iCs/>
          <w:sz w:val="24"/>
          <w:szCs w:val="24"/>
        </w:rPr>
        <w:t xml:space="preserve"> </w:t>
      </w:r>
      <w:r w:rsidR="001E2FB9">
        <w:rPr>
          <w:rStyle w:val="tlid-translation"/>
          <w:rFonts w:ascii="Arial" w:eastAsia="Calibri" w:hAnsi="Arial" w:cs="Arial"/>
          <w:sz w:val="24"/>
          <w:szCs w:val="24"/>
        </w:rPr>
        <w:t>(</w:t>
      </w:r>
      <w:r w:rsidR="001E2FB9">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1E2FB9">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1E2FB9">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C23375">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 de validação</w:t>
      </w:r>
      <w:r w:rsidR="00A13517">
        <w:rPr>
          <w:rStyle w:val="tlid-translation"/>
          <w:rFonts w:ascii="Arial" w:eastAsia="Calibri" w:hAnsi="Arial" w:cs="Arial"/>
          <w:sz w:val="24"/>
          <w:szCs w:val="24"/>
        </w:rPr>
        <w:t xml:space="preserve"> </w:t>
      </w:r>
      <w:r w:rsidR="00A13517">
        <w:rPr>
          <w:rStyle w:val="tlid-translation"/>
          <w:rFonts w:ascii="Arial" w:eastAsia="Calibri" w:hAnsi="Arial" w:cs="Arial"/>
          <w:sz w:val="24"/>
          <w:szCs w:val="24"/>
        </w:rPr>
        <w:fldChar w:fldCharType="begin" w:fldLock="1"/>
      </w:r>
      <w:r w:rsidR="00E504F7">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et al., 2008)","plainTextFormattedCitation":"(WORLEY et al., 2008)","previouslyFormattedCitation":"(WORLEY et al., 2008)"},"properties":{"noteIndex":0},"schema":"https://github.com/citation-style-language/schema/raw/master/csl-citation.json"}</w:instrText>
      </w:r>
      <w:r w:rsidR="00A13517">
        <w:rPr>
          <w:rStyle w:val="tlid-translation"/>
          <w:rFonts w:ascii="Arial" w:eastAsia="Calibri" w:hAnsi="Arial" w:cs="Arial"/>
          <w:sz w:val="24"/>
          <w:szCs w:val="24"/>
        </w:rPr>
        <w:fldChar w:fldCharType="separate"/>
      </w:r>
      <w:r w:rsidR="00A13517" w:rsidRPr="00A13517">
        <w:rPr>
          <w:rStyle w:val="tlid-translation"/>
          <w:rFonts w:ascii="Arial" w:eastAsia="Calibri" w:hAnsi="Arial" w:cs="Arial"/>
          <w:noProof/>
          <w:sz w:val="24"/>
          <w:szCs w:val="24"/>
        </w:rPr>
        <w:t>(WORLEY et al., 2008)</w:t>
      </w:r>
      <w:r w:rsidR="00A13517">
        <w:rPr>
          <w:rStyle w:val="tlid-translation"/>
          <w:rFonts w:ascii="Arial" w:eastAsia="Calibri" w:hAnsi="Arial" w:cs="Arial"/>
          <w:sz w:val="24"/>
          <w:szCs w:val="24"/>
        </w:rPr>
        <w:fldChar w:fldCharType="end"/>
      </w:r>
      <w:r w:rsidR="00D53633">
        <w:rPr>
          <w:rStyle w:val="tlid-translation"/>
          <w:rFonts w:ascii="Arial" w:eastAsia="Calibri" w:hAnsi="Arial" w:cs="Arial"/>
          <w:sz w:val="24"/>
          <w:szCs w:val="24"/>
        </w:rPr>
        <w:t xml:space="preserve">. </w:t>
      </w:r>
      <w:r w:rsidR="00B729FE">
        <w:rPr>
          <w:rStyle w:val="tlid-translation"/>
          <w:rFonts w:ascii="Arial" w:eastAsia="Calibri" w:hAnsi="Arial" w:cs="Arial"/>
          <w:sz w:val="24"/>
          <w:szCs w:val="24"/>
        </w:rPr>
        <w:t xml:space="preserve">Inclusive na Engenharia de Software </w:t>
      </w:r>
      <w:r w:rsidR="00B729FE">
        <w:rPr>
          <w:rStyle w:val="tlid-translation"/>
          <w:rFonts w:ascii="Arial" w:eastAsia="Calibri" w:hAnsi="Arial" w:cs="Arial"/>
          <w:sz w:val="24"/>
          <w:szCs w:val="24"/>
        </w:rPr>
        <w:fldChar w:fldCharType="begin" w:fldLock="1"/>
      </w:r>
      <w:r w:rsidR="00126E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2016)","plainTextFormattedCitation":"(DA SILVA et al., 2016)","previouslyFormattedCitation":"(DA SILVA et al., 2016)"},"properties":{"noteIndex":0},"schema":"https://github.com/citation-style-language/schema/raw/master/csl-citation.json"}</w:instrText>
      </w:r>
      <w:r w:rsidR="00B729FE">
        <w:rPr>
          <w:rStyle w:val="tlid-translation"/>
          <w:rFonts w:ascii="Arial" w:eastAsia="Calibri" w:hAnsi="Arial" w:cs="Arial"/>
          <w:sz w:val="24"/>
          <w:szCs w:val="24"/>
        </w:rPr>
        <w:fldChar w:fldCharType="separate"/>
      </w:r>
      <w:r w:rsidR="00B729FE" w:rsidRPr="00B729FE">
        <w:rPr>
          <w:rStyle w:val="tlid-translation"/>
          <w:rFonts w:ascii="Arial" w:eastAsia="Calibri" w:hAnsi="Arial" w:cs="Arial"/>
          <w:noProof/>
          <w:sz w:val="24"/>
          <w:szCs w:val="24"/>
        </w:rPr>
        <w:t>(DA SILVA et al., 2016)</w:t>
      </w:r>
      <w:r w:rsidR="00B729FE">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45F0CAB7" w14:textId="7ED4591C"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o modelo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w:t>
      </w:r>
      <w:proofErr w:type="spellStart"/>
      <w:r>
        <w:rPr>
          <w:rStyle w:val="tlid-translation"/>
          <w:rFonts w:ascii="Arial" w:eastAsia="Calibri" w:hAnsi="Arial" w:cs="Arial"/>
          <w:sz w:val="24"/>
          <w:szCs w:val="24"/>
        </w:rPr>
        <w:t>burnout</w:t>
      </w:r>
      <w:proofErr w:type="spellEnd"/>
      <w:r>
        <w:rPr>
          <w:rStyle w:val="tlid-translation"/>
          <w:rFonts w:ascii="Arial" w:eastAsia="Calibri" w:hAnsi="Arial" w:cs="Arial"/>
          <w:sz w:val="24"/>
          <w:szCs w:val="24"/>
        </w:rPr>
        <w:t xml:space="preserve"> por ser </w:t>
      </w:r>
      <w:r w:rsidR="00AA1527">
        <w:rPr>
          <w:rStyle w:val="tlid-translation"/>
          <w:rFonts w:ascii="Arial" w:eastAsia="Calibri" w:hAnsi="Arial" w:cs="Arial"/>
          <w:sz w:val="24"/>
          <w:szCs w:val="24"/>
        </w:rPr>
        <w:t>o</w:t>
      </w:r>
      <w:r>
        <w:rPr>
          <w:rStyle w:val="tlid-translation"/>
          <w:rFonts w:ascii="Arial" w:eastAsia="Calibri" w:hAnsi="Arial" w:cs="Arial"/>
          <w:sz w:val="24"/>
          <w:szCs w:val="24"/>
        </w:rPr>
        <w:t xml:space="preserve"> mais largamente utilizado nas pesquisas sobre o tema </w:t>
      </w:r>
      <w:r>
        <w:rPr>
          <w:rStyle w:val="tlid-translation"/>
          <w:rFonts w:ascii="Arial" w:eastAsia="Calibri" w:hAnsi="Arial" w:cs="Arial"/>
          <w:sz w:val="24"/>
          <w:szCs w:val="24"/>
        </w:rPr>
        <w:lastRenderedPageBreak/>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 Um outro motivo é justamente a afirmação que o </w:t>
      </w:r>
      <w:proofErr w:type="spellStart"/>
      <w:r>
        <w:rPr>
          <w:rStyle w:val="tlid-translation"/>
          <w:rFonts w:ascii="Arial" w:eastAsia="Calibri" w:hAnsi="Arial" w:cs="Arial"/>
          <w:sz w:val="24"/>
          <w:szCs w:val="24"/>
        </w:rPr>
        <w:t>burnout</w:t>
      </w:r>
      <w:proofErr w:type="spellEnd"/>
      <w:r>
        <w:rPr>
          <w:rStyle w:val="tlid-translation"/>
          <w:rFonts w:ascii="Arial" w:eastAsia="Calibri" w:hAnsi="Arial" w:cs="Arial"/>
          <w:sz w:val="24"/>
          <w:szCs w:val="24"/>
        </w:rPr>
        <w:t xml:space="preserve"> pode ser consequência de uma falta de ajust</w:t>
      </w:r>
      <w:r w:rsidR="006029E4">
        <w:rPr>
          <w:rStyle w:val="tlid-translation"/>
          <w:rFonts w:ascii="Arial" w:eastAsia="Calibri" w:hAnsi="Arial" w:cs="Arial"/>
          <w:sz w:val="24"/>
          <w:szCs w:val="24"/>
        </w:rPr>
        <w:t>e</w:t>
      </w:r>
      <w:r>
        <w:rPr>
          <w:rStyle w:val="tlid-translation"/>
          <w:rFonts w:ascii="Arial" w:eastAsia="Calibri" w:hAnsi="Arial" w:cs="Arial"/>
          <w:sz w:val="24"/>
          <w:szCs w:val="24"/>
        </w:rPr>
        <w:t xml:space="preserve"> entre o que é requerido pelo trabalho ou organização e a habilidade das pessoas.</w:t>
      </w:r>
      <w:r w:rsidR="00AA1527">
        <w:rPr>
          <w:rStyle w:val="tlid-translation"/>
          <w:rFonts w:ascii="Arial" w:eastAsia="Calibri" w:hAnsi="Arial" w:cs="Arial"/>
          <w:sz w:val="24"/>
          <w:szCs w:val="24"/>
        </w:rPr>
        <w:t xml:space="preserve"> Essa afirmação vai ao encontro do que </w:t>
      </w:r>
      <w:r w:rsidR="005727E5">
        <w:rPr>
          <w:rStyle w:val="tlid-translation"/>
          <w:rFonts w:ascii="Arial" w:eastAsia="Calibri" w:hAnsi="Arial" w:cs="Arial"/>
          <w:sz w:val="24"/>
          <w:szCs w:val="24"/>
        </w:rPr>
        <w:t>se quer investigar nesta pesquisa.</w:t>
      </w:r>
    </w:p>
    <w:p w14:paraId="30329756" w14:textId="4FF3286C"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w:t>
      </w:r>
      <w:proofErr w:type="spellStart"/>
      <w:r>
        <w:rPr>
          <w:rStyle w:val="tlid-translation"/>
          <w:rFonts w:ascii="Arial" w:eastAsia="Calibri" w:hAnsi="Arial" w:cs="Arial"/>
          <w:sz w:val="24"/>
          <w:szCs w:val="24"/>
        </w:rPr>
        <w:t>burnout</w:t>
      </w:r>
      <w:proofErr w:type="spellEnd"/>
      <w:r>
        <w:rPr>
          <w:rStyle w:val="tlid-translation"/>
          <w:rFonts w:ascii="Arial" w:eastAsia="Calibri" w:hAnsi="Arial" w:cs="Arial"/>
          <w:sz w:val="24"/>
          <w:szCs w:val="24"/>
        </w:rPr>
        <w:t xml:space="preserve">. </w:t>
      </w:r>
      <w:r w:rsidR="00E04E9A"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E04E9A"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E04E9A"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 </w:t>
      </w:r>
      <w:r w:rsidR="00107E19">
        <w:rPr>
          <w:rStyle w:val="tlid-translation"/>
          <w:rFonts w:ascii="Arial" w:eastAsia="Calibri" w:hAnsi="Arial" w:cs="Arial"/>
          <w:sz w:val="24"/>
          <w:szCs w:val="24"/>
        </w:rPr>
        <w:t xml:space="preserve">em </w:t>
      </w:r>
      <w:r w:rsidR="00455B61" w:rsidRPr="006A3EDF">
        <w:rPr>
          <w:rStyle w:val="tlid-translation"/>
          <w:rFonts w:ascii="Arial" w:eastAsia="Calibri" w:hAnsi="Arial" w:cs="Arial"/>
          <w:sz w:val="24"/>
          <w:szCs w:val="24"/>
        </w:rPr>
        <w:t xml:space="preserve">que encontraram que existe uma correlação negativa entre quanto tempo os membros </w:t>
      </w:r>
      <w:r w:rsidR="00562755" w:rsidRPr="006A3EDF">
        <w:rPr>
          <w:rStyle w:val="tlid-translation"/>
          <w:rFonts w:ascii="Arial" w:eastAsia="Calibri" w:hAnsi="Arial" w:cs="Arial"/>
          <w:sz w:val="24"/>
          <w:szCs w:val="24"/>
        </w:rPr>
        <w:t xml:space="preserve">passam pensando sobre uma tarefa, em contraste com o tempo que eles fazem atividade rotineiras, com </w:t>
      </w:r>
      <w:proofErr w:type="spellStart"/>
      <w:r w:rsidR="00562755" w:rsidRPr="006A3EDF">
        <w:rPr>
          <w:rStyle w:val="tlid-translation"/>
          <w:rFonts w:ascii="Arial" w:eastAsia="Calibri" w:hAnsi="Arial" w:cs="Arial"/>
          <w:sz w:val="24"/>
          <w:szCs w:val="24"/>
        </w:rPr>
        <w:t>burnout</w:t>
      </w:r>
      <w:proofErr w:type="spellEnd"/>
      <w:r w:rsidR="00562755" w:rsidRPr="006A3EDF">
        <w:rPr>
          <w:rStyle w:val="tlid-translation"/>
          <w:rFonts w:ascii="Arial" w:eastAsia="Calibri" w:hAnsi="Arial" w:cs="Arial"/>
          <w:sz w:val="24"/>
          <w:szCs w:val="24"/>
        </w:rPr>
        <w:t xml:space="preserve"> do trabalho. Observaram também que </w:t>
      </w:r>
      <w:r w:rsidR="00351982" w:rsidRPr="006A3EDF">
        <w:rPr>
          <w:rStyle w:val="tlid-translation"/>
          <w:rFonts w:ascii="Arial" w:eastAsia="Calibri" w:hAnsi="Arial" w:cs="Arial"/>
          <w:sz w:val="24"/>
          <w:szCs w:val="24"/>
        </w:rPr>
        <w:t xml:space="preserve">existe uma correlação negativa entre o tempo que os membros passam aprendendo no trabalho com </w:t>
      </w:r>
      <w:r w:rsidR="00237EA8" w:rsidRPr="006A3EDF">
        <w:rPr>
          <w:rStyle w:val="tlid-translation"/>
          <w:rFonts w:ascii="Arial" w:eastAsia="Calibri" w:hAnsi="Arial" w:cs="Arial"/>
          <w:sz w:val="24"/>
          <w:szCs w:val="24"/>
        </w:rPr>
        <w:t xml:space="preserve">uma dimensão do </w:t>
      </w:r>
      <w:proofErr w:type="spellStart"/>
      <w:r w:rsidR="00237EA8" w:rsidRPr="006A3EDF">
        <w:rPr>
          <w:rStyle w:val="tlid-translation"/>
          <w:rFonts w:ascii="Arial" w:eastAsia="Calibri" w:hAnsi="Arial" w:cs="Arial"/>
          <w:sz w:val="24"/>
          <w:szCs w:val="24"/>
        </w:rPr>
        <w:t>burnout</w:t>
      </w:r>
      <w:proofErr w:type="spellEnd"/>
      <w:r w:rsidR="00237EA8" w:rsidRPr="006A3EDF">
        <w:rPr>
          <w:rStyle w:val="tlid-translation"/>
          <w:rFonts w:ascii="Arial" w:eastAsia="Calibri" w:hAnsi="Arial" w:cs="Arial"/>
          <w:sz w:val="24"/>
          <w:szCs w:val="24"/>
        </w:rPr>
        <w:t xml:space="preserve">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w:t>
      </w:r>
      <w:proofErr w:type="spellStart"/>
      <w:r w:rsidR="00E60DE5" w:rsidRPr="006A3EDF">
        <w:rPr>
          <w:rStyle w:val="tlid-translation"/>
          <w:rFonts w:ascii="Arial" w:eastAsia="Calibri" w:hAnsi="Arial" w:cs="Arial"/>
          <w:sz w:val="24"/>
          <w:szCs w:val="24"/>
        </w:rPr>
        <w:t>burnout</w:t>
      </w:r>
      <w:proofErr w:type="spellEnd"/>
      <w:r w:rsidR="00E60DE5" w:rsidRPr="006A3EDF">
        <w:rPr>
          <w:rStyle w:val="tlid-translation"/>
          <w:rFonts w:ascii="Arial" w:eastAsia="Calibri" w:hAnsi="Arial" w:cs="Arial"/>
          <w:sz w:val="24"/>
          <w:szCs w:val="24"/>
        </w:rPr>
        <w:t xml:space="preserve"> do trabalho na Engenharia de Software. </w:t>
      </w:r>
    </w:p>
    <w:p w14:paraId="18A33B03" w14:textId="66933577" w:rsidR="00F11F4F" w:rsidRPr="006A3EDF" w:rsidRDefault="000102B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ação negativa entre essas duas variáveis. Além disso, ele encontrou que a autonomia,</w:t>
      </w:r>
      <w:r w:rsidR="00B43881" w:rsidRPr="006A3EDF">
        <w:rPr>
          <w:rStyle w:val="tlid-translation"/>
          <w:rFonts w:ascii="Arial" w:eastAsia="Calibri" w:hAnsi="Arial" w:cs="Arial"/>
          <w:sz w:val="24"/>
          <w:szCs w:val="24"/>
        </w:rPr>
        <w:t xml:space="preserve"> recompensas, e ambiguidade da tarefa tem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6434CA3D" w14:textId="683665EF" w:rsidR="009F183C" w:rsidRPr="006A3EDF" w:rsidRDefault="00012A51"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9F183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9F183C" w:rsidRPr="006A3EDF">
        <w:rPr>
          <w:rStyle w:val="tlid-translation"/>
          <w:rFonts w:ascii="Arial" w:eastAsia="Calibri" w:hAnsi="Arial" w:cs="Arial"/>
          <w:noProof/>
          <w:sz w:val="24"/>
          <w:szCs w:val="24"/>
        </w:rPr>
        <w:t>Huarng (</w:t>
      </w:r>
      <w:r w:rsidRPr="006A3EDF">
        <w:rPr>
          <w:rStyle w:val="tlid-translation"/>
          <w:rFonts w:ascii="Arial" w:eastAsia="Calibri" w:hAnsi="Arial" w:cs="Arial"/>
          <w:noProof/>
          <w:sz w:val="24"/>
          <w:szCs w:val="24"/>
        </w:rPr>
        <w:t>2001)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encontrou </w:t>
      </w:r>
      <w:r w:rsidR="007B2ADC" w:rsidRPr="006A3EDF">
        <w:rPr>
          <w:rStyle w:val="tlid-translation"/>
          <w:rFonts w:ascii="Arial" w:eastAsia="Calibri" w:hAnsi="Arial" w:cs="Arial"/>
          <w:sz w:val="24"/>
          <w:szCs w:val="24"/>
        </w:rPr>
        <w:t xml:space="preserve">que o nível de </w:t>
      </w:r>
      <w:proofErr w:type="spellStart"/>
      <w:r w:rsidR="007B2ADC" w:rsidRPr="006A3EDF">
        <w:rPr>
          <w:rStyle w:val="tlid-translation"/>
          <w:rFonts w:ascii="Arial" w:eastAsia="Calibri" w:hAnsi="Arial" w:cs="Arial"/>
          <w:sz w:val="24"/>
          <w:szCs w:val="24"/>
        </w:rPr>
        <w:t>burnout</w:t>
      </w:r>
      <w:proofErr w:type="spellEnd"/>
      <w:r w:rsidR="007B2ADC" w:rsidRPr="006A3EDF">
        <w:rPr>
          <w:rStyle w:val="tlid-translation"/>
          <w:rFonts w:ascii="Arial" w:eastAsia="Calibri" w:hAnsi="Arial" w:cs="Arial"/>
          <w:sz w:val="24"/>
          <w:szCs w:val="24"/>
        </w:rPr>
        <w:t xml:space="preserve"> é diferente </w:t>
      </w:r>
      <w:r w:rsidR="00786EB5" w:rsidRPr="006A3EDF">
        <w:rPr>
          <w:rStyle w:val="tlid-translation"/>
          <w:rFonts w:ascii="Arial" w:eastAsia="Calibri" w:hAnsi="Arial" w:cs="Arial"/>
          <w:sz w:val="24"/>
          <w:szCs w:val="24"/>
        </w:rPr>
        <w:t>para as diversas funções na Engenharia de Software.</w:t>
      </w:r>
      <w:r w:rsidR="004232B4" w:rsidRPr="006A3EDF">
        <w:rPr>
          <w:rStyle w:val="tlid-translation"/>
          <w:rFonts w:ascii="Arial" w:eastAsia="Calibri" w:hAnsi="Arial" w:cs="Arial"/>
          <w:sz w:val="24"/>
          <w:szCs w:val="24"/>
        </w:rPr>
        <w:t xml:space="preserve"> Além disso, o autor encontrou níveis semelhantes nas </w:t>
      </w:r>
      <w:r w:rsidR="0008740E" w:rsidRPr="006A3EDF">
        <w:rPr>
          <w:rStyle w:val="tlid-translation"/>
          <w:rFonts w:ascii="Arial" w:eastAsia="Calibri" w:hAnsi="Arial" w:cs="Arial"/>
          <w:sz w:val="24"/>
          <w:szCs w:val="24"/>
        </w:rPr>
        <w:t>três dimensões do contexto de Engenharia de software com o de enfermagem, militar e na área da educação.</w:t>
      </w:r>
    </w:p>
    <w:p w14:paraId="55B1DA08" w14:textId="1CA3AE95" w:rsidR="00141E58" w:rsidRPr="006A3EDF" w:rsidRDefault="007447EC"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t xml:space="preserve">Mais </w:t>
      </w:r>
      <w:bookmarkStart w:id="94" w:name="_Hlk17270618"/>
      <w:r w:rsidRPr="006A3EDF">
        <w:rPr>
          <w:rStyle w:val="tlid-translation"/>
          <w:rFonts w:ascii="Arial" w:eastAsia="Calibri" w:hAnsi="Arial" w:cs="Arial"/>
          <w:sz w:val="24"/>
          <w:szCs w:val="24"/>
        </w:rPr>
        <w:t>recente</w:t>
      </w:r>
      <w:r w:rsidR="00F753F6" w:rsidRPr="006A3EDF">
        <w:rPr>
          <w:rStyle w:val="tlid-translation"/>
          <w:rFonts w:ascii="Arial" w:eastAsia="Calibri" w:hAnsi="Arial" w:cs="Arial"/>
          <w:sz w:val="24"/>
          <w:szCs w:val="24"/>
        </w:rPr>
        <w:t>me</w:t>
      </w:r>
      <w:r w:rsidRPr="006A3EDF">
        <w:rPr>
          <w:rStyle w:val="tlid-translation"/>
          <w:rFonts w:ascii="Arial" w:eastAsia="Calibri" w:hAnsi="Arial" w:cs="Arial"/>
          <w:sz w:val="24"/>
          <w:szCs w:val="24"/>
        </w:rPr>
        <w:t>nte</w:t>
      </w:r>
      <w:bookmarkEnd w:id="94"/>
      <w:r w:rsidRPr="006A3EDF">
        <w:rPr>
          <w:rStyle w:val="tlid-translation"/>
          <w:rFonts w:ascii="Arial" w:eastAsia="Calibri" w:hAnsi="Arial" w:cs="Arial"/>
          <w:sz w:val="24"/>
          <w:szCs w:val="24"/>
        </w:rPr>
        <w:t>, outros estudos foram desenvolvido</w:t>
      </w:r>
      <w:r w:rsidR="006E4670"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na área de Engenharia de Software sobre </w:t>
      </w:r>
      <w:proofErr w:type="spellStart"/>
      <w:r w:rsidRPr="006A3EDF">
        <w:rPr>
          <w:rStyle w:val="tlid-translation"/>
          <w:rFonts w:ascii="Arial" w:eastAsia="Calibri" w:hAnsi="Arial" w:cs="Arial"/>
          <w:sz w:val="24"/>
          <w:szCs w:val="24"/>
        </w:rPr>
        <w:t>burnout</w:t>
      </w:r>
      <w:proofErr w:type="spellEnd"/>
      <w:r w:rsidRPr="006A3EDF">
        <w:rPr>
          <w:rStyle w:val="tlid-translation"/>
          <w:rFonts w:ascii="Arial" w:eastAsia="Calibri" w:hAnsi="Arial" w:cs="Arial"/>
          <w:sz w:val="24"/>
          <w:szCs w:val="24"/>
        </w:rPr>
        <w:t xml:space="preserve">. </w:t>
      </w:r>
      <w:r w:rsidR="00CB6AE4" w:rsidRPr="006A3EDF">
        <w:rPr>
          <w:rStyle w:val="tlid-translation"/>
          <w:rFonts w:ascii="Arial" w:eastAsia="Calibri" w:hAnsi="Arial" w:cs="Arial"/>
          <w:sz w:val="24"/>
          <w:szCs w:val="24"/>
        </w:rPr>
        <w:t xml:space="preserve">Por exemplo, </w:t>
      </w:r>
      <w:r w:rsidR="00AE517A" w:rsidRPr="006A3EDF">
        <w:rPr>
          <w:rFonts w:ascii="Arial" w:hAnsi="Arial" w:cs="Arial"/>
          <w:sz w:val="24"/>
          <w:szCs w:val="24"/>
        </w:rPr>
        <w:fldChar w:fldCharType="begin" w:fldLock="1"/>
      </w:r>
      <w:r w:rsidR="00D95BAB"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AE517A" w:rsidRPr="006A3EDF">
        <w:rPr>
          <w:rFonts w:ascii="Arial" w:hAnsi="Arial" w:cs="Arial"/>
          <w:sz w:val="24"/>
          <w:szCs w:val="24"/>
        </w:rPr>
        <w:fldChar w:fldCharType="separate"/>
      </w:r>
      <w:r w:rsidR="00AE517A" w:rsidRPr="006A3EDF">
        <w:rPr>
          <w:rFonts w:ascii="Arial" w:hAnsi="Arial" w:cs="Arial"/>
          <w:noProof/>
          <w:sz w:val="24"/>
          <w:szCs w:val="24"/>
        </w:rPr>
        <w:t>Dhar e Dhar (2010)</w:t>
      </w:r>
      <w:r w:rsidR="00AE517A" w:rsidRPr="006A3EDF">
        <w:rPr>
          <w:rFonts w:ascii="Arial" w:hAnsi="Arial" w:cs="Arial"/>
          <w:sz w:val="24"/>
          <w:szCs w:val="24"/>
        </w:rPr>
        <w:fldChar w:fldCharType="end"/>
      </w:r>
      <w:r w:rsidR="00AE517A" w:rsidRPr="006A3EDF">
        <w:rPr>
          <w:rFonts w:ascii="Arial" w:hAnsi="Arial" w:cs="Arial"/>
          <w:sz w:val="24"/>
          <w:szCs w:val="24"/>
        </w:rPr>
        <w:t xml:space="preserve"> encontraram que os profissionais da área buscam maneiras para conseguir lidar </w:t>
      </w:r>
      <w:r w:rsidR="00603EAF" w:rsidRPr="006A3EDF">
        <w:rPr>
          <w:rFonts w:ascii="Arial" w:hAnsi="Arial" w:cs="Arial"/>
          <w:sz w:val="24"/>
          <w:szCs w:val="24"/>
        </w:rPr>
        <w:t xml:space="preserve">com o </w:t>
      </w:r>
      <w:proofErr w:type="spellStart"/>
      <w:r w:rsidR="00603EAF" w:rsidRPr="006A3EDF">
        <w:rPr>
          <w:rFonts w:ascii="Arial" w:hAnsi="Arial" w:cs="Arial"/>
          <w:sz w:val="24"/>
          <w:szCs w:val="24"/>
        </w:rPr>
        <w:t>burnout</w:t>
      </w:r>
      <w:proofErr w:type="spellEnd"/>
      <w:r w:rsidR="00603EAF" w:rsidRPr="006A3EDF">
        <w:rPr>
          <w:rFonts w:ascii="Arial" w:hAnsi="Arial" w:cs="Arial"/>
          <w:sz w:val="24"/>
          <w:szCs w:val="24"/>
        </w:rPr>
        <w:t xml:space="preserve"> do trabalho, por exemplo, realizando yoga</w:t>
      </w:r>
      <w:r w:rsidR="00124E91" w:rsidRPr="006A3EDF">
        <w:rPr>
          <w:rFonts w:ascii="Arial" w:hAnsi="Arial" w:cs="Arial"/>
          <w:sz w:val="24"/>
          <w:szCs w:val="24"/>
        </w:rPr>
        <w:t>, fumar, ir a bares</w:t>
      </w:r>
      <w:r w:rsidR="00603EAF" w:rsidRPr="006A3EDF">
        <w:rPr>
          <w:rFonts w:ascii="Arial" w:hAnsi="Arial" w:cs="Arial"/>
          <w:sz w:val="24"/>
          <w:szCs w:val="24"/>
        </w:rPr>
        <w:t xml:space="preserve"> e </w:t>
      </w:r>
      <w:r w:rsidR="00141E58" w:rsidRPr="006A3EDF">
        <w:rPr>
          <w:rFonts w:ascii="Arial" w:hAnsi="Arial" w:cs="Arial"/>
          <w:sz w:val="24"/>
          <w:szCs w:val="24"/>
        </w:rPr>
        <w:t>fazendo se</w:t>
      </w:r>
      <w:r w:rsidR="006E4670" w:rsidRPr="006A3EDF">
        <w:rPr>
          <w:rFonts w:ascii="Arial" w:hAnsi="Arial" w:cs="Arial"/>
          <w:sz w:val="24"/>
          <w:szCs w:val="24"/>
        </w:rPr>
        <w:t>ss</w:t>
      </w:r>
      <w:r w:rsidR="00141E58" w:rsidRPr="006A3EDF">
        <w:rPr>
          <w:rFonts w:ascii="Arial" w:hAnsi="Arial" w:cs="Arial"/>
          <w:sz w:val="24"/>
          <w:szCs w:val="24"/>
        </w:rPr>
        <w:t>ões de massagem</w:t>
      </w:r>
      <w:r w:rsidR="00603EAF" w:rsidRPr="006A3EDF">
        <w:rPr>
          <w:rFonts w:ascii="Arial" w:hAnsi="Arial" w:cs="Arial"/>
          <w:sz w:val="24"/>
          <w:szCs w:val="24"/>
        </w:rPr>
        <w:t xml:space="preserve"> no trabalho.</w:t>
      </w:r>
    </w:p>
    <w:p w14:paraId="731A7B09" w14:textId="7B1CFEFF" w:rsidR="00124E91" w:rsidRPr="006A3EDF" w:rsidRDefault="00D95BAB"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427720" w:rsidRPr="006A3EDF">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w:t>
      </w:r>
      <w:r w:rsidR="00427720" w:rsidRPr="006A3EDF">
        <w:rPr>
          <w:rFonts w:ascii="Arial" w:hAnsi="Arial" w:cs="Arial"/>
          <w:noProof/>
          <w:sz w:val="24"/>
          <w:szCs w:val="24"/>
        </w:rPr>
        <w:t xml:space="preserve">ingh e </w:t>
      </w:r>
      <w:r w:rsidRPr="006A3EDF">
        <w:rPr>
          <w:rFonts w:ascii="Arial" w:hAnsi="Arial" w:cs="Arial"/>
          <w:noProof/>
          <w:sz w:val="24"/>
          <w:szCs w:val="24"/>
        </w:rPr>
        <w:t>S</w:t>
      </w:r>
      <w:r w:rsidR="00427720" w:rsidRPr="006A3EDF">
        <w:rPr>
          <w:rFonts w:ascii="Arial" w:hAnsi="Arial" w:cs="Arial"/>
          <w:noProof/>
          <w:sz w:val="24"/>
          <w:szCs w:val="24"/>
        </w:rPr>
        <w:t>uar</w:t>
      </w:r>
      <w:r w:rsidRPr="006A3EDF">
        <w:rPr>
          <w:rFonts w:ascii="Arial" w:hAnsi="Arial" w:cs="Arial"/>
          <w:noProof/>
          <w:sz w:val="24"/>
          <w:szCs w:val="24"/>
        </w:rPr>
        <w:t xml:space="preserve"> </w:t>
      </w:r>
      <w:r w:rsidR="00427720" w:rsidRPr="006A3EDF">
        <w:rPr>
          <w:rFonts w:ascii="Arial" w:hAnsi="Arial" w:cs="Arial"/>
          <w:noProof/>
          <w:sz w:val="24"/>
          <w:szCs w:val="24"/>
        </w:rPr>
        <w:t>(</w:t>
      </w:r>
      <w:r w:rsidRPr="006A3EDF">
        <w:rPr>
          <w:rFonts w:ascii="Arial" w:hAnsi="Arial" w:cs="Arial"/>
          <w:noProof/>
          <w:sz w:val="24"/>
          <w:szCs w:val="24"/>
        </w:rPr>
        <w:t>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w:t>
      </w:r>
      <w:r w:rsidR="00F753F6" w:rsidRPr="006A3EDF">
        <w:rPr>
          <w:rFonts w:ascii="Arial" w:hAnsi="Arial" w:cs="Arial"/>
          <w:sz w:val="24"/>
          <w:szCs w:val="24"/>
        </w:rPr>
        <w:t xml:space="preserve">do trabalho </w:t>
      </w:r>
      <w:r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w:t>
      </w:r>
      <w:proofErr w:type="spellStart"/>
      <w:r w:rsidR="00952086" w:rsidRPr="006A3EDF">
        <w:rPr>
          <w:rFonts w:ascii="Arial" w:hAnsi="Arial" w:cs="Arial"/>
          <w:sz w:val="24"/>
          <w:szCs w:val="24"/>
        </w:rPr>
        <w:t>burnout</w:t>
      </w:r>
      <w:proofErr w:type="spellEnd"/>
      <w:r w:rsidR="00952086" w:rsidRPr="006A3EDF">
        <w:rPr>
          <w:rFonts w:ascii="Arial" w:hAnsi="Arial" w:cs="Arial"/>
          <w:sz w:val="24"/>
          <w:szCs w:val="24"/>
        </w:rPr>
        <w:t xml:space="preserve"> com </w:t>
      </w:r>
      <w:r w:rsidR="006826F8" w:rsidRPr="006A3EDF">
        <w:rPr>
          <w:rFonts w:ascii="Arial" w:hAnsi="Arial" w:cs="Arial"/>
          <w:sz w:val="24"/>
          <w:szCs w:val="24"/>
        </w:rPr>
        <w:lastRenderedPageBreak/>
        <w:t>ansiedade</w:t>
      </w:r>
      <w:r w:rsidR="004621C0" w:rsidRPr="006A3EDF">
        <w:rPr>
          <w:rFonts w:ascii="Arial" w:hAnsi="Arial" w:cs="Arial"/>
          <w:sz w:val="24"/>
          <w:szCs w:val="24"/>
        </w:rPr>
        <w:t>, depressão, perda de confiança e disfunção social</w:t>
      </w:r>
      <w:r w:rsidR="0066309D">
        <w:rPr>
          <w:rFonts w:ascii="Arial" w:hAnsi="Arial" w:cs="Arial"/>
          <w:sz w:val="24"/>
          <w:szCs w:val="24"/>
        </w:rPr>
        <w:t xml:space="preserve"> mostrando o impacto negativo de se ter </w:t>
      </w:r>
      <w:proofErr w:type="spellStart"/>
      <w:r w:rsidR="0066309D">
        <w:rPr>
          <w:rFonts w:ascii="Arial" w:hAnsi="Arial" w:cs="Arial"/>
          <w:sz w:val="24"/>
          <w:szCs w:val="24"/>
        </w:rPr>
        <w:t>burnout</w:t>
      </w:r>
      <w:proofErr w:type="spellEnd"/>
      <w:r w:rsidR="004621C0" w:rsidRPr="006A3EDF">
        <w:rPr>
          <w:rFonts w:ascii="Arial" w:hAnsi="Arial" w:cs="Arial"/>
          <w:sz w:val="24"/>
          <w:szCs w:val="24"/>
        </w:rPr>
        <w:t xml:space="preserve">. </w:t>
      </w:r>
    </w:p>
    <w:p w14:paraId="16EB16F4" w14:textId="77777777" w:rsidR="006C5C8F" w:rsidRDefault="006C5C8F"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os índices das dimensões de </w:t>
      </w:r>
      <w:proofErr w:type="spellStart"/>
      <w:r w:rsidRPr="006A3EDF">
        <w:rPr>
          <w:rStyle w:val="tlid-translation"/>
          <w:rFonts w:ascii="Arial" w:eastAsia="Calibri" w:hAnsi="Arial" w:cs="Arial"/>
          <w:sz w:val="24"/>
          <w:szCs w:val="24"/>
        </w:rPr>
        <w:t>burnout</w:t>
      </w:r>
      <w:proofErr w:type="spellEnd"/>
      <w:r w:rsidRPr="006A3EDF">
        <w:rPr>
          <w:rStyle w:val="tlid-translation"/>
          <w:rFonts w:ascii="Arial" w:eastAsia="Calibri" w:hAnsi="Arial" w:cs="Arial"/>
          <w:sz w:val="24"/>
          <w:szCs w:val="24"/>
        </w:rPr>
        <w:t xml:space="preserve">. Dentro da amostra investigada, foi observado que a dimensão com mais membros com altos níveis de </w:t>
      </w:r>
      <w:proofErr w:type="spellStart"/>
      <w:r w:rsidRPr="006A3EDF">
        <w:rPr>
          <w:rStyle w:val="tlid-translation"/>
          <w:rFonts w:ascii="Arial" w:eastAsia="Calibri" w:hAnsi="Arial" w:cs="Arial"/>
          <w:sz w:val="24"/>
          <w:szCs w:val="24"/>
        </w:rPr>
        <w:t>burnout</w:t>
      </w:r>
      <w:proofErr w:type="spellEnd"/>
      <w:r w:rsidRPr="006A3EDF">
        <w:rPr>
          <w:rStyle w:val="tlid-translation"/>
          <w:rFonts w:ascii="Arial" w:eastAsia="Calibri" w:hAnsi="Arial" w:cs="Arial"/>
          <w:sz w:val="24"/>
          <w:szCs w:val="24"/>
        </w:rPr>
        <w:t xml:space="preserve"> era o cinismo, com 43%, seguido da exaustão emocional com 32%. A dimensão que indica baixa de realização pessoal, teve 100% - essa dimensão é mensurada de maneira inversa, ou seja, esse resultado indica que todos os </w:t>
      </w:r>
      <w:r>
        <w:rPr>
          <w:rStyle w:val="tlid-translation"/>
          <w:rFonts w:ascii="Arial" w:eastAsia="Calibri" w:hAnsi="Arial" w:cs="Arial"/>
          <w:sz w:val="24"/>
          <w:szCs w:val="24"/>
        </w:rPr>
        <w:t>respondentes</w:t>
      </w:r>
      <w:r w:rsidRPr="006A3EDF">
        <w:rPr>
          <w:rStyle w:val="tlid-translation"/>
          <w:rFonts w:ascii="Arial" w:eastAsia="Calibri" w:hAnsi="Arial" w:cs="Arial"/>
          <w:sz w:val="24"/>
          <w:szCs w:val="24"/>
        </w:rPr>
        <w:t xml:space="preserve"> sentiram que eram capazes de ser pessoalmente eficazes em seus empregos. </w:t>
      </w:r>
      <w:r>
        <w:rPr>
          <w:rStyle w:val="tlid-translation"/>
          <w:rFonts w:ascii="Arial" w:eastAsia="Calibri" w:hAnsi="Arial" w:cs="Arial"/>
          <w:sz w:val="24"/>
          <w:szCs w:val="24"/>
        </w:rPr>
        <w:t xml:space="preserve">Esse é um número expressivo que chama a atenção, pois levanta uma hipótese de que na Engenharia de Software existem menos problemas com a baixa-eficácia do que com o cinismo e com a exaustão emocional. </w:t>
      </w:r>
    </w:p>
    <w:p w14:paraId="0C9F7A63" w14:textId="5693D7A0" w:rsidR="0008740E" w:rsidRPr="006A3EDF" w:rsidRDefault="00C465B8"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487003" w:rsidRPr="006A3EDF">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w:t>
      </w:r>
      <w:r w:rsidR="00427720" w:rsidRPr="006A3EDF">
        <w:rPr>
          <w:rFonts w:ascii="Arial" w:hAnsi="Arial" w:cs="Arial"/>
          <w:noProof/>
          <w:sz w:val="24"/>
          <w:szCs w:val="24"/>
        </w:rPr>
        <w:t>ook (</w:t>
      </w:r>
      <w:r w:rsidRPr="006A3EDF">
        <w:rPr>
          <w:rFonts w:ascii="Arial" w:hAnsi="Arial" w:cs="Arial"/>
          <w:noProof/>
          <w:sz w:val="24"/>
          <w:szCs w:val="24"/>
        </w:rPr>
        <w:t>2015)</w:t>
      </w:r>
      <w:r w:rsidRPr="006A3EDF">
        <w:rPr>
          <w:rFonts w:ascii="Arial" w:hAnsi="Arial" w:cs="Arial"/>
          <w:sz w:val="24"/>
          <w:szCs w:val="24"/>
        </w:rPr>
        <w:fldChar w:fldCharType="end"/>
      </w:r>
      <w:r w:rsidRPr="006A3EDF">
        <w:rPr>
          <w:rFonts w:ascii="Arial" w:hAnsi="Arial" w:cs="Arial"/>
          <w:sz w:val="24"/>
          <w:szCs w:val="24"/>
        </w:rPr>
        <w:t xml:space="preserve"> </w:t>
      </w:r>
      <w:r w:rsidR="006C5C8F">
        <w:rPr>
          <w:rFonts w:ascii="Arial" w:hAnsi="Arial" w:cs="Arial"/>
          <w:sz w:val="24"/>
          <w:szCs w:val="24"/>
        </w:rPr>
        <w:t xml:space="preserve">também </w:t>
      </w:r>
      <w:r w:rsidRPr="006A3EDF">
        <w:rPr>
          <w:rFonts w:ascii="Arial" w:hAnsi="Arial" w:cs="Arial"/>
          <w:sz w:val="24"/>
          <w:szCs w:val="24"/>
        </w:rPr>
        <w:t xml:space="preserve">encontrou </w:t>
      </w:r>
      <w:r w:rsidR="006A12BC">
        <w:rPr>
          <w:rFonts w:ascii="Arial" w:hAnsi="Arial" w:cs="Arial"/>
          <w:sz w:val="24"/>
          <w:szCs w:val="24"/>
        </w:rPr>
        <w:t>que</w:t>
      </w:r>
      <w:r w:rsidR="00CF2213" w:rsidRPr="006A3EDF">
        <w:rPr>
          <w:rFonts w:ascii="Arial" w:hAnsi="Arial" w:cs="Arial"/>
          <w:sz w:val="24"/>
          <w:szCs w:val="24"/>
        </w:rPr>
        <w:t xml:space="preserve"> alguns fatores podem </w:t>
      </w:r>
      <w:r w:rsidR="002A005D" w:rsidRPr="006A3EDF">
        <w:rPr>
          <w:rFonts w:ascii="Arial" w:hAnsi="Arial" w:cs="Arial"/>
          <w:sz w:val="24"/>
          <w:szCs w:val="24"/>
        </w:rPr>
        <w:t>influenciar</w:t>
      </w:r>
      <w:r w:rsidR="009C046D" w:rsidRPr="006A3EDF">
        <w:rPr>
          <w:rFonts w:ascii="Arial" w:hAnsi="Arial" w:cs="Arial"/>
          <w:sz w:val="24"/>
          <w:szCs w:val="24"/>
        </w:rPr>
        <w:t xml:space="preserve"> o </w:t>
      </w:r>
      <w:proofErr w:type="spellStart"/>
      <w:r w:rsidR="009C046D" w:rsidRPr="006A3EDF">
        <w:rPr>
          <w:rFonts w:ascii="Arial" w:hAnsi="Arial" w:cs="Arial"/>
          <w:sz w:val="24"/>
          <w:szCs w:val="24"/>
        </w:rPr>
        <w:t>burnout</w:t>
      </w:r>
      <w:proofErr w:type="spellEnd"/>
      <w:r w:rsidR="009C046D" w:rsidRPr="006A3EDF">
        <w:rPr>
          <w:rFonts w:ascii="Arial" w:hAnsi="Arial" w:cs="Arial"/>
          <w:sz w:val="24"/>
          <w:szCs w:val="24"/>
        </w:rPr>
        <w:t xml:space="preserve"> na área, como </w:t>
      </w:r>
      <w:r w:rsidR="00CF480E" w:rsidRPr="006A3EDF">
        <w:rPr>
          <w:rStyle w:val="tlid-translation"/>
          <w:rFonts w:ascii="Arial" w:eastAsia="Calibri" w:hAnsi="Arial" w:cs="Arial"/>
          <w:sz w:val="24"/>
          <w:szCs w:val="24"/>
        </w:rPr>
        <w:t>m</w:t>
      </w:r>
      <w:r w:rsidR="009C046D" w:rsidRPr="006A3EDF">
        <w:rPr>
          <w:rStyle w:val="tlid-translation"/>
          <w:rFonts w:ascii="Arial" w:eastAsia="Calibri" w:hAnsi="Arial" w:cs="Arial"/>
          <w:sz w:val="24"/>
          <w:szCs w:val="24"/>
        </w:rPr>
        <w:t xml:space="preserve">uito trabalho sob pressão de tempo, </w:t>
      </w:r>
      <w:r w:rsidR="00CF480E" w:rsidRPr="006A3EDF">
        <w:rPr>
          <w:rStyle w:val="tlid-translation"/>
          <w:rFonts w:ascii="Arial" w:eastAsia="Calibri" w:hAnsi="Arial" w:cs="Arial"/>
          <w:sz w:val="24"/>
          <w:szCs w:val="24"/>
        </w:rPr>
        <w:t>f</w:t>
      </w:r>
      <w:r w:rsidR="009C046D" w:rsidRPr="006A3EDF">
        <w:rPr>
          <w:rStyle w:val="tlid-translation"/>
          <w:rFonts w:ascii="Arial" w:eastAsia="Calibri" w:hAnsi="Arial" w:cs="Arial"/>
          <w:sz w:val="24"/>
          <w:szCs w:val="24"/>
        </w:rPr>
        <w:t xml:space="preserve">alta de participação na tomada de decisões, insegurança no trabalho, </w:t>
      </w:r>
      <w:r w:rsidR="00CF480E" w:rsidRPr="006A3EDF">
        <w:rPr>
          <w:rStyle w:val="tlid-translation"/>
          <w:rFonts w:ascii="Arial" w:eastAsia="Calibri" w:hAnsi="Arial" w:cs="Arial"/>
          <w:sz w:val="24"/>
          <w:szCs w:val="24"/>
        </w:rPr>
        <w:t>t</w:t>
      </w:r>
      <w:r w:rsidR="009C046D" w:rsidRPr="006A3EDF">
        <w:rPr>
          <w:rStyle w:val="tlid-translation"/>
          <w:rFonts w:ascii="Arial" w:eastAsia="Calibri" w:hAnsi="Arial" w:cs="Arial"/>
          <w:sz w:val="24"/>
          <w:szCs w:val="24"/>
        </w:rPr>
        <w:t>e</w:t>
      </w:r>
      <w:r w:rsidR="00CF480E" w:rsidRPr="006A3EDF">
        <w:rPr>
          <w:rStyle w:val="tlid-translation"/>
          <w:rFonts w:ascii="Arial" w:eastAsia="Calibri" w:hAnsi="Arial" w:cs="Arial"/>
          <w:sz w:val="24"/>
          <w:szCs w:val="24"/>
        </w:rPr>
        <w:t>r</w:t>
      </w:r>
      <w:r w:rsidR="009C046D" w:rsidRPr="006A3EDF">
        <w:rPr>
          <w:rStyle w:val="tlid-translation"/>
          <w:rFonts w:ascii="Arial" w:eastAsia="Calibri" w:hAnsi="Arial" w:cs="Arial"/>
          <w:sz w:val="24"/>
          <w:szCs w:val="24"/>
        </w:rPr>
        <w:t xml:space="preserve"> que estar "de plantão"</w:t>
      </w:r>
      <w:r w:rsidR="00CF480E" w:rsidRPr="006A3EDF">
        <w:rPr>
          <w:rStyle w:val="tlid-translation"/>
          <w:rFonts w:ascii="Arial" w:eastAsia="Calibri" w:hAnsi="Arial" w:cs="Arial"/>
          <w:sz w:val="24"/>
          <w:szCs w:val="24"/>
        </w:rPr>
        <w:t xml:space="preserve"> o tempo todo</w:t>
      </w:r>
      <w:r w:rsidR="009C046D" w:rsidRPr="006A3EDF">
        <w:rPr>
          <w:rStyle w:val="tlid-translation"/>
          <w:rFonts w:ascii="Arial" w:eastAsia="Calibri" w:hAnsi="Arial" w:cs="Arial"/>
          <w:sz w:val="24"/>
          <w:szCs w:val="24"/>
        </w:rPr>
        <w:t xml:space="preserve">,  </w:t>
      </w:r>
      <w:r w:rsidR="009F183C" w:rsidRPr="006A3EDF">
        <w:rPr>
          <w:rStyle w:val="tlid-translation"/>
          <w:rFonts w:ascii="Arial" w:eastAsia="Calibri" w:hAnsi="Arial" w:cs="Arial"/>
          <w:sz w:val="24"/>
          <w:szCs w:val="24"/>
        </w:rPr>
        <w:t>t</w:t>
      </w:r>
      <w:r w:rsidR="009C046D" w:rsidRPr="006A3EDF">
        <w:rPr>
          <w:rStyle w:val="tlid-translation"/>
          <w:rFonts w:ascii="Arial" w:eastAsia="Calibri" w:hAnsi="Arial" w:cs="Arial"/>
          <w:sz w:val="24"/>
          <w:szCs w:val="24"/>
        </w:rPr>
        <w:t>reinamento insuficiente sobre</w:t>
      </w:r>
      <w:r w:rsidR="00CF480E" w:rsidRPr="006A3EDF">
        <w:rPr>
          <w:rStyle w:val="tlid-translation"/>
          <w:rFonts w:ascii="Arial" w:eastAsia="Calibri" w:hAnsi="Arial" w:cs="Arial"/>
          <w:sz w:val="24"/>
          <w:szCs w:val="24"/>
        </w:rPr>
        <w:t xml:space="preserve"> novas tecnologias, </w:t>
      </w:r>
      <w:r w:rsidR="009C046D" w:rsidRPr="006A3EDF">
        <w:rPr>
          <w:rStyle w:val="tlid-translation"/>
          <w:rFonts w:ascii="Arial" w:eastAsia="Calibri" w:hAnsi="Arial" w:cs="Arial"/>
          <w:sz w:val="24"/>
          <w:szCs w:val="24"/>
        </w:rPr>
        <w:t>"</w:t>
      </w:r>
      <w:r w:rsidR="00AF1870" w:rsidRPr="006A3EDF">
        <w:rPr>
          <w:rStyle w:val="tlid-translation"/>
          <w:rFonts w:ascii="Arial" w:eastAsia="Calibri" w:hAnsi="Arial" w:cs="Arial"/>
          <w:sz w:val="24"/>
          <w:szCs w:val="24"/>
        </w:rPr>
        <w:t>t</w:t>
      </w:r>
      <w:r w:rsidR="009C046D" w:rsidRPr="006A3EDF">
        <w:rPr>
          <w:rStyle w:val="tlid-translation"/>
          <w:rFonts w:ascii="Arial" w:eastAsia="Calibri" w:hAnsi="Arial" w:cs="Arial"/>
          <w:sz w:val="24"/>
          <w:szCs w:val="24"/>
        </w:rPr>
        <w:t xml:space="preserve">arefas menores" </w:t>
      </w:r>
      <w:r w:rsidR="009F183C" w:rsidRPr="006A3EDF">
        <w:rPr>
          <w:rStyle w:val="tlid-translation"/>
          <w:rFonts w:ascii="Arial" w:eastAsia="Calibri" w:hAnsi="Arial" w:cs="Arial"/>
          <w:sz w:val="24"/>
          <w:szCs w:val="24"/>
        </w:rPr>
        <w:t xml:space="preserve">que </w:t>
      </w:r>
      <w:r w:rsidR="009C046D" w:rsidRPr="006A3EDF">
        <w:rPr>
          <w:rStyle w:val="tlid-translation"/>
          <w:rFonts w:ascii="Arial" w:eastAsia="Calibri" w:hAnsi="Arial" w:cs="Arial"/>
          <w:sz w:val="24"/>
          <w:szCs w:val="24"/>
        </w:rPr>
        <w:t>distraem do trabalho "real"</w:t>
      </w:r>
      <w:r w:rsidR="00AF1870" w:rsidRPr="006A3EDF">
        <w:rPr>
          <w:rStyle w:val="tlid-translation"/>
          <w:rFonts w:ascii="Arial" w:eastAsia="Calibri" w:hAnsi="Arial" w:cs="Arial"/>
          <w:sz w:val="24"/>
          <w:szCs w:val="24"/>
        </w:rPr>
        <w:t xml:space="preserve"> e a </w:t>
      </w:r>
      <w:r w:rsidR="009F183C" w:rsidRPr="006A3EDF">
        <w:rPr>
          <w:rStyle w:val="tlid-translation"/>
          <w:rFonts w:ascii="Arial" w:eastAsia="Calibri" w:hAnsi="Arial" w:cs="Arial"/>
          <w:sz w:val="24"/>
          <w:szCs w:val="24"/>
        </w:rPr>
        <w:t xml:space="preserve">falta de </w:t>
      </w:r>
      <w:r w:rsidR="00AF1870" w:rsidRPr="006A3EDF">
        <w:rPr>
          <w:rStyle w:val="tlid-translation"/>
          <w:rFonts w:ascii="Arial" w:eastAsia="Calibri" w:hAnsi="Arial" w:cs="Arial"/>
          <w:sz w:val="24"/>
          <w:szCs w:val="24"/>
        </w:rPr>
        <w:t>priorização do trabalho</w:t>
      </w:r>
      <w:r w:rsidR="009C046D" w:rsidRPr="006A3EDF">
        <w:rPr>
          <w:rStyle w:val="tlid-translation"/>
          <w:rFonts w:ascii="Arial" w:eastAsia="Calibri" w:hAnsi="Arial" w:cs="Arial"/>
          <w:sz w:val="24"/>
          <w:szCs w:val="24"/>
        </w:rPr>
        <w:t xml:space="preserve"> </w:t>
      </w:r>
      <w:r w:rsidR="009F183C" w:rsidRPr="006A3EDF">
        <w:rPr>
          <w:rStyle w:val="tlid-translation"/>
          <w:rFonts w:ascii="Arial" w:eastAsia="Calibri" w:hAnsi="Arial" w:cs="Arial"/>
          <w:sz w:val="24"/>
          <w:szCs w:val="24"/>
        </w:rPr>
        <w:t>– ou seja,</w:t>
      </w:r>
      <w:r w:rsidR="009C046D" w:rsidRPr="006A3EDF">
        <w:rPr>
          <w:rStyle w:val="tlid-translation"/>
          <w:rFonts w:ascii="Arial" w:eastAsia="Calibri" w:hAnsi="Arial" w:cs="Arial"/>
          <w:sz w:val="24"/>
          <w:szCs w:val="24"/>
        </w:rPr>
        <w:t xml:space="preserve"> nem tudo deve ser uma "emergência"</w:t>
      </w:r>
      <w:r w:rsidR="002A005D" w:rsidRPr="006A3EDF">
        <w:rPr>
          <w:rStyle w:val="tlid-translation"/>
          <w:rFonts w:ascii="Arial" w:eastAsia="Calibri" w:hAnsi="Arial" w:cs="Arial"/>
          <w:sz w:val="24"/>
          <w:szCs w:val="24"/>
        </w:rPr>
        <w:t xml:space="preserve">. </w:t>
      </w:r>
      <w:r w:rsidR="00C13A3C">
        <w:rPr>
          <w:rStyle w:val="tlid-translation"/>
          <w:rFonts w:ascii="Arial" w:eastAsia="Calibri" w:hAnsi="Arial" w:cs="Arial"/>
          <w:sz w:val="24"/>
          <w:szCs w:val="24"/>
        </w:rPr>
        <w:t xml:space="preserve">Alguns desses fatores estão ligados as dimensões da adaptabilidade individual, como a de lidar com stress, lidar com </w:t>
      </w:r>
      <w:proofErr w:type="gramStart"/>
      <w:r w:rsidR="00C13A3C">
        <w:rPr>
          <w:rStyle w:val="tlid-translation"/>
          <w:rFonts w:ascii="Arial" w:eastAsia="Calibri" w:hAnsi="Arial" w:cs="Arial"/>
          <w:sz w:val="24"/>
          <w:szCs w:val="24"/>
        </w:rPr>
        <w:t>situações de emergência</w:t>
      </w:r>
      <w:proofErr w:type="gramEnd"/>
      <w:r w:rsidR="00C13A3C">
        <w:rPr>
          <w:rStyle w:val="tlid-translation"/>
          <w:rFonts w:ascii="Arial" w:eastAsia="Calibri" w:hAnsi="Arial" w:cs="Arial"/>
          <w:sz w:val="24"/>
          <w:szCs w:val="24"/>
        </w:rPr>
        <w:t xml:space="preserve"> e crise, </w:t>
      </w:r>
      <w:r w:rsidR="00775079">
        <w:rPr>
          <w:rStyle w:val="tlid-translation"/>
          <w:rFonts w:ascii="Arial" w:eastAsia="Calibri" w:hAnsi="Arial" w:cs="Arial"/>
          <w:sz w:val="24"/>
          <w:szCs w:val="24"/>
        </w:rPr>
        <w:t>e aprendizado.</w:t>
      </w:r>
    </w:p>
    <w:p w14:paraId="487249C3" w14:textId="31E43882" w:rsidR="0030242E" w:rsidRPr="006A3EDF" w:rsidRDefault="0030242E"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2016)","manualFormatting":"Da Silva et al. (2016)","plainTextFormattedCitation":"(DA SILVA et al., 2016)","previouslyFormattedCitation":"(DA SILVA et al., 2016)"},"properties":{"noteIndex":0},"schema":"https://github.com/citation-style-language/schema/raw/master/csl-citation.json"}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Da Silva et al. (2016)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xml:space="preserve"> realizaram uma investigação </w:t>
      </w:r>
      <w:r w:rsidR="00A37AB7">
        <w:rPr>
          <w:rFonts w:ascii="Arial" w:hAnsi="Arial" w:cs="Arial"/>
          <w:sz w:val="24"/>
          <w:szCs w:val="24"/>
        </w:rPr>
        <w:t>no qual foi observado</w:t>
      </w:r>
      <w:r w:rsidRPr="006A3EDF">
        <w:rPr>
          <w:rStyle w:val="tlid-translation"/>
          <w:rFonts w:ascii="Arial" w:hAnsi="Arial" w:cs="Arial"/>
          <w:sz w:val="24"/>
          <w:szCs w:val="24"/>
        </w:rPr>
        <w:t xml:space="preserve"> que não existe relação entre o </w:t>
      </w:r>
      <w:proofErr w:type="spellStart"/>
      <w:r w:rsidRPr="006A3EDF">
        <w:rPr>
          <w:rStyle w:val="tlid-translation"/>
          <w:rFonts w:ascii="Arial" w:hAnsi="Arial" w:cs="Arial"/>
          <w:sz w:val="24"/>
          <w:szCs w:val="24"/>
        </w:rPr>
        <w:t>burnout</w:t>
      </w:r>
      <w:proofErr w:type="spellEnd"/>
      <w:r w:rsidRPr="006A3EDF">
        <w:rPr>
          <w:rStyle w:val="tlid-translation"/>
          <w:rFonts w:ascii="Arial" w:hAnsi="Arial" w:cs="Arial"/>
          <w:sz w:val="24"/>
          <w:szCs w:val="24"/>
        </w:rPr>
        <w:t xml:space="preserve"> do trabalho e </w:t>
      </w:r>
      <w:r w:rsidR="003248D0" w:rsidRPr="006A3EDF">
        <w:rPr>
          <w:rStyle w:val="tlid-translation"/>
          <w:rFonts w:ascii="Arial" w:hAnsi="Arial" w:cs="Arial"/>
          <w:sz w:val="24"/>
          <w:szCs w:val="24"/>
        </w:rPr>
        <w:t xml:space="preserve">a especialização do trabalho na Engenharia de Software. No entanto, foi encontrado que o </w:t>
      </w:r>
      <w:proofErr w:type="spellStart"/>
      <w:r w:rsidR="003248D0" w:rsidRPr="006A3EDF">
        <w:rPr>
          <w:rStyle w:val="tlid-translation"/>
          <w:rFonts w:ascii="Arial" w:hAnsi="Arial" w:cs="Arial"/>
          <w:sz w:val="24"/>
          <w:szCs w:val="24"/>
        </w:rPr>
        <w:t>burnout</w:t>
      </w:r>
      <w:proofErr w:type="spellEnd"/>
      <w:r w:rsidR="003248D0" w:rsidRPr="006A3EDF">
        <w:rPr>
          <w:rStyle w:val="tlid-translation"/>
          <w:rFonts w:ascii="Arial" w:hAnsi="Arial" w:cs="Arial"/>
          <w:sz w:val="24"/>
          <w:szCs w:val="24"/>
        </w:rPr>
        <w:t xml:space="preserve"> do trabalho possui uma relação negativa </w:t>
      </w:r>
      <w:r w:rsidR="007C1960" w:rsidRPr="006A3EDF">
        <w:rPr>
          <w:rStyle w:val="tlid-translation"/>
          <w:rFonts w:ascii="Arial" w:hAnsi="Arial" w:cs="Arial"/>
          <w:sz w:val="24"/>
          <w:szCs w:val="24"/>
        </w:rPr>
        <w:t xml:space="preserve">com a rotação do trabalho. </w:t>
      </w:r>
    </w:p>
    <w:p w14:paraId="54CA4BE2" w14:textId="1B58ACB2" w:rsidR="0041460C" w:rsidRDefault="00101671" w:rsidP="0041460C">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Outros estudos mostram a relação entre </w:t>
      </w:r>
      <w:r w:rsidR="0029394F" w:rsidRPr="006A3EDF">
        <w:rPr>
          <w:rStyle w:val="tlid-translation"/>
          <w:rFonts w:ascii="Arial" w:eastAsia="Calibri" w:hAnsi="Arial" w:cs="Arial"/>
          <w:sz w:val="24"/>
          <w:szCs w:val="24"/>
        </w:rPr>
        <w:t xml:space="preserve">o </w:t>
      </w:r>
      <w:proofErr w:type="spellStart"/>
      <w:r w:rsidR="0029394F" w:rsidRPr="006A3EDF">
        <w:rPr>
          <w:rStyle w:val="tlid-translation"/>
          <w:rFonts w:ascii="Arial" w:eastAsia="Calibri" w:hAnsi="Arial" w:cs="Arial"/>
          <w:sz w:val="24"/>
          <w:szCs w:val="24"/>
        </w:rPr>
        <w:t>burnout</w:t>
      </w:r>
      <w:proofErr w:type="spellEnd"/>
      <w:r w:rsidR="0029394F" w:rsidRPr="006A3EDF">
        <w:rPr>
          <w:rStyle w:val="tlid-translation"/>
          <w:rFonts w:ascii="Arial" w:eastAsia="Calibri" w:hAnsi="Arial" w:cs="Arial"/>
          <w:sz w:val="24"/>
          <w:szCs w:val="24"/>
        </w:rPr>
        <w:t xml:space="preserve"> do trabalho e </w:t>
      </w:r>
      <w:r w:rsidRPr="006A3EDF">
        <w:rPr>
          <w:rStyle w:val="tlid-translation"/>
          <w:rFonts w:ascii="Arial" w:eastAsia="Calibri" w:hAnsi="Arial" w:cs="Arial"/>
          <w:sz w:val="24"/>
          <w:szCs w:val="24"/>
        </w:rPr>
        <w:t xml:space="preserve">diversas </w:t>
      </w:r>
      <w:r w:rsidR="009817C5"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como </w:t>
      </w:r>
      <w:r w:rsidR="00FD0696" w:rsidRPr="006A3EDF">
        <w:rPr>
          <w:rStyle w:val="tlid-translation"/>
          <w:rFonts w:ascii="Arial" w:eastAsia="Calibri" w:hAnsi="Arial" w:cs="Arial"/>
          <w:sz w:val="24"/>
          <w:szCs w:val="24"/>
        </w:rPr>
        <w:t xml:space="preserve">liderança, </w:t>
      </w:r>
      <w:r w:rsidR="00487003" w:rsidRPr="006A3EDF">
        <w:rPr>
          <w:rStyle w:val="tlid-translation"/>
          <w:rFonts w:ascii="Arial" w:eastAsia="Calibri" w:hAnsi="Arial" w:cs="Arial"/>
          <w:sz w:val="24"/>
          <w:szCs w:val="24"/>
        </w:rPr>
        <w:fldChar w:fldCharType="begin" w:fldLock="1"/>
      </w:r>
      <w:r w:rsidR="001766EC" w:rsidRPr="006A3EDF">
        <w:rPr>
          <w:rStyle w:val="tlid-translation"/>
          <w:rFonts w:ascii="Arial" w:eastAsia="Calibri" w:hAnsi="Arial" w:cs="Arial"/>
          <w:sz w:val="24"/>
          <w:szCs w:val="24"/>
        </w:rPr>
        <w:instrText>ADDIN CSL_CITATION {"citationItems":[{"id":"ITEM-1","itemData":{"DOI":"10.1080/13594320601084558","ISSN":"1359432X","abstract":"The aim of the study was to examine subordinates' level of burnout in relation to how they perceive the leadership style of their direct superior. Subordinates (n = 289) in an Information Technology firm completed Maslach Burnout Inventory-General Survey, and rated their superior on the Multifactor Leadership Questionnaire. High subordinate burnout was defined as high exhaustion, high cynicism, and low professional efficacy. A structural equation model revealed that transformational leadership was significantly related to cynicism and professional efficacy, while passive-avoidance was significantly related to exhaustion and cynicism. Transactional leadership was not linked to burnout. Neuroticism in subordinates was directly related to all burnout components. The link between passive-avoidant leadership and burnout's key component exhaustion indicates perception of negative leadership behaviours is more important for burnout than perception of positive leadership styles. (PsycINFO Database Record (c) 2012 APA, all rights reserved). (journal abstract)","author":[{"dropping-particle":"","family":"Hetland","given":"Hilde","non-dropping-particle":"","parse-names":false,"suffix":""},{"dropping-particle":"","family":"Sandal","given":"Gro Mjeldheim","non-dropping-particle":"","parse-names":false,"suffix":""},{"dropping-particle":"","family":"Johnsen","given":"Tom Backer","non-dropping-particle":"","parse-names":false,"suffix":""}],"container-title":"European Journal of Work and Organizational Psychology","id":"ITEM-1","issue":"1","issued":{"date-parts":[["2007"]]},"page":"58-75","title":"Burnout in the information technology sector: Does leadership matter?","type":"article-journal","volume":"16"},"uris":["http://www.mendeley.com/documents/?uuid=4cfb2725-a3bb-4804-80bc-e0ab6f0512b7"]}],"mendeley":{"formattedCitation":"(HETLAND; SANDAL; JOHNSEN, 2007)","plainTextFormattedCitation":"(HETLAND; SANDAL; JOHNSEN, 2007)","previouslyFormattedCitation":"(HETLAND; SANDAL; JOHNSEN, 2007)"},"properties":{"noteIndex":0},"schema":"https://github.com/citation-style-language/schema/raw/master/csl-citation.json"}</w:instrText>
      </w:r>
      <w:r w:rsidR="00487003" w:rsidRPr="006A3EDF">
        <w:rPr>
          <w:rStyle w:val="tlid-translation"/>
          <w:rFonts w:ascii="Arial" w:eastAsia="Calibri" w:hAnsi="Arial" w:cs="Arial"/>
          <w:sz w:val="24"/>
          <w:szCs w:val="24"/>
        </w:rPr>
        <w:fldChar w:fldCharType="separate"/>
      </w:r>
      <w:r w:rsidR="00487003" w:rsidRPr="006A3EDF">
        <w:rPr>
          <w:rStyle w:val="tlid-translation"/>
          <w:rFonts w:ascii="Arial" w:eastAsia="Calibri" w:hAnsi="Arial" w:cs="Arial"/>
          <w:noProof/>
          <w:sz w:val="24"/>
          <w:szCs w:val="24"/>
        </w:rPr>
        <w:t>(HETLAND; SANDAL; JOHNSEN, 2007)</w:t>
      </w:r>
      <w:r w:rsidR="00487003" w:rsidRPr="006A3EDF">
        <w:rPr>
          <w:rStyle w:val="tlid-translation"/>
          <w:rFonts w:ascii="Arial" w:eastAsia="Calibri" w:hAnsi="Arial" w:cs="Arial"/>
          <w:sz w:val="24"/>
          <w:szCs w:val="24"/>
        </w:rPr>
        <w:fldChar w:fldCharType="end"/>
      </w:r>
      <w:r w:rsidR="00487003"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a </w:t>
      </w:r>
      <w:r w:rsidR="009817C5" w:rsidRPr="006A3EDF">
        <w:rPr>
          <w:rStyle w:val="tlid-translation"/>
          <w:rFonts w:ascii="Arial" w:eastAsia="Calibri" w:hAnsi="Arial" w:cs="Arial"/>
          <w:sz w:val="24"/>
          <w:szCs w:val="24"/>
        </w:rPr>
        <w:t>performance</w:t>
      </w:r>
      <w:r w:rsidRPr="006A3EDF">
        <w:rPr>
          <w:rStyle w:val="tlid-translation"/>
          <w:rFonts w:ascii="Arial" w:eastAsia="Calibri" w:hAnsi="Arial" w:cs="Arial"/>
          <w:sz w:val="24"/>
          <w:szCs w:val="24"/>
        </w:rPr>
        <w:t xml:space="preserve">, </w:t>
      </w:r>
      <w:r w:rsidR="0029394F" w:rsidRPr="006A3EDF">
        <w:rPr>
          <w:rStyle w:val="tlid-translation"/>
          <w:rFonts w:ascii="Arial" w:eastAsia="Calibri" w:hAnsi="Arial" w:cs="Arial"/>
          <w:sz w:val="24"/>
          <w:szCs w:val="24"/>
        </w:rPr>
        <w:t xml:space="preserve">a coordenação, as </w:t>
      </w:r>
      <w:r w:rsidR="009817C5" w:rsidRPr="006A3EDF">
        <w:rPr>
          <w:rStyle w:val="tlid-translation"/>
          <w:rFonts w:ascii="Arial" w:eastAsia="Calibri" w:hAnsi="Arial" w:cs="Arial"/>
          <w:sz w:val="24"/>
          <w:szCs w:val="24"/>
        </w:rPr>
        <w:t>políticas</w:t>
      </w:r>
      <w:r w:rsidR="0029394F" w:rsidRPr="006A3EDF">
        <w:rPr>
          <w:rStyle w:val="tlid-translation"/>
          <w:rFonts w:ascii="Arial" w:eastAsia="Calibri" w:hAnsi="Arial" w:cs="Arial"/>
          <w:sz w:val="24"/>
          <w:szCs w:val="24"/>
        </w:rPr>
        <w:t xml:space="preserve"> da organização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{"citationItems":[{"id":"ITEM-1","itemData":{"abstract":"Past studies reveal that services professionals experience high level of burnout, which has negative physical, emotional and interpersonal consequences. This study focuses on organizational politics and coordination expertise, which can cause burnout but have been ignored in the extant literature. Further, the relative influence of components of burnout on individual work performance is also investigated. This study is conducted in the context of Indian software services industry, which has provided high impetus to the Indian economy in a very short period of time through provision of manpower services. It is therefore important to study the factors, which influences the performance of individuals working in this industry. The proposed model is tested using structural equation modeling. Results suggest that software professional’s perception of higher level of organizational politics has adverse influence on their burnout level, but a higher level of coordination expertise in teams, reduces burnout level. Although most of the hypotheses are supported, some of the hypotheses are found to be quite contradictory, which further raises some interesting research issues for future research. Finally, a number of implications based on these findings are discussed.","author":[{"dropping-particle":"","family":"Advani","given":"Jai Yashwant","non-dropping-particle":"","parse-names":false,"suffix":""},{"dropping-particle":"","family":"Jagdale","given":"Sarang C","non-dropping-particle":"","parse-names":false,"suffix":""},{"dropping-particle":"","family":"Garg","given":"Ajay Kumar","non-dropping-particle":"","parse-names":false,"suffix":""},{"dropping-particle":"","family":"Kumar","given":"Rohtas","non-dropping-particle":"","parse-names":false,"suffix":""}],"container-title":"South Asian Journal of Management","id":"ITEM-1","issue":"3","issued":{"date-parts":[["2005"]]},"title":"Antecedents and Consequences of \" Burnout \" in Services Personnel : A Case of Indian Software Professionals","type":"article-journal","volume":"12"},"uris":["http://www.mendeley.com/documents/?uuid=9c23913f-2cdd-4d41-a1c5-e63dc174ad1c"]}],"mendeley":{"formattedCitation":"(ADVANI et al., 2005)","plainTextFormattedCitation":"(ADVANI et al., 2005)","previouslyFormattedCitation":"(ADVANI et al.,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E91695" w:rsidRPr="004C09D6">
        <w:rPr>
          <w:rStyle w:val="tlid-translation"/>
          <w:rFonts w:ascii="Arial" w:eastAsia="Calibri" w:hAnsi="Arial" w:cs="Arial"/>
          <w:noProof/>
          <w:sz w:val="24"/>
          <w:szCs w:val="24"/>
        </w:rPr>
        <w:t>(ADVANI et al., 2005)</w:t>
      </w:r>
      <w:r w:rsidRPr="006A3EDF">
        <w:rPr>
          <w:rStyle w:val="tlid-translation"/>
          <w:rFonts w:ascii="Arial" w:eastAsia="Calibri" w:hAnsi="Arial" w:cs="Arial"/>
          <w:sz w:val="24"/>
          <w:szCs w:val="24"/>
        </w:rPr>
        <w:fldChar w:fldCharType="end"/>
      </w:r>
      <w:r w:rsidR="009817C5" w:rsidRPr="006A3EDF">
        <w:rPr>
          <w:rStyle w:val="tlid-translation"/>
          <w:rFonts w:ascii="Arial" w:eastAsia="Calibri" w:hAnsi="Arial" w:cs="Arial"/>
          <w:sz w:val="24"/>
          <w:szCs w:val="24"/>
        </w:rPr>
        <w:t xml:space="preserve">, </w:t>
      </w:r>
      <w:r w:rsidR="00042DE9" w:rsidRPr="006A3EDF">
        <w:rPr>
          <w:rStyle w:val="tlid-translation"/>
          <w:rFonts w:ascii="Arial" w:eastAsia="Calibri" w:hAnsi="Arial" w:cs="Arial"/>
          <w:sz w:val="24"/>
          <w:szCs w:val="24"/>
        </w:rPr>
        <w:t xml:space="preserve">intenção de turnover </w:t>
      </w:r>
      <w:r w:rsidR="00042DE9" w:rsidRPr="006A3EDF">
        <w:rPr>
          <w:rStyle w:val="tlid-translation"/>
          <w:rFonts w:ascii="Arial" w:eastAsia="Calibri" w:hAnsi="Arial" w:cs="Arial"/>
          <w:sz w:val="24"/>
          <w:szCs w:val="24"/>
        </w:rPr>
        <w:fldChar w:fldCharType="begin" w:fldLock="1"/>
      </w:r>
      <w:r w:rsidR="00970EA4" w:rsidRPr="006A3EDF">
        <w:rPr>
          <w:rStyle w:val="tlid-translation"/>
          <w:rFonts w:ascii="Arial" w:eastAsia="Calibri" w:hAnsi="Arial" w:cs="Arial"/>
          <w:sz w:val="24"/>
          <w:szCs w:val="24"/>
        </w:rPr>
        <w:instrText>ADDIN CSL_CITATION {"citationItems":[{"id":"ITEM-1","itemData":{"abstract":"The information technology field has highly fluid, rapidly-evolving workforce requirements. The nature of the profession creates unique challenges and strains for IT workers. As a result, many IT professionals leave the field and seek alternative careers. The purpose of this research is to provide an empirical basis for understanding the determinants of career change. A theoretical model was developed and tested. Stress, job insecurity, and burnout are included as antecedents of intention to leave the IT field. This model was evaluated using data from a survey of IT professionals within a public-service organization. Data was analyzed using structural equation modeling. The determinants were all confirmed, although age was not found to moderate any of the relationships. In total, the constructs accounted for 32.9% of the variance in intention to leave the IT field. The theoretical implications of this study are discussed. Recommendations for decreasing work-related stress, job security, and burnout are proposed.","author":[{"dropping-particle":"","family":"Shropshire","given":"Jordan","non-dropping-particle":"","parse-names":false,"suffix":""},{"dropping-particle":"","family":"Kadlec","given":"Christopher","non-dropping-particle":"","parse-names":false,"suffix":""}],"container-title":"International Journal of Information and Communication Technology Research","id":"ITEM-1","issue":"1","issued":{"date-parts":[["2012"]]},"page":"6-16","title":"I'm leaving the IT field: The Impact of Stress, Job Insecurity and Burnout on IT professionals","type":"article-journal","volume":"2"},"uris":["http://www.mendeley.com/documents/?uuid=cb3b467b-33e2-4153-802f-7b7bb3fe3ee8"]}],"mendeley":{"formattedCitation":"(SHROPSHIRE; KADLEC, 2012)","plainTextFormattedCitation":"(SHROPSHIRE; KADLEC, 2012)","previouslyFormattedCitation":"(SHROPSHIRE; KADLEC, 2012)"},"properties":{"noteIndex":0},"schema":"https://github.com/citation-style-language/schema/raw/master/csl-citation.json"}</w:instrText>
      </w:r>
      <w:r w:rsidR="00042DE9" w:rsidRPr="006A3EDF">
        <w:rPr>
          <w:rStyle w:val="tlid-translation"/>
          <w:rFonts w:ascii="Arial" w:eastAsia="Calibri" w:hAnsi="Arial" w:cs="Arial"/>
          <w:sz w:val="24"/>
          <w:szCs w:val="24"/>
        </w:rPr>
        <w:fldChar w:fldCharType="separate"/>
      </w:r>
      <w:r w:rsidR="00042DE9" w:rsidRPr="006A3EDF">
        <w:rPr>
          <w:rStyle w:val="tlid-translation"/>
          <w:rFonts w:ascii="Arial" w:eastAsia="Calibri" w:hAnsi="Arial" w:cs="Arial"/>
          <w:noProof/>
          <w:sz w:val="24"/>
          <w:szCs w:val="24"/>
        </w:rPr>
        <w:t>(SHROPSHIRE; KADLEC, 2012)</w:t>
      </w:r>
      <w:r w:rsidR="00042DE9" w:rsidRPr="006A3EDF">
        <w:rPr>
          <w:rStyle w:val="tlid-translation"/>
          <w:rFonts w:ascii="Arial" w:eastAsia="Calibri" w:hAnsi="Arial" w:cs="Arial"/>
          <w:sz w:val="24"/>
          <w:szCs w:val="24"/>
        </w:rPr>
        <w:fldChar w:fldCharType="end"/>
      </w:r>
      <w:r w:rsidR="00042DE9" w:rsidRPr="006A3EDF">
        <w:rPr>
          <w:rStyle w:val="tlid-translation"/>
          <w:rFonts w:ascii="Arial" w:eastAsia="Calibri" w:hAnsi="Arial" w:cs="Arial"/>
          <w:sz w:val="24"/>
          <w:szCs w:val="24"/>
        </w:rPr>
        <w:t xml:space="preserve">, </w:t>
      </w:r>
      <w:r w:rsidR="00FD0696" w:rsidRPr="006A3EDF">
        <w:rPr>
          <w:rStyle w:val="tlid-translation"/>
          <w:rFonts w:ascii="Arial" w:eastAsia="Calibri" w:hAnsi="Arial" w:cs="Arial"/>
          <w:sz w:val="24"/>
          <w:szCs w:val="24"/>
        </w:rPr>
        <w:t xml:space="preserve">entre outros. </w:t>
      </w:r>
    </w:p>
    <w:p w14:paraId="06A353EC" w14:textId="67246F34" w:rsidR="003F372B" w:rsidRDefault="008C3F6A"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estudam apresentam resultados importantes para a Engenharia de Software em relação ao </w:t>
      </w:r>
      <w:proofErr w:type="spellStart"/>
      <w:r>
        <w:rPr>
          <w:rStyle w:val="tlid-translation"/>
          <w:rFonts w:ascii="Arial" w:eastAsia="Calibri" w:hAnsi="Arial" w:cs="Arial"/>
          <w:sz w:val="24"/>
          <w:szCs w:val="24"/>
        </w:rPr>
        <w:t>burnout</w:t>
      </w:r>
      <w:proofErr w:type="spellEnd"/>
      <w:r w:rsidR="00F86A17">
        <w:rPr>
          <w:rStyle w:val="tlid-translation"/>
          <w:rFonts w:ascii="Arial" w:eastAsia="Calibri" w:hAnsi="Arial" w:cs="Arial"/>
          <w:sz w:val="24"/>
          <w:szCs w:val="24"/>
        </w:rPr>
        <w:t xml:space="preserve"> que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3A337F">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3A337F">
        <w:rPr>
          <w:rStyle w:val="tlid-translation"/>
          <w:rFonts w:ascii="Arial" w:eastAsia="Calibri" w:hAnsi="Arial" w:cs="Arial"/>
          <w:sz w:val="24"/>
          <w:szCs w:val="24"/>
        </w:rPr>
      </w:r>
      <w:r w:rsidR="003A337F">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3A337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proofErr w:type="spellStart"/>
      <w:r w:rsidR="00906697">
        <w:rPr>
          <w:rStyle w:val="tlid-translation"/>
          <w:rFonts w:ascii="Arial" w:eastAsia="Calibri" w:hAnsi="Arial" w:cs="Arial"/>
          <w:sz w:val="24"/>
          <w:szCs w:val="24"/>
        </w:rPr>
        <w:t>Maslach</w:t>
      </w:r>
      <w:proofErr w:type="spellEnd"/>
      <w:r w:rsidR="00906697">
        <w:rPr>
          <w:rStyle w:val="tlid-translation"/>
          <w:rFonts w:ascii="Arial" w:eastAsia="Calibri" w:hAnsi="Arial" w:cs="Arial"/>
          <w:sz w:val="24"/>
          <w:szCs w:val="24"/>
        </w:rPr>
        <w:t xml:space="preserve">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w:t>
      </w:r>
      <w:r w:rsidR="00906697">
        <w:rPr>
          <w:rStyle w:val="tlid-translation"/>
          <w:rFonts w:ascii="Arial" w:eastAsia="Calibri" w:hAnsi="Arial" w:cs="Arial"/>
          <w:sz w:val="24"/>
          <w:szCs w:val="24"/>
        </w:rPr>
        <w:lastRenderedPageBreak/>
        <w:t xml:space="preserve">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sidR="00D502F7">
        <w:rPr>
          <w:rStyle w:val="tlid-translation"/>
          <w:rFonts w:ascii="Arial" w:eastAsia="Calibri" w:hAnsi="Arial" w:cs="Arial"/>
          <w:sz w:val="24"/>
          <w:szCs w:val="24"/>
        </w:rPr>
        <w:t xml:space="preserve"> </w:t>
      </w:r>
      <w:r w:rsidR="001139E1">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1139E1">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1139E1">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ED3232">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ED3232">
        <w:rPr>
          <w:rStyle w:val="tlid-translation"/>
          <w:rFonts w:ascii="Arial" w:eastAsia="Calibri" w:hAnsi="Arial" w:cs="Arial"/>
          <w:sz w:val="24"/>
          <w:szCs w:val="24"/>
        </w:rPr>
      </w:r>
      <w:r w:rsidR="00ED3232">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ED3232">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3EE8327B" w14:textId="7024784F" w:rsidR="00FD47A2" w:rsidRPr="00FD47A2" w:rsidRDefault="00467782" w:rsidP="00FD47A2">
      <w:pPr>
        <w:pStyle w:val="PhD-Title2"/>
        <w:rPr>
          <w:rStyle w:val="tlid-translation"/>
        </w:rPr>
      </w:pPr>
      <w:bookmarkStart w:id="95" w:name="_Ref34664111"/>
      <w:bookmarkStart w:id="96" w:name="_Toc42242443"/>
      <w:r w:rsidRPr="006A3EDF">
        <w:t>INSTABILIDADE</w:t>
      </w:r>
      <w:bookmarkEnd w:id="95"/>
      <w:bookmarkEnd w:id="96"/>
    </w:p>
    <w:p w14:paraId="73F3C873" w14:textId="4C721FCA" w:rsidR="003656AB" w:rsidRPr="006A3EDF" w:rsidRDefault="00330ABA"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Um outro conceito investigado nesta tese é a instabilidade. </w:t>
      </w:r>
      <w:r w:rsidR="000B122C" w:rsidRPr="006A3EDF">
        <w:rPr>
          <w:rStyle w:val="tlid-translation"/>
          <w:rFonts w:ascii="Arial" w:eastAsia="Calibri" w:hAnsi="Arial" w:cs="Arial"/>
          <w:sz w:val="24"/>
          <w:szCs w:val="24"/>
        </w:rPr>
        <w:t>Nesta pesquisa, um ambiente instável</w:t>
      </w:r>
      <w:r w:rsidR="000F2100" w:rsidRPr="006A3EDF">
        <w:rPr>
          <w:rStyle w:val="tlid-translation"/>
          <w:rFonts w:ascii="Arial" w:eastAsia="Calibri" w:hAnsi="Arial" w:cs="Arial"/>
          <w:sz w:val="24"/>
          <w:szCs w:val="24"/>
        </w:rPr>
        <w:t xml:space="preserve"> é definido como</w:t>
      </w:r>
      <w:r w:rsidR="000B122C" w:rsidRPr="006A3EDF">
        <w:rPr>
          <w:rStyle w:val="tlid-translation"/>
          <w:rFonts w:ascii="Arial" w:eastAsia="Calibri" w:hAnsi="Arial" w:cs="Arial"/>
          <w:sz w:val="24"/>
          <w:szCs w:val="24"/>
        </w:rPr>
        <w:t xml:space="preserve"> um ambiente 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 xml:space="preserve">, </w:t>
      </w:r>
      <w:r w:rsidR="00602CB7" w:rsidRPr="006A3EDF">
        <w:rPr>
          <w:rStyle w:val="tlid-translation"/>
          <w:rFonts w:ascii="Arial" w:eastAsia="Calibri" w:hAnsi="Arial" w:cs="Arial"/>
          <w:sz w:val="24"/>
          <w:szCs w:val="24"/>
        </w:rPr>
        <w:t>quanto mais mudanças</w:t>
      </w:r>
      <w:r w:rsidR="002A74CC" w:rsidRPr="006A3EDF">
        <w:rPr>
          <w:rStyle w:val="tlid-translation"/>
          <w:rFonts w:ascii="Arial" w:eastAsia="Calibri" w:hAnsi="Arial" w:cs="Arial"/>
          <w:sz w:val="24"/>
          <w:szCs w:val="24"/>
        </w:rPr>
        <w:t xml:space="preserve"> existirem no ambiente</w:t>
      </w:r>
      <w:r w:rsidR="00602CB7" w:rsidRPr="006A3EDF">
        <w:rPr>
          <w:rStyle w:val="tlid-translation"/>
          <w:rFonts w:ascii="Arial" w:eastAsia="Calibri" w:hAnsi="Arial" w:cs="Arial"/>
          <w:sz w:val="24"/>
          <w:szCs w:val="24"/>
        </w:rPr>
        <w:t>, mais instável é o ambiente em que o indivíduo está localizado</w:t>
      </w:r>
      <w:r w:rsidR="000022CC" w:rsidRPr="006A3EDF">
        <w:rPr>
          <w:rStyle w:val="tlid-translation"/>
          <w:rFonts w:ascii="Arial" w:eastAsia="Calibri" w:hAnsi="Arial" w:cs="Arial"/>
          <w:sz w:val="24"/>
          <w:szCs w:val="24"/>
        </w:rPr>
        <w:t>, e maior será a probabilidade de existir adaptação</w:t>
      </w:r>
      <w:r w:rsidR="009B5912" w:rsidRPr="006A3EDF">
        <w:rPr>
          <w:rStyle w:val="tlid-translation"/>
          <w:rFonts w:ascii="Arial" w:eastAsia="Calibri" w:hAnsi="Arial" w:cs="Arial"/>
          <w:sz w:val="24"/>
          <w:szCs w:val="24"/>
        </w:rPr>
        <w:t>.</w:t>
      </w:r>
    </w:p>
    <w:p w14:paraId="5E6F19D7" w14:textId="22961838" w:rsidR="00602CB7" w:rsidRPr="006A3EDF" w:rsidRDefault="005B7C82"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Ademais, nesta pesquisa, a instabilidade do ambiente também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583E46"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583E4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583E4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1F1D38"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1F1D38"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FD47A2">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1F1D38"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 pode sugerir </w:t>
      </w:r>
      <w:r w:rsidR="003A4B4C" w:rsidRPr="006A3EDF">
        <w:rPr>
          <w:rStyle w:val="tlid-translation"/>
          <w:rFonts w:ascii="Arial" w:eastAsia="Calibri" w:hAnsi="Arial" w:cs="Arial"/>
          <w:sz w:val="24"/>
          <w:szCs w:val="24"/>
        </w:rPr>
        <w:t>a</w:t>
      </w:r>
      <w:r w:rsidR="0025585A">
        <w:rPr>
          <w:rStyle w:val="tlid-translation"/>
          <w:rFonts w:ascii="Arial" w:eastAsia="Calibri" w:hAnsi="Arial" w:cs="Arial"/>
          <w:sz w:val="24"/>
          <w:szCs w:val="24"/>
        </w:rPr>
        <w:t>s</w:t>
      </w:r>
      <w:r w:rsidR="003A4B4C" w:rsidRPr="006A3EDF">
        <w:rPr>
          <w:rStyle w:val="tlid-translation"/>
          <w:rFonts w:ascii="Arial" w:eastAsia="Calibri" w:hAnsi="Arial" w:cs="Arial"/>
          <w:sz w:val="24"/>
          <w:szCs w:val="24"/>
        </w:rPr>
        <w:t xml:space="preserve"> mudanças em equipes de desenvolvimento de software podem ser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282E37EB" w14:textId="72FF493B" w:rsidR="003D203C" w:rsidRPr="006A3EDF" w:rsidRDefault="003D203C"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 xml:space="preserve">No trabalho de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w:t>
      </w:r>
      <w:r w:rsidR="00351A52">
        <w:rPr>
          <w:rStyle w:val="tlid-translation"/>
          <w:rFonts w:ascii="Arial" w:eastAsia="Calibri" w:hAnsi="Arial" w:cs="Arial"/>
          <w:noProof/>
          <w:sz w:val="24"/>
          <w:szCs w:val="24"/>
        </w:rPr>
        <w:t xml:space="preserve"> </w:t>
      </w:r>
      <w:r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foram observad</w:t>
      </w:r>
      <w:r w:rsidR="0025585A">
        <w:rPr>
          <w:rStyle w:val="tlid-translation"/>
          <w:rFonts w:ascii="Arial" w:eastAsia="Calibri" w:hAnsi="Arial" w:cs="Arial"/>
          <w:sz w:val="24"/>
          <w:szCs w:val="24"/>
        </w:rPr>
        <w:t>a</w:t>
      </w:r>
      <w:r w:rsidRPr="006A3EDF">
        <w:rPr>
          <w:rStyle w:val="tlid-translation"/>
          <w:rFonts w:ascii="Arial" w:eastAsia="Calibri" w:hAnsi="Arial" w:cs="Arial"/>
          <w:sz w:val="24"/>
          <w:szCs w:val="24"/>
        </w:rPr>
        <w:t xml:space="preserve">s situações que significavam instabilidade da tarefa. </w:t>
      </w:r>
      <w:r w:rsidR="0025585A">
        <w:rPr>
          <w:rStyle w:val="tlid-translation"/>
          <w:rFonts w:ascii="Arial" w:eastAsia="Calibri" w:hAnsi="Arial" w:cs="Arial"/>
          <w:sz w:val="24"/>
          <w:szCs w:val="24"/>
        </w:rPr>
        <w:t>A</w:t>
      </w:r>
      <w:r w:rsidRPr="006A3EDF">
        <w:rPr>
          <w:rStyle w:val="tlid-translation"/>
          <w:rFonts w:ascii="Arial" w:eastAsia="Calibri" w:hAnsi="Arial" w:cs="Arial"/>
          <w:sz w:val="24"/>
          <w:szCs w:val="24"/>
        </w:rPr>
        <w:t xml:space="preserve"> 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Pr="006A3EDF">
        <w:rPr>
          <w:rStyle w:val="tlid-translation"/>
          <w:rFonts w:ascii="Arial" w:eastAsia="Calibri" w:hAnsi="Arial" w:cs="Arial"/>
          <w:sz w:val="24"/>
          <w:szCs w:val="24"/>
        </w:rPr>
        <w:t xml:space="preserve"> requisições </w:t>
      </w:r>
      <w:proofErr w:type="spellStart"/>
      <w:r w:rsidRPr="006A3EDF">
        <w:rPr>
          <w:rStyle w:val="tlid-translation"/>
          <w:rFonts w:ascii="Arial" w:eastAsia="Calibri" w:hAnsi="Arial" w:cs="Arial"/>
          <w:sz w:val="24"/>
          <w:szCs w:val="24"/>
        </w:rPr>
        <w:t>ex-post</w:t>
      </w:r>
      <w:proofErr w:type="spellEnd"/>
      <w:r w:rsidRPr="006A3EDF">
        <w:rPr>
          <w:rStyle w:val="tlid-translation"/>
          <w:rFonts w:ascii="Arial" w:eastAsia="Calibri" w:hAnsi="Arial" w:cs="Arial"/>
          <w:sz w:val="24"/>
          <w:szCs w:val="24"/>
        </w:rPr>
        <w:t>. N</w:t>
      </w:r>
      <w:r w:rsidR="005051D8" w:rsidRPr="006A3EDF">
        <w:rPr>
          <w:rStyle w:val="tlid-translation"/>
          <w:rFonts w:ascii="Arial" w:eastAsia="Calibri" w:hAnsi="Arial" w:cs="Arial"/>
          <w:sz w:val="24"/>
          <w:szCs w:val="24"/>
        </w:rPr>
        <w:t>o</w:t>
      </w:r>
      <w:r w:rsidRPr="006A3EDF">
        <w:rPr>
          <w:rStyle w:val="tlid-translation"/>
          <w:rFonts w:ascii="Arial" w:eastAsia="Calibri" w:hAnsi="Arial" w:cs="Arial"/>
          <w:sz w:val="24"/>
          <w:szCs w:val="24"/>
        </w:rPr>
        <w:t xml:space="preserve"> trabalho </w:t>
      </w:r>
      <w:r w:rsidR="005051D8" w:rsidRPr="006A3EDF">
        <w:rPr>
          <w:rStyle w:val="tlid-translation"/>
          <w:rFonts w:ascii="Arial" w:eastAsia="Calibri" w:hAnsi="Arial" w:cs="Arial"/>
          <w:sz w:val="24"/>
          <w:szCs w:val="24"/>
        </w:rPr>
        <w:t xml:space="preserve">de </w:t>
      </w:r>
      <w:r w:rsidR="005051D8"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5051D8" w:rsidRPr="006A3EDF">
        <w:rPr>
          <w:rStyle w:val="tlid-translation"/>
          <w:rFonts w:ascii="Arial" w:eastAsia="Calibri" w:hAnsi="Arial" w:cs="Arial"/>
          <w:sz w:val="24"/>
          <w:szCs w:val="24"/>
        </w:rPr>
        <w:fldChar w:fldCharType="separate"/>
      </w:r>
      <w:r w:rsidR="005051D8" w:rsidRPr="006A3EDF">
        <w:rPr>
          <w:rStyle w:val="tlid-translation"/>
          <w:rFonts w:ascii="Arial" w:eastAsia="Calibri" w:hAnsi="Arial" w:cs="Arial"/>
          <w:noProof/>
          <w:sz w:val="24"/>
          <w:szCs w:val="24"/>
        </w:rPr>
        <w:t>Kude et al., (2014)</w:t>
      </w:r>
      <w:r w:rsidR="005051D8" w:rsidRPr="006A3EDF">
        <w:rPr>
          <w:rStyle w:val="tlid-translation"/>
          <w:rFonts w:ascii="Arial" w:eastAsia="Calibri" w:hAnsi="Arial" w:cs="Arial"/>
          <w:sz w:val="24"/>
          <w:szCs w:val="24"/>
        </w:rPr>
        <w:fldChar w:fldCharType="end"/>
      </w:r>
      <w:r w:rsidR="005051D8" w:rsidRPr="006A3EDF">
        <w:rPr>
          <w:rStyle w:val="tlid-translation"/>
          <w:rFonts w:ascii="Arial" w:eastAsia="Calibri" w:hAnsi="Arial" w:cs="Arial"/>
          <w:sz w:val="24"/>
          <w:szCs w:val="24"/>
        </w:rPr>
        <w:t xml:space="preserve"> </w:t>
      </w:r>
      <w:r w:rsidR="0025585A">
        <w:rPr>
          <w:rStyle w:val="tlid-translation"/>
          <w:rFonts w:ascii="Arial" w:eastAsia="Calibri" w:hAnsi="Arial" w:cs="Arial"/>
          <w:sz w:val="24"/>
          <w:szCs w:val="24"/>
        </w:rPr>
        <w:t xml:space="preserve">é </w:t>
      </w:r>
      <w:r w:rsidR="005051D8" w:rsidRPr="006A3EDF">
        <w:rPr>
          <w:rStyle w:val="tlid-translation"/>
          <w:rFonts w:ascii="Arial" w:eastAsia="Calibri" w:hAnsi="Arial" w:cs="Arial"/>
          <w:sz w:val="24"/>
          <w:szCs w:val="24"/>
        </w:rPr>
        <w:t xml:space="preserve">apresentado </w:t>
      </w:r>
      <w:r w:rsidRPr="006A3EDF">
        <w:rPr>
          <w:rStyle w:val="tlid-translation"/>
          <w:rFonts w:ascii="Arial" w:eastAsia="Calibri" w:hAnsi="Arial" w:cs="Arial"/>
          <w:sz w:val="24"/>
          <w:szCs w:val="24"/>
        </w:rPr>
        <w:t xml:space="preserve">um catálogo de situações de instabilidades (além de tarefas, de equipe e </w:t>
      </w:r>
      <w:proofErr w:type="spellStart"/>
      <w:r w:rsidRPr="006A3EDF">
        <w:rPr>
          <w:rStyle w:val="tlid-translation"/>
          <w:rFonts w:ascii="Arial" w:eastAsia="Calibri" w:hAnsi="Arial" w:cs="Arial"/>
          <w:sz w:val="24"/>
          <w:szCs w:val="24"/>
        </w:rPr>
        <w:t>disrupções</w:t>
      </w:r>
      <w:proofErr w:type="spellEnd"/>
      <w:r w:rsidRPr="006A3EDF">
        <w:rPr>
          <w:rStyle w:val="tlid-translation"/>
          <w:rFonts w:ascii="Arial" w:eastAsia="Calibri" w:hAnsi="Arial" w:cs="Arial"/>
          <w:sz w:val="24"/>
          <w:szCs w:val="24"/>
        </w:rPr>
        <w:t xml:space="preserve"> tecnológicas) que eles observaram em suas pesquisas. Essas situações de instabilidades, como já comentad</w:t>
      </w:r>
      <w:r w:rsidR="0025585A">
        <w:rPr>
          <w:rStyle w:val="tlid-translation"/>
          <w:rFonts w:ascii="Arial" w:eastAsia="Calibri" w:hAnsi="Arial" w:cs="Arial"/>
          <w:sz w:val="24"/>
          <w:szCs w:val="24"/>
        </w:rPr>
        <w:t>o</w:t>
      </w:r>
      <w:r w:rsidRPr="006A3EDF">
        <w:rPr>
          <w:rStyle w:val="tlid-translation"/>
          <w:rFonts w:ascii="Arial" w:eastAsia="Calibri" w:hAnsi="Arial" w:cs="Arial"/>
          <w:sz w:val="24"/>
          <w:szCs w:val="24"/>
        </w:rPr>
        <w:t>, são responsáveis por darem sugestões aos membros da equipe para que a adaptação possa ocorrer.</w:t>
      </w:r>
    </w:p>
    <w:p w14:paraId="3CA0EE94" w14:textId="7F80FF13" w:rsidR="00C753C1" w:rsidRPr="00960BB0" w:rsidRDefault="00ED086F"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instabilidade dos requisitos é uma nomenclatura que é observada em alguns estudos que tem relação com a instabilidade da tarefa proposta por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P</w:t>
      </w:r>
      <w:r w:rsidR="0054116E" w:rsidRPr="006A3EDF">
        <w:rPr>
          <w:rStyle w:val="tlid-translation"/>
          <w:rFonts w:ascii="Arial" w:eastAsia="Calibri" w:hAnsi="Arial" w:cs="Arial"/>
          <w:sz w:val="24"/>
          <w:szCs w:val="24"/>
        </w:rPr>
        <w:t>ara</w:t>
      </w:r>
      <w:r w:rsidR="00C753C1" w:rsidRPr="006A3EDF">
        <w:rPr>
          <w:rStyle w:val="tlid-translation"/>
          <w:rFonts w:ascii="Arial" w:eastAsia="Calibri" w:hAnsi="Arial" w:cs="Arial"/>
          <w:sz w:val="24"/>
          <w:szCs w:val="24"/>
        </w:rPr>
        <w:t xml:space="preserve"> </w:t>
      </w:r>
      <w:r w:rsidR="00E70830"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E70830"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E70830"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345AEB46" w14:textId="68EB6C4F"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 xml:space="preserve">Neste trabalho, a instabilidade da tarefa seguirá a base teórica proposta por </w:t>
      </w:r>
      <w:r w:rsidRPr="00960BB0">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Pr="00960BB0">
        <w:rPr>
          <w:rStyle w:val="tlid-translation"/>
          <w:rFonts w:ascii="Arial" w:eastAsia="Calibri" w:hAnsi="Arial" w:cs="Arial"/>
          <w:sz w:val="24"/>
          <w:szCs w:val="24"/>
        </w:rPr>
        <w:t xml:space="preserve"> e é definida </w:t>
      </w:r>
      <w:r w:rsidRPr="007C4000">
        <w:rPr>
          <w:rStyle w:val="tlid-translation"/>
          <w:rFonts w:ascii="Arial" w:eastAsia="Calibri" w:hAnsi="Arial" w:cs="Arial"/>
          <w:sz w:val="24"/>
          <w:szCs w:val="24"/>
        </w:rPr>
        <w:t xml:space="preserve">como a percepção do indivíduo sobre as mudanças que ocorrem em suas tarefas, </w:t>
      </w:r>
      <w:r w:rsidRPr="00960BB0">
        <w:rPr>
          <w:rStyle w:val="tlid-translation"/>
          <w:rFonts w:ascii="Arial" w:eastAsia="Calibri" w:hAnsi="Arial" w:cs="Arial"/>
          <w:sz w:val="24"/>
          <w:szCs w:val="24"/>
        </w:rPr>
        <w:t xml:space="preserve">em especial, com novos requisitos, </w:t>
      </w:r>
      <w:proofErr w:type="spellStart"/>
      <w:r w:rsidRPr="00960BB0">
        <w:rPr>
          <w:rStyle w:val="tlid-translation"/>
          <w:rFonts w:ascii="Arial" w:eastAsia="Calibri" w:hAnsi="Arial" w:cs="Arial"/>
          <w:sz w:val="24"/>
          <w:szCs w:val="24"/>
        </w:rPr>
        <w:t>repriorizações</w:t>
      </w:r>
      <w:proofErr w:type="spellEnd"/>
      <w:r w:rsidRPr="00960BB0">
        <w:rPr>
          <w:rStyle w:val="tlid-translation"/>
          <w:rFonts w:ascii="Arial" w:eastAsia="Calibri" w:hAnsi="Arial" w:cs="Arial"/>
          <w:sz w:val="24"/>
          <w:szCs w:val="24"/>
        </w:rPr>
        <w:t xml:space="preserve">, prazos e requisições </w:t>
      </w:r>
      <w:proofErr w:type="spellStart"/>
      <w:r w:rsidRPr="00960BB0">
        <w:rPr>
          <w:rStyle w:val="tlid-translation"/>
          <w:rFonts w:ascii="Arial" w:eastAsia="Calibri" w:hAnsi="Arial" w:cs="Arial"/>
          <w:sz w:val="24"/>
          <w:szCs w:val="24"/>
        </w:rPr>
        <w:t>ex-post</w:t>
      </w:r>
      <w:proofErr w:type="spellEnd"/>
      <w:r w:rsidRPr="00960BB0">
        <w:rPr>
          <w:rStyle w:val="tlid-translation"/>
          <w:rFonts w:ascii="Arial" w:eastAsia="Calibri" w:hAnsi="Arial" w:cs="Arial"/>
          <w:sz w:val="24"/>
          <w:szCs w:val="24"/>
        </w:rPr>
        <w:t>, que tem potencial para gerar sugestões para a adaptação dos indivíduos na Engenharia de Software.</w:t>
      </w:r>
    </w:p>
    <w:p w14:paraId="71122475" w14:textId="5FA48558" w:rsidR="00947396" w:rsidRPr="006A3EDF" w:rsidRDefault="000F1282"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E5430" w:rsidRPr="006A3EDF">
        <w:rPr>
          <w:rStyle w:val="tlid-translation"/>
          <w:rFonts w:ascii="Arial" w:eastAsia="Calibri" w:hAnsi="Arial" w:cs="Arial"/>
          <w:sz w:val="24"/>
          <w:szCs w:val="24"/>
        </w:rPr>
        <w:instrText>ADDIN CSL_CITATION {"citationItems":[{"id":"ITEM-1","itemData":{"author":[{"dropping-particle":"","family":"Pfahl","given":"D","non-dropping-particle":"","parse-names":false,"suffix":""},{"dropping-particle":"","family":"Lebsanft","given":"K","non-dropping-particle":"","parse-names":false,"suffix":""}],"container-title":"Information and Software Technology 42","id":"ITEM-1","issued":{"date-parts":[["2000"]]},"page":"1001±1008","title":"Using simulation to analyse the impact of software requirement volatility on project performance","type":"article-journal","volume":"42"},"uris":["http://www.mendeley.com/documents/?uuid=d97a54e0-4acf-4cff-9ef4-e7bc59a99f80"]}],"mendeley":{"formattedCitation":"(PFAHL; LEBSANFT, 2000)","manualFormatting":"Pfahl e Lebsanft (2000)","plainTextFormattedCitation":"(PFAHL; LEBSANFT, 2000)","previouslyFormattedCitation":"(PFAHL; LEBSANFT,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Pfahl e Lebsanft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afirmam </w:t>
      </w:r>
      <w:r w:rsidR="008A3E6C" w:rsidRPr="006A3EDF">
        <w:rPr>
          <w:rStyle w:val="tlid-translation"/>
          <w:rFonts w:ascii="Arial" w:eastAsia="Calibri" w:hAnsi="Arial" w:cs="Arial"/>
          <w:sz w:val="24"/>
          <w:szCs w:val="24"/>
        </w:rPr>
        <w:t>com base em simulações que a instabilidade dos requisitos aumenta o esforço dos membros da equipe e da organização</w:t>
      </w:r>
      <w:r w:rsidR="002B4403" w:rsidRPr="006A3EDF">
        <w:rPr>
          <w:rStyle w:val="tlid-translation"/>
          <w:rFonts w:ascii="Arial" w:eastAsia="Calibri" w:hAnsi="Arial" w:cs="Arial"/>
          <w:sz w:val="24"/>
          <w:szCs w:val="24"/>
        </w:rPr>
        <w:t>, assim como o custo do projet</w:t>
      </w:r>
      <w:r w:rsidR="00E11E05" w:rsidRPr="006A3EDF">
        <w:rPr>
          <w:rStyle w:val="tlid-translation"/>
          <w:rFonts w:ascii="Arial" w:eastAsia="Calibri" w:hAnsi="Arial" w:cs="Arial"/>
          <w:sz w:val="24"/>
          <w:szCs w:val="24"/>
        </w:rPr>
        <w:t>o</w:t>
      </w:r>
      <w:r w:rsidR="002B4403" w:rsidRPr="006A3EDF">
        <w:rPr>
          <w:rStyle w:val="tlid-translation"/>
          <w:rFonts w:ascii="Arial" w:eastAsia="Calibri" w:hAnsi="Arial" w:cs="Arial"/>
          <w:sz w:val="24"/>
          <w:szCs w:val="24"/>
        </w:rPr>
        <w:t xml:space="preserve"> e aconselham as organizações investirem no desenvolvimento de requisitos estáveis. </w:t>
      </w:r>
    </w:p>
    <w:p w14:paraId="598B375E" w14:textId="3C8D24BB" w:rsidR="00DB3382" w:rsidRPr="006A3EDF" w:rsidRDefault="00920174" w:rsidP="0025585A">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Os resultados do estudo realizado por</w:t>
      </w:r>
      <w:r w:rsidR="009524D0" w:rsidRPr="006A3EDF">
        <w:rPr>
          <w:rStyle w:val="tlid-translation"/>
          <w:rFonts w:ascii="Arial" w:eastAsia="Calibri"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desempenho do projeto de software, medido pela conclusão do projeto no prazo e no orçamento. </w:t>
      </w:r>
      <w:r w:rsidR="00BD2EF9" w:rsidRPr="006A3EDF">
        <w:rPr>
          <w:rStyle w:val="tlid-translation"/>
          <w:rFonts w:ascii="Arial" w:eastAsia="Calibri" w:hAnsi="Arial" w:cs="Arial"/>
          <w:sz w:val="24"/>
          <w:szCs w:val="24"/>
        </w:rPr>
        <w:t xml:space="preserve">Para os autores existem também uma </w:t>
      </w:r>
      <w:r w:rsidR="00DB3382" w:rsidRPr="006A3EDF">
        <w:rPr>
          <w:rStyle w:val="tlid-translation"/>
          <w:rFonts w:ascii="Arial" w:eastAsia="Calibri" w:hAnsi="Arial" w:cs="Arial"/>
          <w:sz w:val="24"/>
          <w:szCs w:val="24"/>
        </w:rPr>
        <w:t xml:space="preserve">indicação de que quanto mais instáveis os requisitos se tornarem, maior a probabilidade do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C89E1F8" w14:textId="7109DAEC" w:rsidR="00D962D2" w:rsidRDefault="009D3ECC" w:rsidP="005341E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126E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et al., 2011)","manualFormatting":"Liu et al. (2011)","plainTextFormattedCitation":"(LIU et al., 2011)","previouslyFormattedCitation":"(LIU et al., 2011)"},"properties":{"noteIndex":0},"schema":"https://github.com/citation-style-language/schema/raw/master/csl-citation.json"}</w:instrText>
      </w:r>
      <w:r w:rsidRPr="006A3EDF">
        <w:rPr>
          <w:rFonts w:ascii="Arial" w:hAnsi="Arial" w:cs="Arial"/>
          <w:b/>
          <w:bCs/>
          <w:sz w:val="24"/>
          <w:szCs w:val="24"/>
        </w:rPr>
        <w:fldChar w:fldCharType="separate"/>
      </w:r>
      <w:r w:rsidRPr="006A3EDF">
        <w:rPr>
          <w:rFonts w:ascii="Arial" w:hAnsi="Arial" w:cs="Arial"/>
          <w:bCs/>
          <w:noProof/>
          <w:sz w:val="24"/>
          <w:szCs w:val="24"/>
        </w:rPr>
        <w:t>Liu et al. (2011)</w:t>
      </w:r>
      <w:r w:rsidRPr="006A3EDF">
        <w:rPr>
          <w:rFonts w:ascii="Arial" w:hAnsi="Arial" w:cs="Arial"/>
          <w:b/>
          <w:bCs/>
          <w:sz w:val="24"/>
          <w:szCs w:val="24"/>
        </w:rPr>
        <w:fldChar w:fldCharType="end"/>
      </w:r>
      <w:r w:rsidRPr="006A3EDF">
        <w:rPr>
          <w:rFonts w:ascii="Arial" w:hAnsi="Arial" w:cs="Arial"/>
          <w:b/>
          <w:bCs/>
          <w:sz w:val="24"/>
          <w:szCs w:val="24"/>
        </w:rPr>
        <w:t xml:space="preserve"> </w:t>
      </w:r>
      <w:r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Pr="006A3EDF">
        <w:rPr>
          <w:rFonts w:ascii="Arial" w:hAnsi="Arial" w:cs="Arial"/>
          <w:sz w:val="24"/>
          <w:szCs w:val="24"/>
        </w:rPr>
        <w:t xml:space="preserve">pessoais, </w:t>
      </w:r>
      <w:r w:rsidR="0025585A">
        <w:rPr>
          <w:rFonts w:ascii="Arial" w:hAnsi="Arial" w:cs="Arial"/>
          <w:sz w:val="24"/>
          <w:szCs w:val="24"/>
        </w:rPr>
        <w:t>em que</w:t>
      </w:r>
      <w:r w:rsidR="0025585A" w:rsidRPr="006A3EDF">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 xml:space="preserve">a </w:t>
      </w:r>
      <w:r w:rsidR="00DC68FE">
        <w:rPr>
          <w:rFonts w:ascii="Arial" w:hAnsi="Arial" w:cs="Arial"/>
          <w:sz w:val="24"/>
          <w:szCs w:val="24"/>
        </w:rPr>
        <w:t>primeira</w:t>
      </w:r>
      <w:r w:rsidR="006D2F20" w:rsidRPr="006A3EDF">
        <w:rPr>
          <w:rFonts w:ascii="Arial" w:hAnsi="Arial" w:cs="Arial"/>
          <w:sz w:val="24"/>
          <w:szCs w:val="24"/>
        </w:rPr>
        <w:t xml:space="preserve">, maior serão </w:t>
      </w:r>
      <w:r w:rsidR="0025585A">
        <w:rPr>
          <w:rFonts w:ascii="Arial" w:hAnsi="Arial" w:cs="Arial"/>
          <w:sz w:val="24"/>
          <w:szCs w:val="24"/>
        </w:rPr>
        <w:t>esses</w:t>
      </w:r>
      <w:r w:rsidR="0025585A" w:rsidRPr="006A3EDF">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r w:rsidR="0030611F">
        <w:rPr>
          <w:rFonts w:ascii="Arial" w:hAnsi="Arial" w:cs="Arial"/>
          <w:sz w:val="24"/>
          <w:szCs w:val="24"/>
        </w:rPr>
        <w:t xml:space="preserve"> </w:t>
      </w:r>
    </w:p>
    <w:p w14:paraId="0E6EE70D" w14:textId="5A1D258B"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D272A8" w:rsidRPr="006A3EDF">
        <w:rPr>
          <w:rStyle w:val="tlid-translation"/>
          <w:rFonts w:ascii="Arial" w:eastAsia="Calibri" w:hAnsi="Arial" w:cs="Arial"/>
          <w:sz w:val="24"/>
          <w:szCs w:val="24"/>
        </w:rPr>
        <w:fldChar w:fldCharType="begin" w:fldLock="1"/>
      </w:r>
      <w:r w:rsidR="00126E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D272A8"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D272A8"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820E6A" w:rsidRPr="006A3EDF">
        <w:rPr>
          <w:rFonts w:ascii="Arial" w:hAnsi="Arial" w:cs="Arial"/>
          <w:sz w:val="24"/>
          <w:szCs w:val="24"/>
        </w:rPr>
        <w:t xml:space="preserve"> </w:t>
      </w:r>
      <w:r w:rsidR="006B2F49"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6B2F49"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6B2F49" w:rsidRPr="006A3EDF">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6B2F49"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6A3EDF">
        <w:rPr>
          <w:rStyle w:val="tlid-translation"/>
          <w:rFonts w:ascii="Arial" w:eastAsia="Calibri" w:hAnsi="Arial" w:cs="Arial"/>
          <w:sz w:val="24"/>
          <w:szCs w:val="24"/>
        </w:rPr>
        <w:t>se refere</w:t>
      </w:r>
      <w:r w:rsidR="006B2F49" w:rsidRPr="006A3EDF">
        <w:rPr>
          <w:rStyle w:val="tlid-translation"/>
          <w:rFonts w:ascii="Arial" w:eastAsia="Calibri" w:hAnsi="Arial" w:cs="Arial"/>
          <w:sz w:val="24"/>
          <w:szCs w:val="24"/>
        </w:rPr>
        <w:t xml:space="preserve"> à medida em que os membros principais de uma equipe multifuncional permanecem </w:t>
      </w:r>
      <w:r w:rsidR="00C20D16" w:rsidRPr="006A3EDF">
        <w:rPr>
          <w:rStyle w:val="tlid-translation"/>
          <w:rFonts w:ascii="Arial" w:eastAsia="Calibri" w:hAnsi="Arial" w:cs="Arial"/>
          <w:sz w:val="24"/>
          <w:szCs w:val="24"/>
        </w:rPr>
        <w:t xml:space="preserve">juntos </w:t>
      </w:r>
      <w:r w:rsidR="006B2F49" w:rsidRPr="006A3EDF">
        <w:rPr>
          <w:rStyle w:val="tlid-translation"/>
          <w:rFonts w:ascii="Arial" w:eastAsia="Calibri" w:hAnsi="Arial" w:cs="Arial"/>
          <w:sz w:val="24"/>
          <w:szCs w:val="24"/>
        </w:rPr>
        <w:t>durante o projeto, desde a aprovação do projeto até o lançamento do produto.</w:t>
      </w:r>
      <w:r w:rsidR="004A55F5" w:rsidRPr="006A3EDF">
        <w:rPr>
          <w:rStyle w:val="tlid-translation"/>
          <w:rFonts w:ascii="Arial" w:eastAsia="Calibri" w:hAnsi="Arial" w:cs="Arial"/>
          <w:sz w:val="24"/>
          <w:szCs w:val="24"/>
        </w:rPr>
        <w:t xml:space="preserve"> </w:t>
      </w:r>
    </w:p>
    <w:p w14:paraId="75FE7AC6" w14:textId="4D9C880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 xml:space="preserve">Neste trabalho a instabilidade da equipe é definida como </w:t>
      </w:r>
      <w:r w:rsidRPr="003F6876">
        <w:rPr>
          <w:rStyle w:val="tlid-translation"/>
          <w:rFonts w:ascii="Arial" w:eastAsia="Calibri" w:hAnsi="Arial" w:cs="Arial"/>
          <w:sz w:val="24"/>
          <w:szCs w:val="24"/>
        </w:rPr>
        <w:t>a percepção dos indivíduos quanto as mudanças que ocorrem em relação a saída e a entrada de membros que influenciam as atividades da equipe</w:t>
      </w:r>
      <w:r w:rsidRPr="00960BB0">
        <w:rPr>
          <w:rStyle w:val="tlid-translation"/>
          <w:rFonts w:ascii="Arial" w:eastAsia="Calibri" w:hAnsi="Arial" w:cs="Arial"/>
          <w:sz w:val="24"/>
          <w:szCs w:val="24"/>
        </w:rPr>
        <w:t xml:space="preserve">. </w:t>
      </w:r>
    </w:p>
    <w:p w14:paraId="5EDC6A9E" w14:textId="65F82D59"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CC0F5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CC0F5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CC0F56" w:rsidRPr="006A3EDF">
        <w:rPr>
          <w:rStyle w:val="tlid-translation"/>
          <w:rFonts w:ascii="Arial" w:eastAsia="Calibri" w:hAnsi="Arial" w:cs="Arial"/>
          <w:sz w:val="24"/>
          <w:szCs w:val="24"/>
        </w:rPr>
        <w:fldChar w:fldCharType="end"/>
      </w:r>
      <w:r w:rsidR="00CC0F56" w:rsidRPr="006A3EDF">
        <w:rPr>
          <w:rStyle w:val="tlid-translation"/>
          <w:rFonts w:ascii="Arial" w:eastAsia="Calibri" w:hAnsi="Arial" w:cs="Arial"/>
          <w:sz w:val="24"/>
          <w:szCs w:val="24"/>
        </w:rPr>
        <w:t xml:space="preserve"> </w:t>
      </w:r>
      <w:r w:rsidR="00901589" w:rsidRPr="006A3EDF">
        <w:rPr>
          <w:rStyle w:val="tlid-translation"/>
          <w:rFonts w:ascii="Arial" w:eastAsia="Calibri" w:hAnsi="Arial" w:cs="Arial"/>
          <w:sz w:val="24"/>
          <w:szCs w:val="24"/>
        </w:rPr>
        <w:t>sugerem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 assim prejudicial à eficácia da equipe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180F9A8" w14:textId="0F02B883" w:rsidR="00445EAC" w:rsidRPr="006A3EDF" w:rsidRDefault="00356F02"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C20D16" w:rsidRPr="006A3EDF">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 xml:space="preserve">apresentam em seus resultados que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9A7855" w:rsidRPr="006A3EDF">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00421132"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00421132"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 xml:space="preserve">(LIANG; </w:t>
      </w:r>
      <w:r w:rsidR="00421132" w:rsidRPr="006A3EDF">
        <w:rPr>
          <w:rStyle w:val="tlid-translation"/>
          <w:rFonts w:ascii="Arial" w:eastAsia="Calibri" w:hAnsi="Arial" w:cs="Arial"/>
          <w:noProof/>
          <w:sz w:val="24"/>
          <w:szCs w:val="24"/>
        </w:rPr>
        <w:lastRenderedPageBreak/>
        <w:t>MORELAND; ARGOTE, 1995)</w:t>
      </w:r>
      <w:r w:rsidR="00421132"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005B6E2B"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005B6E2B" w:rsidRPr="006A3EDF">
        <w:rPr>
          <w:rFonts w:ascii="Arial" w:hAnsi="Arial" w:cs="Arial"/>
          <w:sz w:val="24"/>
          <w:szCs w:val="24"/>
        </w:rPr>
        <w:fldChar w:fldCharType="separate"/>
      </w:r>
      <w:r w:rsidR="005B6E2B" w:rsidRPr="006A3EDF">
        <w:rPr>
          <w:rFonts w:ascii="Arial" w:hAnsi="Arial" w:cs="Arial"/>
          <w:noProof/>
          <w:sz w:val="24"/>
          <w:szCs w:val="24"/>
        </w:rPr>
        <w:t>Edmondson (2003)</w:t>
      </w:r>
      <w:r w:rsidR="005B6E2B" w:rsidRPr="006A3EDF">
        <w:rPr>
          <w:rFonts w:ascii="Arial" w:hAnsi="Arial" w:cs="Arial"/>
          <w:sz w:val="24"/>
          <w:szCs w:val="24"/>
        </w:rPr>
        <w:fldChar w:fldCharType="end"/>
      </w:r>
      <w:r w:rsidR="005B6E2B" w:rsidRPr="006A3EDF">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146EDD" w:rsidRPr="00912692">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 </w:t>
      </w:r>
      <w:r w:rsidR="00146EDD" w:rsidRPr="006A3EDF">
        <w:rPr>
          <w:rFonts w:ascii="Arial" w:hAnsi="Arial" w:cs="Arial"/>
          <w:sz w:val="24"/>
          <w:szCs w:val="24"/>
        </w:rPr>
        <w:t>os ajuda a entender as capacidades uns dos outros e a coordenar suas ações</w:t>
      </w:r>
      <w:r w:rsidR="00140292" w:rsidRPr="006A3EDF">
        <w:rPr>
          <w:rFonts w:ascii="Arial" w:hAnsi="Arial" w:cs="Arial"/>
          <w:sz w:val="24"/>
          <w:szCs w:val="24"/>
        </w:rPr>
        <w:t>.</w:t>
      </w:r>
    </w:p>
    <w:p w14:paraId="211DCE93" w14:textId="4D5B46BA"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Pr="006A3EDF">
        <w:rPr>
          <w:rFonts w:ascii="Arial" w:hAnsi="Arial" w:cs="Arial"/>
          <w:sz w:val="24"/>
          <w:szCs w:val="24"/>
        </w:rPr>
        <w:t xml:space="preserve">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4EAD"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4EAD"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4EAD"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C17B4"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C17B4" w:rsidRPr="006A3EDF">
        <w:rPr>
          <w:rFonts w:ascii="Arial" w:hAnsi="Arial" w:cs="Arial"/>
          <w:sz w:val="24"/>
          <w:szCs w:val="24"/>
        </w:rPr>
        <w:fldChar w:fldCharType="separate"/>
      </w:r>
      <w:r w:rsidR="002C17B4" w:rsidRPr="006A3EDF">
        <w:rPr>
          <w:rFonts w:ascii="Arial" w:hAnsi="Arial" w:cs="Arial"/>
          <w:noProof/>
          <w:sz w:val="24"/>
          <w:szCs w:val="24"/>
        </w:rPr>
        <w:t>(SNELL, 2010)</w:t>
      </w:r>
      <w:r w:rsidR="002C17B4"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Pr="006A3EDF">
        <w:rPr>
          <w:rFonts w:ascii="Arial" w:hAnsi="Arial" w:cs="Arial"/>
          <w:sz w:val="24"/>
          <w:szCs w:val="24"/>
        </w:rPr>
        <w:t xml:space="preserve"> </w:t>
      </w:r>
      <w:r w:rsidR="0025585A">
        <w:rPr>
          <w:rFonts w:ascii="Arial" w:hAnsi="Arial" w:cs="Arial"/>
          <w:sz w:val="24"/>
          <w:szCs w:val="24"/>
        </w:rPr>
        <w:t>à</w:t>
      </w:r>
      <w:r w:rsidRPr="006A3EDF">
        <w:rPr>
          <w:rFonts w:ascii="Arial" w:hAnsi="Arial" w:cs="Arial"/>
          <w:sz w:val="24"/>
          <w:szCs w:val="24"/>
        </w:rPr>
        <w:t xml:space="preserve"> mudanças </w:t>
      </w:r>
      <w:r w:rsidR="0069401A" w:rsidRPr="006A3EDF">
        <w:rPr>
          <w:rFonts w:ascii="Arial" w:hAnsi="Arial" w:cs="Arial"/>
          <w:sz w:val="24"/>
          <w:szCs w:val="24"/>
        </w:rPr>
        <w:t>no ambiente</w:t>
      </w:r>
      <w:r w:rsidRPr="006A3EDF">
        <w:rPr>
          <w:rFonts w:ascii="Arial" w:hAnsi="Arial" w:cs="Arial"/>
          <w:sz w:val="24"/>
          <w:szCs w:val="24"/>
        </w:rPr>
        <w:t xml:space="preserve"> </w:t>
      </w:r>
      <w:r w:rsidR="002C17B4"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C17B4"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C17B4" w:rsidRPr="006A3EDF">
        <w:rPr>
          <w:rFonts w:ascii="Arial" w:hAnsi="Arial" w:cs="Arial"/>
          <w:sz w:val="24"/>
          <w:szCs w:val="24"/>
        </w:rPr>
        <w:fldChar w:fldCharType="end"/>
      </w:r>
      <w:r w:rsidR="002C17B4" w:rsidRPr="006A3EDF">
        <w:rPr>
          <w:rFonts w:ascii="Arial" w:hAnsi="Arial" w:cs="Arial"/>
          <w:sz w:val="24"/>
          <w:szCs w:val="24"/>
        </w:rPr>
        <w:t>.</w:t>
      </w:r>
    </w:p>
    <w:p w14:paraId="7869321E" w14:textId="66A71B7C" w:rsidR="00445EAC" w:rsidRPr="006A3EDF" w:rsidRDefault="00445EAC"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O constructo instabilidade da equipe </w:t>
      </w:r>
      <w:r w:rsidR="008B41F2" w:rsidRPr="006A3EDF">
        <w:rPr>
          <w:rStyle w:val="tlid-translation"/>
          <w:rFonts w:ascii="Arial" w:eastAsia="Calibri" w:hAnsi="Arial" w:cs="Arial"/>
          <w:sz w:val="24"/>
          <w:szCs w:val="24"/>
        </w:rPr>
        <w:t xml:space="preserve">também </w:t>
      </w:r>
      <w:r w:rsidRPr="006A3EDF">
        <w:rPr>
          <w:rStyle w:val="tlid-translation"/>
          <w:rFonts w:ascii="Arial" w:eastAsia="Calibri" w:hAnsi="Arial" w:cs="Arial"/>
          <w:sz w:val="24"/>
          <w:szCs w:val="24"/>
        </w:rPr>
        <w:t xml:space="preserve">é investigado na Engenharia de Software.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et al., 2005)","manualFormatting":"Akgün et al. (2005)","plainTextFormattedCitation":"(AKGÜN et al., 2005)","previouslyFormattedCitation":"(AKGÜN et al.,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em seu trabalho</w:t>
      </w:r>
      <w:r w:rsidR="0025585A">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70D6852" w14:textId="30B9EBBB" w:rsidR="00DA63F2" w:rsidRPr="006A3EDF" w:rsidRDefault="00DB4BE5" w:rsidP="005341E7">
      <w:pPr>
        <w:spacing w:line="360" w:lineRule="auto"/>
        <w:rPr>
          <w:rFonts w:ascii="Arial" w:hAnsi="Arial" w:cs="Arial"/>
          <w:color w:val="FF0000"/>
          <w:sz w:val="24"/>
          <w:szCs w:val="24"/>
        </w:rPr>
      </w:pPr>
      <w:r w:rsidRPr="006A3EDF">
        <w:rPr>
          <w:rFonts w:ascii="Arial" w:hAnsi="Arial" w:cs="Arial"/>
          <w:color w:val="FF0000"/>
        </w:rPr>
        <w:tab/>
      </w:r>
      <w:r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Akgün, Lynn e Byrne (2006)</w:t>
      </w:r>
      <w:r w:rsidRPr="006A3EDF">
        <w:rPr>
          <w:rFonts w:ascii="Arial" w:hAnsi="Arial" w:cs="Arial"/>
          <w:sz w:val="24"/>
          <w:szCs w:val="24"/>
        </w:rPr>
        <w:fldChar w:fldCharType="end"/>
      </w:r>
      <w:r w:rsidR="00CF1F8C" w:rsidRPr="006A3EDF">
        <w:rPr>
          <w:rFonts w:ascii="Arial" w:hAnsi="Arial" w:cs="Arial"/>
          <w:sz w:val="24"/>
          <w:szCs w:val="24"/>
        </w:rPr>
        <w:t xml:space="preserve"> 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868EDC6" w14:textId="13301FD2" w:rsidR="005046A1" w:rsidRPr="006A3EDF" w:rsidRDefault="001B42A2" w:rsidP="005341E7">
      <w:pPr>
        <w:spacing w:line="360" w:lineRule="auto"/>
        <w:rPr>
          <w:rFonts w:ascii="Arial" w:hAnsi="Arial" w:cs="Arial"/>
          <w:sz w:val="24"/>
          <w:szCs w:val="24"/>
        </w:rPr>
      </w:pPr>
      <w:r w:rsidRPr="006A3EDF">
        <w:rPr>
          <w:rFonts w:ascii="Arial" w:hAnsi="Arial" w:cs="Arial"/>
          <w:color w:val="FF0000"/>
          <w:sz w:val="24"/>
          <w:szCs w:val="24"/>
        </w:rPr>
        <w:tab/>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{"citationItems":[{"id":"ITEM-1","itemData":{"DOI":"10.1109/ICGSE.2019.00000","ISBN":"9781538691960","abstract":"Large-scale distributed software projects with long life cycles often involve a considerable amount of complex legacy code. The combination of scale and distribution challenges and the difficulty in acquiring knowledge about massive amounts of complex legacy code may make the onboarding of new developers/teams problematic. These problems may lead to extended periods of low performance. The primary objective of this paper is to investigate the performance evolution of offshore newcomers onboarded in a large-scale globally distributed project and how it relates to the employed onboarding strategy. To achieve our objective, we conducted a case study in Ericsson. We identified that the following aspects in the onboarding strategy employed in the investigated case seem to be related to the unexpectedly low performance evolution: i) the distance to mentors; ii) the used formal training approach, which did not fit the sociocultural background of the newcomers; iii) allocation of large and distributed tasks in the early stages of the onboarding process; and iv) team instability. We conclude that the onboarding of newcomers in globally distributed projects must be planned well ahead and should consider avoiding the aspects mentioned above.","author":[{"dropping-particle":"","family":"Britto","given":"Ricardo","non-dropping-particle":"","parse-names":false,"suffix":""},{"dropping-particle":"","family":"Smite","given":"Darja","non-dropping-particle":"","parse-names":false,"suffix":""},{"dropping-particle":"","family":"Damm","given":"Lars Ola","non-dropping-particle":"","parse-names":false,"suffix":""},{"dropping-particle":"","family":"Borstler","given":"Jurgen","non-dropping-particle":"","parse-names":false,"suffix":""}],"container-title":"Proceedings - 2019 ACM/IEEE 14th International Conference on Global Software Engineering, ICGSE 2019","id":"ITEM-1","issued":{"date-parts":[["2019"]]},"page":"1-11","title":"Performance Evolution of Newcomers in Large-Scale Distributed Software Projects: An Industrial Case Study","type":"article-journal"},"uris":["http://www.mendeley.com/documents/?uuid=0adca7cf-7107-4548-bd56-280fc859979c"]}],"mendeley":{"formattedCitation":"(BRITTO et al., 2019)","manualFormatting":"Britto et al. (2019)","plainTextFormattedCitation":"(BRITTO et al., 2019)","previouslyFormattedCitation":"(BRITTO et al., 2019)"},"properties":{"noteIndex":0},"schema":"https://github.com/citation-style-language/schema/raw/master/csl-citation.json"}</w:instrText>
      </w:r>
      <w:r w:rsidRPr="006A3EDF">
        <w:rPr>
          <w:rFonts w:ascii="Arial" w:hAnsi="Arial" w:cs="Arial"/>
          <w:sz w:val="24"/>
          <w:szCs w:val="24"/>
        </w:rPr>
        <w:fldChar w:fldCharType="separate"/>
      </w:r>
      <w:r w:rsidR="00C8302A" w:rsidRPr="006A3EDF">
        <w:rPr>
          <w:rFonts w:ascii="Arial" w:hAnsi="Arial" w:cs="Arial"/>
          <w:noProof/>
          <w:sz w:val="24"/>
          <w:szCs w:val="24"/>
        </w:rPr>
        <w:t>Britto</w:t>
      </w:r>
      <w:r w:rsidRPr="006A3EDF">
        <w:rPr>
          <w:rFonts w:ascii="Arial" w:hAnsi="Arial" w:cs="Arial"/>
          <w:noProof/>
          <w:sz w:val="24"/>
          <w:szCs w:val="24"/>
        </w:rPr>
        <w:t xml:space="preserve"> et al. </w:t>
      </w:r>
      <w:r w:rsidR="00C8302A" w:rsidRPr="006A3EDF">
        <w:rPr>
          <w:rFonts w:ascii="Arial" w:hAnsi="Arial" w:cs="Arial"/>
          <w:noProof/>
          <w:sz w:val="24"/>
          <w:szCs w:val="24"/>
        </w:rPr>
        <w:t>(</w:t>
      </w:r>
      <w:r w:rsidRPr="006A3EDF">
        <w:rPr>
          <w:rFonts w:ascii="Arial" w:hAnsi="Arial" w:cs="Arial"/>
          <w:noProof/>
          <w:sz w:val="24"/>
          <w:szCs w:val="24"/>
        </w:rPr>
        <w:t>2019)</w:t>
      </w:r>
      <w:r w:rsidRPr="006A3EDF">
        <w:rPr>
          <w:rFonts w:ascii="Arial" w:hAnsi="Arial" w:cs="Arial"/>
          <w:sz w:val="24"/>
          <w:szCs w:val="24"/>
        </w:rPr>
        <w:fldChar w:fldCharType="end"/>
      </w:r>
      <w:r w:rsidR="00C8302A" w:rsidRPr="006A3EDF">
        <w:rPr>
          <w:rFonts w:ascii="Arial" w:hAnsi="Arial" w:cs="Arial"/>
          <w:sz w:val="24"/>
          <w:szCs w:val="24"/>
        </w:rPr>
        <w:t xml:space="preserve"> afirmam que a instabilidade de equipe</w:t>
      </w:r>
      <w:r w:rsidR="0016661C" w:rsidRPr="006A3EDF">
        <w:rPr>
          <w:rFonts w:ascii="Arial" w:hAnsi="Arial" w:cs="Arial"/>
          <w:sz w:val="24"/>
          <w:szCs w:val="24"/>
        </w:rPr>
        <w:t xml:space="preserve"> no </w:t>
      </w:r>
      <w:r w:rsidR="00C20D16" w:rsidRPr="006A3EDF">
        <w:rPr>
          <w:rFonts w:ascii="Arial" w:hAnsi="Arial" w:cs="Arial"/>
          <w:sz w:val="24"/>
          <w:szCs w:val="24"/>
        </w:rPr>
        <w:t>início</w:t>
      </w:r>
      <w:r w:rsidR="0016661C" w:rsidRPr="006A3EDF">
        <w:rPr>
          <w:rFonts w:ascii="Arial" w:hAnsi="Arial" w:cs="Arial"/>
          <w:sz w:val="24"/>
          <w:szCs w:val="24"/>
        </w:rPr>
        <w:t xml:space="preserve"> do processo de desenvolvimento em equipes de desenvolvimento </w:t>
      </w:r>
      <w:r w:rsidR="00ED3C5D" w:rsidRPr="006A3EDF">
        <w:rPr>
          <w:rFonts w:ascii="Arial" w:hAnsi="Arial" w:cs="Arial"/>
          <w:sz w:val="24"/>
          <w:szCs w:val="24"/>
        </w:rPr>
        <w:t>distribuídas tem um</w:t>
      </w:r>
      <w:r w:rsidR="00C2168B" w:rsidRPr="006A3EDF">
        <w:rPr>
          <w:rFonts w:ascii="Arial" w:hAnsi="Arial" w:cs="Arial"/>
          <w:sz w:val="24"/>
          <w:szCs w:val="24"/>
        </w:rPr>
        <w:t xml:space="preserve"> efeito negativo no desempenho d</w:t>
      </w:r>
      <w:r w:rsidR="001A74BB" w:rsidRPr="006A3EDF">
        <w:rPr>
          <w:rFonts w:ascii="Arial" w:hAnsi="Arial" w:cs="Arial"/>
          <w:sz w:val="24"/>
          <w:szCs w:val="24"/>
        </w:rPr>
        <w:t>estas</w:t>
      </w:r>
      <w:r w:rsidR="00C2168B" w:rsidRPr="006A3EDF">
        <w:rPr>
          <w:rFonts w:ascii="Arial" w:hAnsi="Arial" w:cs="Arial"/>
          <w:sz w:val="24"/>
          <w:szCs w:val="24"/>
        </w:rPr>
        <w:t xml:space="preserve"> equipe</w:t>
      </w:r>
      <w:r w:rsidR="00F84EF9" w:rsidRPr="006A3EDF">
        <w:rPr>
          <w:rFonts w:ascii="Arial" w:hAnsi="Arial" w:cs="Arial"/>
          <w:sz w:val="24"/>
          <w:szCs w:val="24"/>
        </w:rPr>
        <w:t>s.</w:t>
      </w:r>
      <w:r w:rsidR="001A74BB" w:rsidRPr="006A3EDF">
        <w:rPr>
          <w:rFonts w:ascii="Arial" w:hAnsi="Arial" w:cs="Arial"/>
          <w:sz w:val="24"/>
          <w:szCs w:val="24"/>
        </w:rPr>
        <w:t xml:space="preserve"> </w:t>
      </w:r>
    </w:p>
    <w:p w14:paraId="670B7F53" w14:textId="38C15CD0"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tecnolog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4219F" w:rsidRPr="006A3EDF">
        <w:rPr>
          <w:rFonts w:ascii="Arial" w:hAnsi="Arial" w:cs="Arial"/>
          <w:sz w:val="24"/>
          <w:szCs w:val="24"/>
        </w:rPr>
        <w:t xml:space="preserve"> </w:t>
      </w:r>
      <w:r w:rsidR="0004219F"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04219F"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04219F" w:rsidRPr="006A3EDF">
        <w:rPr>
          <w:rStyle w:val="tlid-translation"/>
          <w:rFonts w:ascii="Arial" w:eastAsia="Calibri" w:hAnsi="Arial" w:cs="Arial"/>
          <w:sz w:val="24"/>
          <w:szCs w:val="24"/>
        </w:rPr>
        <w:fldChar w:fldCharType="end"/>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AC2EC2" w:rsidRPr="006A3EDF">
        <w:rPr>
          <w:rFonts w:ascii="Arial" w:hAnsi="Arial" w:cs="Arial"/>
          <w:noProof/>
          <w:sz w:val="24"/>
          <w:szCs w:val="24"/>
        </w:rPr>
        <w:t xml:space="preserve"> </w:t>
      </w:r>
      <w:r w:rsidR="002F1B8E" w:rsidRPr="006A3EDF">
        <w:rPr>
          <w:rFonts w:ascii="Arial" w:hAnsi="Arial" w:cs="Arial"/>
          <w:noProof/>
          <w:sz w:val="24"/>
          <w:szCs w:val="24"/>
        </w:rPr>
        <w:t>frameworks API, modificacão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2A4F287B" w14:textId="48B98F08" w:rsidR="005819CA" w:rsidRPr="006A3EDF" w:rsidRDefault="005819CA"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 tanto os projetos, quantos os desenvolvedores são impactados pelas mudanças tecnológicas que acontecem durante o ciclo de vida do software,</w:t>
      </w:r>
      <w:r w:rsidR="00A37AB7" w:rsidRPr="00A37AB7">
        <w:rPr>
          <w:rFonts w:ascii="Arial" w:hAnsi="Arial" w:cs="Arial"/>
          <w:sz w:val="24"/>
          <w:szCs w:val="24"/>
        </w:rPr>
        <w:t xml:space="preserve"> </w:t>
      </w:r>
      <w:r w:rsidR="00A37AB7">
        <w:rPr>
          <w:rFonts w:ascii="Arial" w:hAnsi="Arial" w:cs="Arial"/>
          <w:sz w:val="24"/>
          <w:szCs w:val="24"/>
        </w:rPr>
        <w:t>em que</w:t>
      </w:r>
      <w:r w:rsidR="00A37AB7" w:rsidRPr="006A3EDF">
        <w:rPr>
          <w:rFonts w:ascii="Arial" w:eastAsia="Calibri"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51288E26" w14:textId="31F154E2"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Pr="006A3EDF">
        <w:rPr>
          <w:rFonts w:ascii="Arial" w:eastAsia="Calibri" w:hAnsi="Arial" w:cs="Arial"/>
          <w:sz w:val="24"/>
          <w:szCs w:val="24"/>
        </w:rPr>
        <w:fldChar w:fldCharType="begin" w:fldLock="1"/>
      </w:r>
      <w:r w:rsidR="00682B4E">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et al., 2013)","manualFormatting":"Bavota et al. (2013)","plainTextFormattedCitation":"(BAVOTA et al., 2013)","previouslyFormattedCitation":"(BAVOTA et al., 2013)"},"properties":{"noteIndex":0},"schema":"https://github.com/citation-style-language/schema/raw/master/csl-citation.json"}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Pr="006A3EDF">
        <w:rPr>
          <w:rFonts w:ascii="Arial" w:eastAsia="Calibri" w:hAnsi="Arial" w:cs="Arial"/>
          <w:sz w:val="24"/>
          <w:szCs w:val="24"/>
        </w:rPr>
        <w:fldChar w:fldCharType="end"/>
      </w:r>
      <w:r w:rsidRPr="006A3EDF">
        <w:rPr>
          <w:rFonts w:ascii="Arial" w:eastAsia="Calibri" w:hAnsi="Arial" w:cs="Arial"/>
          <w:sz w:val="24"/>
          <w:szCs w:val="24"/>
        </w:rPr>
        <w:t xml:space="preserve"> </w:t>
      </w:r>
      <w:r w:rsidR="00A6594B" w:rsidRPr="006A3EDF">
        <w:rPr>
          <w:rFonts w:ascii="Arial" w:eastAsia="Calibri" w:hAnsi="Arial" w:cs="Arial"/>
          <w:sz w:val="24"/>
          <w:szCs w:val="24"/>
        </w:rPr>
        <w:t xml:space="preserve">investigou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A6594B" w:rsidRPr="006A3EDF">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AD3B7F4" w14:textId="36ACC463"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Akgün, Lynn e Byrne (2006)</w:t>
      </w:r>
      <w:r w:rsidRPr="006A3EDF">
        <w:rPr>
          <w:rFonts w:ascii="Arial" w:hAnsi="Arial" w:cs="Arial"/>
          <w:sz w:val="24"/>
          <w:szCs w:val="24"/>
        </w:rPr>
        <w:fldChar w:fldCharType="end"/>
      </w:r>
      <w:r w:rsidRPr="006A3EDF">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25585A" w:rsidRPr="006A3EDF">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1B0BB8F3" w14:textId="77777777" w:rsidR="00D54C15" w:rsidRDefault="00454DB1" w:rsidP="00D54C15">
      <w:pPr>
        <w:spacing w:line="360" w:lineRule="auto"/>
        <w:rPr>
          <w:rFonts w:ascii="Arial" w:hAnsi="Arial" w:cs="Arial"/>
          <w:sz w:val="24"/>
          <w:szCs w:val="24"/>
        </w:rPr>
      </w:pPr>
      <w:r>
        <w:rPr>
          <w:rFonts w:ascii="Arial" w:hAnsi="Arial" w:cs="Arial"/>
          <w:sz w:val="24"/>
          <w:szCs w:val="24"/>
        </w:rPr>
        <w:tab/>
      </w:r>
      <w:r w:rsidR="00962D90">
        <w:rPr>
          <w:rFonts w:ascii="Arial" w:hAnsi="Arial" w:cs="Arial"/>
          <w:sz w:val="24"/>
          <w:szCs w:val="24"/>
        </w:rPr>
        <w:t xml:space="preserve">Os trabalhos </w:t>
      </w:r>
      <w:r w:rsidR="00B06973">
        <w:rPr>
          <w:rFonts w:ascii="Arial" w:hAnsi="Arial" w:cs="Arial"/>
          <w:sz w:val="24"/>
          <w:szCs w:val="24"/>
        </w:rPr>
        <w:t>apresentados nesta subseção relatam a relação da instabilidade (</w:t>
      </w:r>
      <w:r w:rsidR="00E746DA">
        <w:rPr>
          <w:rFonts w:ascii="Arial" w:hAnsi="Arial" w:cs="Arial"/>
          <w:sz w:val="24"/>
          <w:szCs w:val="24"/>
        </w:rPr>
        <w:t>e</w:t>
      </w:r>
      <w:r w:rsidR="00B06973">
        <w:rPr>
          <w:rFonts w:ascii="Arial" w:hAnsi="Arial" w:cs="Arial"/>
          <w:sz w:val="24"/>
          <w:szCs w:val="24"/>
        </w:rPr>
        <w:t xml:space="preserve">m </w:t>
      </w:r>
      <w:r w:rsidR="00513601">
        <w:rPr>
          <w:rFonts w:ascii="Arial" w:hAnsi="Arial" w:cs="Arial"/>
          <w:sz w:val="24"/>
          <w:szCs w:val="24"/>
        </w:rPr>
        <w:t>alguns casos</w:t>
      </w:r>
      <w:r w:rsidR="00B06973">
        <w:rPr>
          <w:rFonts w:ascii="Arial" w:hAnsi="Arial" w:cs="Arial"/>
          <w:sz w:val="24"/>
          <w:szCs w:val="24"/>
        </w:rPr>
        <w:t xml:space="preserve"> a estabilidade) sobre </w:t>
      </w:r>
      <w:r w:rsidR="00583F7F">
        <w:rPr>
          <w:rFonts w:ascii="Arial" w:hAnsi="Arial" w:cs="Arial"/>
          <w:sz w:val="24"/>
          <w:szCs w:val="24"/>
        </w:rPr>
        <w:t>fatores como desempenho</w:t>
      </w:r>
      <w:r w:rsidR="00E746DA">
        <w:rPr>
          <w:rFonts w:ascii="Arial" w:hAnsi="Arial" w:cs="Arial"/>
          <w:sz w:val="24"/>
          <w:szCs w:val="24"/>
        </w:rPr>
        <w:t xml:space="preserve"> e conflito que estão relacionados com outros fatores como a satisfação e </w:t>
      </w:r>
      <w:r w:rsidR="00E45F11">
        <w:rPr>
          <w:rFonts w:ascii="Arial" w:hAnsi="Arial" w:cs="Arial"/>
          <w:sz w:val="24"/>
          <w:szCs w:val="24"/>
        </w:rPr>
        <w:t xml:space="preserve">o </w:t>
      </w:r>
      <w:proofErr w:type="spellStart"/>
      <w:r w:rsidR="00E45F11">
        <w:rPr>
          <w:rFonts w:ascii="Arial" w:hAnsi="Arial" w:cs="Arial"/>
          <w:sz w:val="24"/>
          <w:szCs w:val="24"/>
        </w:rPr>
        <w:t>burnout</w:t>
      </w:r>
      <w:proofErr w:type="spellEnd"/>
      <w:r w:rsidR="00E45F11">
        <w:rPr>
          <w:rFonts w:ascii="Arial" w:hAnsi="Arial" w:cs="Arial"/>
          <w:sz w:val="24"/>
          <w:szCs w:val="24"/>
        </w:rPr>
        <w:t xml:space="preserve">. </w:t>
      </w:r>
      <w:r w:rsidR="00B31E2F">
        <w:rPr>
          <w:rFonts w:ascii="Arial" w:hAnsi="Arial" w:cs="Arial"/>
          <w:sz w:val="24"/>
          <w:szCs w:val="24"/>
        </w:rPr>
        <w:t>Eles são importantes para o entendimento da mensuração e de como as pesquisas foram conduzidas.</w:t>
      </w:r>
    </w:p>
    <w:p w14:paraId="15D8BBE4" w14:textId="2931DEB9" w:rsidR="00454DB1" w:rsidRDefault="00513601" w:rsidP="006A3F2F">
      <w:pPr>
        <w:spacing w:line="360" w:lineRule="auto"/>
        <w:ind w:firstLine="432"/>
        <w:rPr>
          <w:rFonts w:ascii="Arial" w:hAnsi="Arial" w:cs="Arial"/>
          <w:sz w:val="24"/>
          <w:szCs w:val="24"/>
        </w:rPr>
      </w:pPr>
      <w:r>
        <w:rPr>
          <w:rFonts w:ascii="Arial" w:hAnsi="Arial" w:cs="Arial"/>
          <w:sz w:val="24"/>
          <w:szCs w:val="24"/>
        </w:rPr>
        <w:t xml:space="preserve">Vale salientar também que uma escala foi construída com base nas definições e itens propostos por </w:t>
      </w:r>
      <w:r w:rsidRPr="006A3EDF">
        <w:rPr>
          <w:rStyle w:val="tlid-translation"/>
          <w:rFonts w:ascii="Arial" w:eastAsia="Calibri" w:hAnsi="Arial" w:cs="Arial"/>
          <w:sz w:val="24"/>
          <w:szCs w:val="24"/>
        </w:rPr>
        <w:fldChar w:fldCharType="begin" w:fldLock="1"/>
      </w:r>
      <w:r w:rsidR="00126E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w:t>
      </w:r>
      <w:r>
        <w:rPr>
          <w:rStyle w:val="tlid-translation"/>
          <w:rFonts w:ascii="Arial" w:eastAsia="Calibri" w:hAnsi="Arial" w:cs="Arial"/>
          <w:noProof/>
          <w:sz w:val="24"/>
          <w:szCs w:val="24"/>
        </w:rPr>
        <w:t>.</w:t>
      </w:r>
      <w:r w:rsidRPr="006A3EDF">
        <w:rPr>
          <w:rStyle w:val="tlid-translation"/>
          <w:rFonts w:ascii="Arial" w:eastAsia="Calibri" w:hAnsi="Arial" w:cs="Arial"/>
          <w:noProof/>
          <w:sz w:val="24"/>
          <w:szCs w:val="24"/>
        </w:rPr>
        <w:t xml:space="preserve"> (2014)</w:t>
      </w:r>
      <w:r w:rsidRPr="006A3EDF">
        <w:rPr>
          <w:rStyle w:val="tlid-translation"/>
          <w:rFonts w:ascii="Arial" w:eastAsia="Calibri" w:hAnsi="Arial" w:cs="Arial"/>
          <w:sz w:val="24"/>
          <w:szCs w:val="24"/>
        </w:rPr>
        <w:fldChar w:fldCharType="end"/>
      </w:r>
      <w:r w:rsidR="00945AC4">
        <w:rPr>
          <w:rStyle w:val="tlid-translation"/>
          <w:rFonts w:ascii="Arial" w:eastAsia="Calibri" w:hAnsi="Arial" w:cs="Arial"/>
          <w:sz w:val="24"/>
          <w:szCs w:val="24"/>
        </w:rPr>
        <w:t>. A escolha por desenvolver essa escala se deve</w:t>
      </w:r>
      <w:r w:rsidR="00D54C15">
        <w:rPr>
          <w:rStyle w:val="tlid-translation"/>
          <w:rFonts w:ascii="Arial" w:eastAsia="Calibri" w:hAnsi="Arial" w:cs="Arial"/>
          <w:sz w:val="24"/>
          <w:szCs w:val="24"/>
        </w:rPr>
        <w:t xml:space="preserve"> </w:t>
      </w:r>
      <w:r w:rsidR="00150609">
        <w:rPr>
          <w:rStyle w:val="tlid-translation"/>
          <w:rFonts w:ascii="Arial" w:eastAsia="Calibri" w:hAnsi="Arial" w:cs="Arial"/>
          <w:sz w:val="24"/>
          <w:szCs w:val="24"/>
        </w:rPr>
        <w:t>ao fato que</w:t>
      </w:r>
      <w:r w:rsidR="00D54C15">
        <w:rPr>
          <w:rStyle w:val="tlid-translation"/>
          <w:rFonts w:ascii="Arial" w:eastAsia="Calibri" w:hAnsi="Arial" w:cs="Arial"/>
          <w:sz w:val="24"/>
          <w:szCs w:val="24"/>
        </w:rPr>
        <w:t xml:space="preserve"> os autores</w:t>
      </w:r>
      <w:r w:rsidR="00945AC4">
        <w:rPr>
          <w:rStyle w:val="tlid-translation"/>
          <w:rFonts w:ascii="Arial" w:eastAsia="Calibri" w:hAnsi="Arial" w:cs="Arial"/>
          <w:sz w:val="24"/>
          <w:szCs w:val="24"/>
        </w:rPr>
        <w:t xml:space="preserve"> </w:t>
      </w:r>
      <w:r w:rsidR="00D54C15">
        <w:rPr>
          <w:rStyle w:val="tlid-translation"/>
          <w:rFonts w:ascii="Arial" w:eastAsia="Calibri" w:hAnsi="Arial" w:cs="Arial"/>
          <w:sz w:val="24"/>
          <w:szCs w:val="24"/>
        </w:rPr>
        <w:t xml:space="preserve">catalogaram fatores que </w:t>
      </w:r>
      <w:r w:rsidR="00945AC4">
        <w:rPr>
          <w:rStyle w:val="tlid-translation"/>
          <w:rFonts w:ascii="Arial" w:eastAsia="Calibri" w:hAnsi="Arial" w:cs="Arial"/>
          <w:sz w:val="24"/>
          <w:szCs w:val="24"/>
        </w:rPr>
        <w:t xml:space="preserve">podem levar as pessoas e equipes a se </w:t>
      </w:r>
      <w:r w:rsidR="00D54C15">
        <w:rPr>
          <w:rStyle w:val="tlid-translation"/>
          <w:rFonts w:ascii="Arial" w:eastAsia="Calibri" w:hAnsi="Arial" w:cs="Arial"/>
          <w:sz w:val="24"/>
          <w:szCs w:val="24"/>
        </w:rPr>
        <w:t>adaptar</w:t>
      </w:r>
      <w:r w:rsidR="001A34AE">
        <w:rPr>
          <w:rStyle w:val="tlid-translation"/>
          <w:rFonts w:ascii="Arial" w:eastAsia="Calibri" w:hAnsi="Arial" w:cs="Arial"/>
          <w:sz w:val="24"/>
          <w:szCs w:val="24"/>
        </w:rPr>
        <w:t xml:space="preserve">em. </w:t>
      </w:r>
      <w:r w:rsidR="00651DE0">
        <w:rPr>
          <w:rStyle w:val="tlid-translation"/>
          <w:rFonts w:ascii="Arial" w:eastAsia="Calibri" w:hAnsi="Arial" w:cs="Arial"/>
          <w:sz w:val="24"/>
          <w:szCs w:val="24"/>
        </w:rPr>
        <w:t>Esses fatores</w:t>
      </w:r>
      <w:r w:rsidR="00150609">
        <w:rPr>
          <w:rStyle w:val="tlid-translation"/>
          <w:rFonts w:ascii="Arial" w:eastAsia="Calibri" w:hAnsi="Arial" w:cs="Arial"/>
          <w:sz w:val="24"/>
          <w:szCs w:val="24"/>
        </w:rPr>
        <w:t xml:space="preserve"> geram mudança</w:t>
      </w:r>
      <w:r w:rsidR="009E0970">
        <w:rPr>
          <w:rStyle w:val="tlid-translation"/>
          <w:rFonts w:ascii="Arial" w:eastAsia="Calibri" w:hAnsi="Arial" w:cs="Arial"/>
          <w:sz w:val="24"/>
          <w:szCs w:val="24"/>
        </w:rPr>
        <w:t xml:space="preserve">, e é justamente entender o efeito </w:t>
      </w:r>
      <w:r w:rsidR="00DA44BB">
        <w:rPr>
          <w:rStyle w:val="tlid-translation"/>
          <w:rFonts w:ascii="Arial" w:eastAsia="Calibri" w:hAnsi="Arial" w:cs="Arial"/>
          <w:sz w:val="24"/>
          <w:szCs w:val="24"/>
        </w:rPr>
        <w:t>dessas mudanças</w:t>
      </w:r>
      <w:r w:rsidR="009E0970">
        <w:rPr>
          <w:rStyle w:val="tlid-translation"/>
          <w:rFonts w:ascii="Arial" w:eastAsia="Calibri" w:hAnsi="Arial" w:cs="Arial"/>
          <w:sz w:val="24"/>
          <w:szCs w:val="24"/>
        </w:rPr>
        <w:t xml:space="preserve"> que buscamos entender neste trabalho.</w:t>
      </w:r>
    </w:p>
    <w:p w14:paraId="699BB5A5" w14:textId="5D8325BF" w:rsidR="001573F9" w:rsidRPr="001573F9" w:rsidRDefault="001573F9" w:rsidP="001573F9">
      <w:pPr>
        <w:pStyle w:val="PhD-Title2"/>
      </w:pPr>
      <w:bookmarkStart w:id="97" w:name="_Toc42242444"/>
      <w:r>
        <w:t>RESUMO DO CAP</w:t>
      </w:r>
      <w:r w:rsidR="00E25A26">
        <w:t>Í</w:t>
      </w:r>
      <w:r>
        <w:t>TULO</w:t>
      </w:r>
      <w:bookmarkEnd w:id="97"/>
    </w:p>
    <w:p w14:paraId="785A5CBA" w14:textId="3DA44614"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w:t>
      </w:r>
      <w:r w:rsidR="00E25A26" w:rsidRPr="00E25A26">
        <w:rPr>
          <w:rFonts w:ascii="Arial" w:hAnsi="Arial" w:cs="Arial"/>
          <w:noProof/>
          <w:sz w:val="24"/>
          <w:szCs w:val="24"/>
        </w:rPr>
        <w:t>todo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1912F7">
        <w:rPr>
          <w:rFonts w:ascii="Arial" w:hAnsi="Arial" w:cs="Arial"/>
          <w:noProof/>
          <w:sz w:val="24"/>
          <w:szCs w:val="24"/>
        </w:rPr>
        <w:t xml:space="preserve"> São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CE46F9">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CE46F9">
        <w:rPr>
          <w:rFonts w:ascii="Arial" w:hAnsi="Arial" w:cs="Arial"/>
          <w:noProof/>
          <w:sz w:val="24"/>
          <w:szCs w:val="24"/>
        </w:rPr>
      </w:r>
      <w:r w:rsidR="00CE46F9">
        <w:rPr>
          <w:rFonts w:ascii="Arial" w:hAnsi="Arial" w:cs="Arial"/>
          <w:noProof/>
          <w:sz w:val="24"/>
          <w:szCs w:val="24"/>
        </w:rPr>
        <w:fldChar w:fldCharType="separate"/>
      </w:r>
      <w:r w:rsidR="00CE46F9">
        <w:rPr>
          <w:rFonts w:ascii="Arial" w:hAnsi="Arial" w:cs="Arial"/>
          <w:noProof/>
          <w:sz w:val="24"/>
          <w:szCs w:val="24"/>
        </w:rPr>
        <w:t xml:space="preserve">2.2 </w:t>
      </w:r>
      <w:r w:rsidR="00CE46F9">
        <w:rPr>
          <w:rFonts w:ascii="Arial" w:hAnsi="Arial" w:cs="Arial"/>
          <w:noProof/>
          <w:sz w:val="24"/>
          <w:szCs w:val="24"/>
        </w:rPr>
        <w:fldChar w:fldCharType="end"/>
      </w:r>
      <w:r w:rsidR="00CE46F9">
        <w:rPr>
          <w:rFonts w:ascii="Arial" w:hAnsi="Arial" w:cs="Arial"/>
          <w:noProof/>
          <w:sz w:val="24"/>
          <w:szCs w:val="24"/>
        </w:rPr>
        <w:t xml:space="preserve"> , de burnout na Seção </w:t>
      </w:r>
      <w:r w:rsidR="00CE46F9">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CE46F9">
        <w:rPr>
          <w:rFonts w:ascii="Arial" w:hAnsi="Arial" w:cs="Arial"/>
          <w:noProof/>
          <w:sz w:val="24"/>
          <w:szCs w:val="24"/>
        </w:rPr>
      </w:r>
      <w:r w:rsidR="00CE46F9">
        <w:rPr>
          <w:rFonts w:ascii="Arial" w:hAnsi="Arial" w:cs="Arial"/>
          <w:noProof/>
          <w:sz w:val="24"/>
          <w:szCs w:val="24"/>
        </w:rPr>
        <w:fldChar w:fldCharType="separate"/>
      </w:r>
      <w:r w:rsidR="00CE46F9">
        <w:rPr>
          <w:rFonts w:ascii="Arial" w:hAnsi="Arial" w:cs="Arial"/>
          <w:noProof/>
          <w:sz w:val="24"/>
          <w:szCs w:val="24"/>
        </w:rPr>
        <w:t xml:space="preserve">2.3 </w:t>
      </w:r>
      <w:r w:rsidR="00CE46F9">
        <w:rPr>
          <w:rFonts w:ascii="Arial" w:hAnsi="Arial" w:cs="Arial"/>
          <w:noProof/>
          <w:sz w:val="24"/>
          <w:szCs w:val="24"/>
        </w:rPr>
        <w:fldChar w:fldCharType="end"/>
      </w:r>
      <w:r w:rsidR="00CE46F9">
        <w:rPr>
          <w:rFonts w:ascii="Arial" w:hAnsi="Arial" w:cs="Arial"/>
          <w:noProof/>
          <w:sz w:val="24"/>
          <w:szCs w:val="24"/>
        </w:rPr>
        <w:t xml:space="preserve"> e de instabilidade na Seção </w:t>
      </w:r>
      <w:r w:rsidR="004523D0">
        <w:rPr>
          <w:rFonts w:ascii="Arial" w:hAnsi="Arial" w:cs="Arial"/>
          <w:noProof/>
          <w:sz w:val="24"/>
          <w:szCs w:val="24"/>
        </w:rPr>
        <w:t>.</w:t>
      </w:r>
      <w:r w:rsidRPr="00E25A26">
        <w:rPr>
          <w:rFonts w:ascii="Arial" w:hAnsi="Arial" w:cs="Arial"/>
          <w:noProof/>
          <w:sz w:val="24"/>
          <w:szCs w:val="24"/>
        </w:rPr>
        <w:t xml:space="preserve"> </w:t>
      </w:r>
      <w:r w:rsidR="0015199A">
        <w:rPr>
          <w:rFonts w:ascii="Arial" w:hAnsi="Arial" w:cs="Arial"/>
          <w:noProof/>
          <w:sz w:val="24"/>
          <w:szCs w:val="24"/>
        </w:rPr>
        <w:tab/>
      </w:r>
    </w:p>
    <w:p w14:paraId="12F93E48" w14:textId="08F7EEDA" w:rsidR="003D50F2" w:rsidRDefault="00DA2714" w:rsidP="00E247D7">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1F0008">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w:t>
      </w:r>
      <w:r w:rsidR="00B81602" w:rsidRPr="006A3EDF">
        <w:rPr>
          <w:rFonts w:ascii="Arial" w:hAnsi="Arial" w:cs="Arial"/>
          <w:sz w:val="24"/>
          <w:szCs w:val="24"/>
        </w:rPr>
        <w:lastRenderedPageBreak/>
        <w:t>indivíduo tem para ser proativo e/ou reativo a mudanças em diferentes situações no ambiente.</w:t>
      </w:r>
    </w:p>
    <w:p w14:paraId="5320C5F5" w14:textId="6B74F14F" w:rsidR="00A96B48" w:rsidRDefault="00B81602" w:rsidP="00E247D7">
      <w:pPr>
        <w:tabs>
          <w:tab w:val="left" w:pos="5818"/>
        </w:tabs>
        <w:spacing w:line="360" w:lineRule="auto"/>
        <w:ind w:firstLine="426"/>
        <w:rPr>
          <w:rFonts w:ascii="Arial" w:hAnsi="Arial" w:cs="Arial"/>
          <w:sz w:val="24"/>
          <w:szCs w:val="24"/>
        </w:rPr>
      </w:pPr>
      <w:r w:rsidRPr="006A3EDF">
        <w:rPr>
          <w:rFonts w:ascii="Arial" w:hAnsi="Arial" w:cs="Arial"/>
          <w:sz w:val="24"/>
          <w:szCs w:val="24"/>
        </w:rPr>
        <w:t xml:space="preserve"> </w:t>
      </w:r>
      <w:r>
        <w:rPr>
          <w:rFonts w:ascii="Arial" w:hAnsi="Arial" w:cs="Arial"/>
          <w:sz w:val="24"/>
          <w:szCs w:val="24"/>
        </w:rPr>
        <w:t xml:space="preserve">Além disso, </w:t>
      </w:r>
      <w:r w:rsidR="003D50F2">
        <w:rPr>
          <w:rFonts w:ascii="Arial" w:hAnsi="Arial" w:cs="Arial"/>
          <w:sz w:val="24"/>
          <w:szCs w:val="24"/>
        </w:rPr>
        <w:t>o</w:t>
      </w:r>
      <w:r w:rsidR="001F0008">
        <w:rPr>
          <w:rFonts w:ascii="Arial" w:hAnsi="Arial" w:cs="Arial"/>
          <w:sz w:val="24"/>
          <w:szCs w:val="24"/>
        </w:rPr>
        <w:t xml:space="preserve"> modelo teórico</w:t>
      </w:r>
      <w:r w:rsidR="00DA6F36">
        <w:rPr>
          <w:rFonts w:ascii="Arial" w:hAnsi="Arial" w:cs="Arial"/>
          <w:sz w:val="24"/>
          <w:szCs w:val="24"/>
        </w:rPr>
        <w:t xml:space="preserve"> proposto por</w:t>
      </w:r>
      <w:r w:rsidR="001F0008">
        <w:rPr>
          <w:rFonts w:ascii="Arial" w:hAnsi="Arial" w:cs="Arial"/>
          <w:sz w:val="24"/>
          <w:szCs w:val="24"/>
        </w:rPr>
        <w:t xml:space="preserve"> </w:t>
      </w:r>
      <w:proofErr w:type="spellStart"/>
      <w:r w:rsidR="003D50F2" w:rsidRPr="006A3EDF">
        <w:rPr>
          <w:rFonts w:ascii="Arial" w:hAnsi="Arial" w:cs="Arial"/>
          <w:sz w:val="24"/>
          <w:szCs w:val="24"/>
        </w:rPr>
        <w:t>Ployhart</w:t>
      </w:r>
      <w:proofErr w:type="spellEnd"/>
      <w:r w:rsidR="003D50F2" w:rsidRPr="006A3EDF">
        <w:rPr>
          <w:rFonts w:ascii="Arial" w:hAnsi="Arial" w:cs="Arial"/>
          <w:sz w:val="24"/>
          <w:szCs w:val="24"/>
        </w:rPr>
        <w:t xml:space="preserve"> e </w:t>
      </w:r>
      <w:proofErr w:type="spellStart"/>
      <w:r w:rsidR="003D50F2" w:rsidRPr="006A3EDF">
        <w:rPr>
          <w:rFonts w:ascii="Arial" w:hAnsi="Arial" w:cs="Arial"/>
          <w:sz w:val="24"/>
          <w:szCs w:val="24"/>
        </w:rPr>
        <w:t>Bliese</w:t>
      </w:r>
      <w:proofErr w:type="spellEnd"/>
      <w:r w:rsidR="003D50F2" w:rsidRPr="006A3EDF">
        <w:rPr>
          <w:rFonts w:ascii="Arial" w:hAnsi="Arial" w:cs="Arial"/>
          <w:sz w:val="24"/>
          <w:szCs w:val="24"/>
        </w:rPr>
        <w:t xml:space="preserve"> (2006)</w:t>
      </w:r>
      <w:r w:rsidR="001F0008">
        <w:rPr>
          <w:rFonts w:ascii="Arial" w:hAnsi="Arial" w:cs="Arial"/>
          <w:sz w:val="24"/>
          <w:szCs w:val="24"/>
        </w:rPr>
        <w:t xml:space="preserve"> afirma que adaptabilidade individual também afeta </w:t>
      </w:r>
      <w:r w:rsidR="00F11942">
        <w:rPr>
          <w:rFonts w:ascii="Arial" w:hAnsi="Arial" w:cs="Arial"/>
          <w:sz w:val="24"/>
          <w:szCs w:val="24"/>
        </w:rPr>
        <w:t>o desempenho (</w:t>
      </w:r>
      <w:r w:rsidR="00222EB4">
        <w:rPr>
          <w:rFonts w:ascii="Arial" w:hAnsi="Arial" w:cs="Arial"/>
          <w:sz w:val="24"/>
          <w:szCs w:val="24"/>
        </w:rPr>
        <w:t>d</w:t>
      </w:r>
      <w:r w:rsidR="00F11942">
        <w:rPr>
          <w:rFonts w:ascii="Arial" w:hAnsi="Arial" w:cs="Arial"/>
          <w:sz w:val="24"/>
          <w:szCs w:val="24"/>
        </w:rPr>
        <w:t>a tarefa, do contexto, contra produtivos</w:t>
      </w:r>
      <w:r w:rsidR="00222EB4">
        <w:rPr>
          <w:rFonts w:ascii="Arial" w:hAnsi="Arial" w:cs="Arial"/>
          <w:sz w:val="24"/>
          <w:szCs w:val="24"/>
        </w:rPr>
        <w:t>, entre outros</w:t>
      </w:r>
      <w:r w:rsidR="00F11942">
        <w:rPr>
          <w:rFonts w:ascii="Arial" w:hAnsi="Arial" w:cs="Arial"/>
          <w:sz w:val="24"/>
          <w:szCs w:val="24"/>
        </w:rPr>
        <w:t xml:space="preserve">) </w:t>
      </w:r>
      <w:r w:rsidR="00222EB4">
        <w:rPr>
          <w:rFonts w:ascii="Arial" w:hAnsi="Arial" w:cs="Arial"/>
          <w:sz w:val="24"/>
          <w:szCs w:val="24"/>
        </w:rPr>
        <w:t xml:space="preserve">e que essa relação pode ser moderada por fatores </w:t>
      </w:r>
      <w:r w:rsidR="00CD4BE1">
        <w:rPr>
          <w:rFonts w:ascii="Arial" w:hAnsi="Arial" w:cs="Arial"/>
          <w:sz w:val="24"/>
          <w:szCs w:val="24"/>
        </w:rPr>
        <w:t>ambientais</w:t>
      </w:r>
      <w:r w:rsidR="00DA6F36">
        <w:rPr>
          <w:rFonts w:ascii="Arial" w:hAnsi="Arial" w:cs="Arial"/>
          <w:sz w:val="24"/>
          <w:szCs w:val="24"/>
        </w:rPr>
        <w:t>. Esse modelo teórico</w:t>
      </w:r>
      <w:r w:rsidR="008F2745">
        <w:rPr>
          <w:rFonts w:ascii="Arial" w:hAnsi="Arial" w:cs="Arial"/>
          <w:sz w:val="24"/>
          <w:szCs w:val="24"/>
        </w:rPr>
        <w:t xml:space="preserve"> </w:t>
      </w:r>
      <w:r w:rsidR="008F2745" w:rsidRPr="00E03681">
        <w:rPr>
          <w:rFonts w:ascii="Arial" w:hAnsi="Arial" w:cs="Arial"/>
          <w:sz w:val="24"/>
          <w:szCs w:val="24"/>
        </w:rPr>
        <w:t>(</w:t>
      </w:r>
      <w:r w:rsidR="00E43DAF" w:rsidRPr="00E43DAF">
        <w:rPr>
          <w:rFonts w:ascii="Arial" w:hAnsi="Arial" w:cs="Arial"/>
          <w:sz w:val="24"/>
          <w:szCs w:val="24"/>
        </w:rPr>
        <w:fldChar w:fldCharType="begin"/>
      </w:r>
      <w:r w:rsidR="00E43DAF" w:rsidRPr="00E43DAF">
        <w:rPr>
          <w:rFonts w:ascii="Arial" w:hAnsi="Arial" w:cs="Arial"/>
          <w:sz w:val="24"/>
          <w:szCs w:val="24"/>
        </w:rPr>
        <w:instrText xml:space="preserve"> REF _Ref51402623 \h </w:instrText>
      </w:r>
      <w:r w:rsidR="00E43DAF" w:rsidRPr="00E43DAF">
        <w:rPr>
          <w:rFonts w:ascii="Arial" w:hAnsi="Arial" w:cs="Arial"/>
          <w:sz w:val="24"/>
          <w:szCs w:val="24"/>
        </w:rPr>
      </w:r>
      <w:r w:rsidR="00E43DAF" w:rsidRPr="00E43DAF">
        <w:rPr>
          <w:rFonts w:ascii="Arial" w:hAnsi="Arial" w:cs="Arial"/>
          <w:sz w:val="24"/>
          <w:szCs w:val="24"/>
        </w:rPr>
        <w:instrText xml:space="preserve"> \* MERGEFORMAT </w:instrText>
      </w:r>
      <w:r w:rsidR="00E43DAF" w:rsidRPr="00E43DAF">
        <w:rPr>
          <w:rFonts w:ascii="Arial" w:hAnsi="Arial" w:cs="Arial"/>
          <w:sz w:val="24"/>
          <w:szCs w:val="24"/>
        </w:rPr>
        <w:fldChar w:fldCharType="separate"/>
      </w:r>
      <w:r w:rsidR="00E43DAF" w:rsidRPr="00E43DAF">
        <w:rPr>
          <w:rFonts w:ascii="Arial" w:hAnsi="Arial" w:cs="Arial"/>
          <w:sz w:val="24"/>
          <w:szCs w:val="24"/>
        </w:rPr>
        <w:t xml:space="preserve">Figura </w:t>
      </w:r>
      <w:r w:rsidR="00E43DAF" w:rsidRPr="00E43DAF">
        <w:rPr>
          <w:rFonts w:ascii="Arial" w:hAnsi="Arial" w:cs="Arial"/>
          <w:noProof/>
          <w:sz w:val="24"/>
          <w:szCs w:val="24"/>
        </w:rPr>
        <w:t>3</w:t>
      </w:r>
      <w:r w:rsidR="00E43DAF" w:rsidRPr="00E43DAF">
        <w:rPr>
          <w:rFonts w:ascii="Arial" w:hAnsi="Arial" w:cs="Arial"/>
          <w:sz w:val="24"/>
          <w:szCs w:val="24"/>
        </w:rPr>
        <w:fldChar w:fldCharType="end"/>
      </w:r>
      <w:r w:rsidR="008F2745" w:rsidRPr="00E03681">
        <w:rPr>
          <w:rFonts w:ascii="Arial" w:hAnsi="Arial" w:cs="Arial"/>
          <w:sz w:val="24"/>
          <w:szCs w:val="24"/>
        </w:rPr>
        <w:fldChar w:fldCharType="begin"/>
      </w:r>
      <w:r w:rsidR="008F2745" w:rsidRPr="00E03681">
        <w:rPr>
          <w:rFonts w:ascii="Arial" w:hAnsi="Arial" w:cs="Arial"/>
          <w:sz w:val="24"/>
          <w:szCs w:val="24"/>
        </w:rPr>
        <w:instrText xml:space="preserve"> REF _Ref40703720 \h </w:instrText>
      </w:r>
      <w:r w:rsidR="008F2745">
        <w:rPr>
          <w:rFonts w:ascii="Arial" w:hAnsi="Arial" w:cs="Arial"/>
          <w:sz w:val="24"/>
          <w:szCs w:val="24"/>
        </w:rPr>
        <w:instrText xml:space="preserve"> \* MERGEFORMAT </w:instrText>
      </w:r>
      <w:r w:rsidR="008F2745" w:rsidRPr="00E03681">
        <w:rPr>
          <w:rFonts w:ascii="Arial" w:hAnsi="Arial" w:cs="Arial"/>
          <w:sz w:val="24"/>
          <w:szCs w:val="24"/>
        </w:rPr>
      </w:r>
      <w:r w:rsidR="008F2745" w:rsidRPr="00E03681">
        <w:rPr>
          <w:rFonts w:ascii="Arial" w:hAnsi="Arial" w:cs="Arial"/>
          <w:sz w:val="24"/>
          <w:szCs w:val="24"/>
        </w:rPr>
        <w:fldChar w:fldCharType="separate"/>
      </w:r>
      <w:r w:rsidR="008F2745" w:rsidRPr="00E03681">
        <w:rPr>
          <w:rFonts w:ascii="Arial" w:hAnsi="Arial" w:cs="Arial"/>
          <w:noProof/>
          <w:sz w:val="24"/>
          <w:szCs w:val="24"/>
          <w:lang w:eastAsia="pt-BR"/>
        </w:rPr>
        <w:t>)</w:t>
      </w:r>
      <w:r w:rsidR="008F2745" w:rsidRPr="00E03681">
        <w:rPr>
          <w:rFonts w:ascii="Arial" w:hAnsi="Arial" w:cs="Arial"/>
          <w:sz w:val="24"/>
          <w:szCs w:val="24"/>
        </w:rPr>
        <w:fldChar w:fldCharType="end"/>
      </w:r>
      <w:r w:rsidR="00DA6F36">
        <w:rPr>
          <w:rFonts w:ascii="Arial" w:hAnsi="Arial" w:cs="Arial"/>
          <w:sz w:val="24"/>
          <w:szCs w:val="24"/>
        </w:rPr>
        <w:t xml:space="preserve"> será utilizado nesta tese</w:t>
      </w:r>
      <w:r w:rsidR="00031C98">
        <w:rPr>
          <w:rFonts w:ascii="Arial" w:hAnsi="Arial" w:cs="Arial"/>
          <w:sz w:val="24"/>
          <w:szCs w:val="24"/>
        </w:rPr>
        <w:t xml:space="preserve"> para a geração das hipóteses</w:t>
      </w:r>
      <w:r w:rsidR="00CD4BE1" w:rsidRPr="00E03681">
        <w:rPr>
          <w:rFonts w:ascii="Arial" w:hAnsi="Arial" w:cs="Arial"/>
          <w:sz w:val="24"/>
          <w:szCs w:val="24"/>
        </w:rPr>
        <w:t>.</w:t>
      </w:r>
      <w:r w:rsidR="00A96B48">
        <w:rPr>
          <w:rFonts w:ascii="Arial" w:hAnsi="Arial" w:cs="Arial"/>
          <w:sz w:val="24"/>
          <w:szCs w:val="24"/>
        </w:rPr>
        <w:t xml:space="preserve"> </w:t>
      </w:r>
      <w:r w:rsidR="00E247D7">
        <w:rPr>
          <w:rFonts w:ascii="Arial" w:hAnsi="Arial" w:cs="Arial"/>
          <w:sz w:val="24"/>
          <w:szCs w:val="24"/>
        </w:rPr>
        <w:t>Mais detalhes</w:t>
      </w:r>
      <w:r w:rsidR="008F2745">
        <w:rPr>
          <w:rFonts w:ascii="Arial" w:hAnsi="Arial" w:cs="Arial"/>
          <w:sz w:val="24"/>
          <w:szCs w:val="24"/>
        </w:rPr>
        <w:t xml:space="preserve"> sobre o modelo teórico</w:t>
      </w:r>
      <w:r w:rsidR="00E247D7">
        <w:rPr>
          <w:rFonts w:ascii="Arial" w:hAnsi="Arial" w:cs="Arial"/>
          <w:sz w:val="24"/>
          <w:szCs w:val="24"/>
        </w:rPr>
        <w:t xml:space="preserve"> podem ser observados na seção </w:t>
      </w:r>
      <w:r w:rsidR="00E247D7">
        <w:rPr>
          <w:rFonts w:ascii="Arial" w:hAnsi="Arial" w:cs="Arial"/>
          <w:sz w:val="24"/>
          <w:szCs w:val="24"/>
        </w:rPr>
        <w:fldChar w:fldCharType="begin"/>
      </w:r>
      <w:r w:rsidR="00E247D7">
        <w:rPr>
          <w:rFonts w:ascii="Arial" w:hAnsi="Arial" w:cs="Arial"/>
          <w:sz w:val="24"/>
          <w:szCs w:val="24"/>
        </w:rPr>
        <w:instrText xml:space="preserve"> REF _Ref40704208 \r \h </w:instrText>
      </w:r>
      <w:r w:rsidR="00E247D7">
        <w:rPr>
          <w:rFonts w:ascii="Arial" w:hAnsi="Arial" w:cs="Arial"/>
          <w:sz w:val="24"/>
          <w:szCs w:val="24"/>
        </w:rPr>
      </w:r>
      <w:r w:rsidR="00E247D7">
        <w:rPr>
          <w:rFonts w:ascii="Arial" w:hAnsi="Arial" w:cs="Arial"/>
          <w:sz w:val="24"/>
          <w:szCs w:val="24"/>
        </w:rPr>
        <w:fldChar w:fldCharType="separate"/>
      </w:r>
      <w:r w:rsidR="00E247D7">
        <w:rPr>
          <w:rFonts w:ascii="Arial" w:hAnsi="Arial" w:cs="Arial"/>
          <w:sz w:val="24"/>
          <w:szCs w:val="24"/>
        </w:rPr>
        <w:t>2.1.2</w:t>
      </w:r>
      <w:r w:rsidR="00E247D7">
        <w:rPr>
          <w:rFonts w:ascii="Arial" w:hAnsi="Arial" w:cs="Arial"/>
          <w:sz w:val="24"/>
          <w:szCs w:val="24"/>
        </w:rPr>
        <w:fldChar w:fldCharType="end"/>
      </w:r>
      <w:r w:rsidR="00E247D7">
        <w:rPr>
          <w:rFonts w:ascii="Arial" w:hAnsi="Arial" w:cs="Arial"/>
          <w:sz w:val="24"/>
          <w:szCs w:val="24"/>
        </w:rPr>
        <w:t>.</w:t>
      </w:r>
    </w:p>
    <w:p w14:paraId="47BA58A7" w14:textId="2441E2EA"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7A54B9">
        <w:rPr>
          <w:rFonts w:ascii="Arial" w:hAnsi="Arial" w:cs="Arial"/>
          <w:sz w:val="24"/>
          <w:szCs w:val="24"/>
        </w:rPr>
        <w:t xml:space="preserve"> </w:t>
      </w:r>
      <w:r w:rsidR="00E03681"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E03681"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E03681" w:rsidRPr="006A3EDF">
        <w:rPr>
          <w:rFonts w:ascii="Arial" w:hAnsi="Arial" w:cs="Arial"/>
          <w:sz w:val="24"/>
          <w:szCs w:val="24"/>
        </w:rPr>
        <w:fldChar w:fldCharType="end"/>
      </w:r>
      <w:r w:rsidR="00E03681" w:rsidRPr="006A3EDF">
        <w:rPr>
          <w:rFonts w:ascii="Arial" w:hAnsi="Arial" w:cs="Arial"/>
          <w:sz w:val="24"/>
          <w:szCs w:val="24"/>
        </w:rPr>
        <w:t>)</w:t>
      </w:r>
      <w:r w:rsidR="00DA2714">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 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3C1AFF">
        <w:rPr>
          <w:rFonts w:ascii="Arial" w:hAnsi="Arial" w:cs="Arial"/>
          <w:sz w:val="24"/>
          <w:szCs w:val="24"/>
        </w:rPr>
        <w:t xml:space="preserve"> (Mais detalhes podem ser observados na seção </w:t>
      </w:r>
      <w:r w:rsidR="003C1AFF">
        <w:rPr>
          <w:rFonts w:ascii="Arial" w:hAnsi="Arial" w:cs="Arial"/>
          <w:sz w:val="24"/>
          <w:szCs w:val="24"/>
        </w:rPr>
        <w:fldChar w:fldCharType="begin"/>
      </w:r>
      <w:r w:rsidR="003C1AFF">
        <w:rPr>
          <w:rFonts w:ascii="Arial" w:hAnsi="Arial" w:cs="Arial"/>
          <w:sz w:val="24"/>
          <w:szCs w:val="24"/>
        </w:rPr>
        <w:instrText xml:space="preserve"> REF _Ref40704208 \r \h </w:instrText>
      </w:r>
      <w:r w:rsidR="003C1AFF">
        <w:rPr>
          <w:rFonts w:ascii="Arial" w:hAnsi="Arial" w:cs="Arial"/>
          <w:sz w:val="24"/>
          <w:szCs w:val="24"/>
        </w:rPr>
      </w:r>
      <w:r w:rsidR="003C1AFF">
        <w:rPr>
          <w:rFonts w:ascii="Arial" w:hAnsi="Arial" w:cs="Arial"/>
          <w:sz w:val="24"/>
          <w:szCs w:val="24"/>
        </w:rPr>
        <w:fldChar w:fldCharType="separate"/>
      </w:r>
      <w:r w:rsidR="00E43DAF">
        <w:rPr>
          <w:rFonts w:ascii="Arial" w:hAnsi="Arial" w:cs="Arial"/>
          <w:sz w:val="24"/>
          <w:szCs w:val="24"/>
        </w:rPr>
        <w:t>2.1.2</w:t>
      </w:r>
      <w:r w:rsidR="003C1AFF">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4B4FE240" w14:textId="04098021"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980334" w:rsidRPr="006A3EDF">
        <w:rPr>
          <w:rFonts w:ascii="Arial" w:hAnsi="Arial" w:cs="Arial"/>
          <w:sz w:val="24"/>
          <w:szCs w:val="24"/>
        </w:rPr>
        <w:t xml:space="preserve"> </w:t>
      </w:r>
      <w:r w:rsidR="00980334">
        <w:rPr>
          <w:rFonts w:ascii="Arial" w:hAnsi="Arial" w:cs="Arial"/>
          <w:sz w:val="24"/>
          <w:szCs w:val="24"/>
        </w:rPr>
        <w:t>pressupões</w:t>
      </w:r>
      <w:r w:rsidR="00980334" w:rsidRPr="006A3EDF">
        <w:rPr>
          <w:rFonts w:ascii="Arial" w:hAnsi="Arial" w:cs="Arial"/>
          <w:sz w:val="24"/>
          <w:szCs w:val="24"/>
        </w:rPr>
        <w:t xml:space="preserve"> </w:t>
      </w:r>
      <w:r w:rsidR="00980334">
        <w:rPr>
          <w:rFonts w:ascii="Arial" w:hAnsi="Arial" w:cs="Arial"/>
          <w:sz w:val="24"/>
          <w:szCs w:val="24"/>
        </w:rPr>
        <w:t>a</w:t>
      </w:r>
      <w:r w:rsidR="00980334" w:rsidRPr="006A3EDF">
        <w:rPr>
          <w:rFonts w:ascii="Arial" w:hAnsi="Arial" w:cs="Arial"/>
          <w:sz w:val="24"/>
          <w:szCs w:val="24"/>
        </w:rPr>
        <w:t xml:space="preserve"> </w:t>
      </w:r>
      <w:r w:rsidR="00980334">
        <w:rPr>
          <w:rFonts w:ascii="Arial" w:hAnsi="Arial" w:cs="Arial"/>
          <w:sz w:val="24"/>
          <w:szCs w:val="24"/>
        </w:rPr>
        <w:t>existência de</w:t>
      </w:r>
      <w:r w:rsidR="00980334" w:rsidRPr="006A3EDF">
        <w:rPr>
          <w:rFonts w:ascii="Arial" w:hAnsi="Arial" w:cs="Arial"/>
          <w:sz w:val="24"/>
          <w:szCs w:val="24"/>
        </w:rPr>
        <w:t xml:space="preserve"> um ajuste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9C2815" w:rsidRPr="006A3EDF">
        <w:rPr>
          <w:rFonts w:ascii="Arial" w:hAnsi="Arial" w:cs="Arial"/>
          <w:sz w:val="24"/>
          <w:szCs w:val="24"/>
        </w:rPr>
        <w:t>que</w:t>
      </w:r>
      <w:r w:rsidR="00980334" w:rsidRPr="006A3EDF">
        <w:rPr>
          <w:rFonts w:ascii="Arial" w:hAnsi="Arial" w:cs="Arial"/>
          <w:sz w:val="24"/>
          <w:szCs w:val="24"/>
        </w:rPr>
        <w:t xml:space="preserve"> ela se encontra, influenciando assim a satisfação</w:t>
      </w:r>
      <w:r w:rsidR="00E80F2C">
        <w:rPr>
          <w:rFonts w:ascii="Arial" w:hAnsi="Arial" w:cs="Arial"/>
          <w:sz w:val="24"/>
          <w:szCs w:val="24"/>
        </w:rPr>
        <w:t xml:space="preserve"> com</w:t>
      </w:r>
      <w:r w:rsidR="00980334" w:rsidRPr="006A3EDF">
        <w:rPr>
          <w:rFonts w:ascii="Arial" w:hAnsi="Arial" w:cs="Arial"/>
          <w:sz w:val="24"/>
          <w:szCs w:val="24"/>
        </w:rPr>
        <w:t xml:space="preserve"> trabalho.</w:t>
      </w:r>
      <w:r w:rsidR="00543475">
        <w:rPr>
          <w:rFonts w:ascii="Arial" w:hAnsi="Arial" w:cs="Arial"/>
          <w:sz w:val="24"/>
          <w:szCs w:val="24"/>
        </w:rPr>
        <w:t xml:space="preserve"> Uma suposição é que adaptação pode levar a esse ajuste.</w:t>
      </w:r>
    </w:p>
    <w:p w14:paraId="06695712" w14:textId="00F50B8F" w:rsidR="009C2815" w:rsidRDefault="009C2815" w:rsidP="00570F7D">
      <w:pPr>
        <w:spacing w:line="360" w:lineRule="auto"/>
        <w:ind w:firstLine="708"/>
        <w:rPr>
          <w:rStyle w:val="tlid-translation"/>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 xml:space="preserve">Nesta pesquisa, um ambiente instável é definido como um ambiente que contém muitas deixas para adaptação, </w:t>
      </w:r>
      <w:r>
        <w:rPr>
          <w:rStyle w:val="tlid-translation"/>
          <w:rFonts w:ascii="Arial" w:eastAsia="Calibri" w:hAnsi="Arial" w:cs="Arial"/>
          <w:sz w:val="24"/>
          <w:szCs w:val="24"/>
        </w:rPr>
        <w:t>quanto mais deixas, maior será a probabilidade de existir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w:t>
      </w:r>
      <w:r w:rsidR="000260BD">
        <w:rPr>
          <w:rStyle w:val="tlid-translation"/>
          <w:rFonts w:ascii="Arial" w:eastAsia="Calibri" w:hAnsi="Arial" w:cs="Arial"/>
          <w:sz w:val="24"/>
          <w:szCs w:val="24"/>
        </w:rPr>
        <w:t xml:space="preserve">O que será observado é a </w:t>
      </w:r>
      <w:r w:rsidR="00570F7D">
        <w:rPr>
          <w:rStyle w:val="tlid-translation"/>
          <w:rFonts w:ascii="Arial" w:eastAsia="Calibri" w:hAnsi="Arial" w:cs="Arial"/>
          <w:sz w:val="24"/>
          <w:szCs w:val="24"/>
        </w:rPr>
        <w:t>percepção da instabilidade dos indivíduos na Engenharia de Software. Para isso</w:t>
      </w:r>
      <w:r w:rsidR="005E688F">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w:t>
      </w:r>
    </w:p>
    <w:p w14:paraId="51842029" w14:textId="752EC71A" w:rsidR="001573F9" w:rsidRDefault="00DA6D25" w:rsidP="005341E7">
      <w:pPr>
        <w:spacing w:line="360" w:lineRule="auto"/>
        <w:rPr>
          <w:rFonts w:ascii="Arial" w:hAnsi="Arial" w:cs="Arial"/>
          <w:noProof/>
          <w:sz w:val="24"/>
          <w:szCs w:val="24"/>
        </w:rPr>
      </w:pPr>
      <w:r>
        <w:rPr>
          <w:rFonts w:ascii="Arial" w:hAnsi="Arial" w:cs="Arial"/>
          <w:noProof/>
          <w:sz w:val="24"/>
          <w:szCs w:val="24"/>
        </w:rPr>
        <w:tab/>
        <w:t xml:space="preserve">Além </w:t>
      </w:r>
      <w:r w:rsidR="0098363D">
        <w:rPr>
          <w:rFonts w:ascii="Arial" w:hAnsi="Arial" w:cs="Arial"/>
          <w:noProof/>
          <w:sz w:val="24"/>
          <w:szCs w:val="24"/>
        </w:rPr>
        <w:t xml:space="preserve">das definições apresentas, </w:t>
      </w:r>
      <w:r w:rsidR="008E09E8">
        <w:rPr>
          <w:rFonts w:ascii="Arial" w:hAnsi="Arial" w:cs="Arial"/>
          <w:noProof/>
          <w:sz w:val="24"/>
          <w:szCs w:val="24"/>
        </w:rPr>
        <w:t xml:space="preserve">alguns resultados de pesquisa que tratam da influencia de caracteristicas individuais na </w:t>
      </w:r>
      <w:r w:rsidR="00F24E13">
        <w:rPr>
          <w:rFonts w:ascii="Arial" w:hAnsi="Arial" w:cs="Arial"/>
          <w:noProof/>
          <w:sz w:val="24"/>
          <w:szCs w:val="24"/>
        </w:rPr>
        <w:t>satisfação e no burnout também foram apresentados, assim como, resultados do impacto da instabilidade no desenvolvimento de software.</w:t>
      </w:r>
    </w:p>
    <w:p w14:paraId="333FABE0" w14:textId="72034ED4" w:rsidR="004F4C03" w:rsidRPr="006A3EDF" w:rsidRDefault="004F4C03"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Um outro ponto é que serão utilizados os modelos de </w:t>
      </w:r>
      <w:r>
        <w:rPr>
          <w:rFonts w:ascii="Arial" w:hAnsi="Arial" w:cs="Arial"/>
          <w:noProof/>
          <w:sz w:val="24"/>
          <w:szCs w:val="24"/>
        </w:rPr>
        <w:t xml:space="preserve">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Ployhart et al.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a geração de hipóteses desta tese. </w:t>
      </w:r>
      <w:r w:rsidR="00E273D7">
        <w:rPr>
          <w:rFonts w:ascii="Arial" w:hAnsi="Arial" w:cs="Arial"/>
          <w:noProof/>
          <w:sz w:val="24"/>
          <w:szCs w:val="24"/>
        </w:rPr>
        <w:t>Todas as hipótese poderão ser vistas na seção a seguir.</w:t>
      </w:r>
    </w:p>
    <w:p w14:paraId="5D9B3B83" w14:textId="4B119D96"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lastRenderedPageBreak/>
        <w:br/>
      </w:r>
    </w:p>
    <w:p w14:paraId="7DD76545"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6E79A090" w14:textId="77777777" w:rsidR="009E6B42" w:rsidRPr="006550EE" w:rsidRDefault="009E6B42" w:rsidP="008A0CE2">
      <w:pPr>
        <w:ind w:firstLine="720"/>
        <w:rPr>
          <w:noProof/>
        </w:rPr>
      </w:pPr>
    </w:p>
    <w:p w14:paraId="5AC9C002" w14:textId="77777777" w:rsidR="006560C3" w:rsidRPr="00E908F5" w:rsidRDefault="006560C3" w:rsidP="00FB2622">
      <w:pPr>
        <w:ind w:firstLine="720"/>
        <w:rPr>
          <w:rFonts w:eastAsia="Calibri"/>
          <w:sz w:val="24"/>
          <w:szCs w:val="24"/>
        </w:rPr>
      </w:pPr>
    </w:p>
    <w:p w14:paraId="4EA26A4D" w14:textId="4EB9443B" w:rsidR="00B50699" w:rsidRPr="001D7E25" w:rsidRDefault="00467782" w:rsidP="00FF2AD4">
      <w:pPr>
        <w:pStyle w:val="PhD-Title1"/>
      </w:pPr>
      <w:bookmarkStart w:id="98" w:name="_Toc42242445"/>
      <w:bookmarkStart w:id="99" w:name="_Ref50821632"/>
      <w:bookmarkStart w:id="100" w:name="_Ref50837249"/>
      <w:r w:rsidRPr="001D7E25">
        <w:t>HIPOT</w:t>
      </w:r>
      <w:r>
        <w:t>É</w:t>
      </w:r>
      <w:r w:rsidRPr="001D7E25">
        <w:t>SES DE PESQUISA</w:t>
      </w:r>
      <w:bookmarkEnd w:id="98"/>
      <w:bookmarkEnd w:id="99"/>
      <w:bookmarkEnd w:id="100"/>
    </w:p>
    <w:p w14:paraId="1E5DF6B3" w14:textId="4133554E" w:rsidR="00397A7E"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C68A4" w:rsidRPr="009C68A4">
        <w:rPr>
          <w:rStyle w:val="tlid-translation"/>
          <w:rFonts w:ascii="Arial" w:hAnsi="Arial" w:cs="Arial"/>
          <w:sz w:val="24"/>
          <w:szCs w:val="24"/>
        </w:rPr>
        <w:t>quatros</w:t>
      </w:r>
      <w:r w:rsidR="00302DCF" w:rsidRPr="009C68A4">
        <w:rPr>
          <w:rStyle w:val="tlid-translation"/>
          <w:rFonts w:ascii="Arial" w:hAnsi="Arial" w:cs="Arial"/>
          <w:sz w:val="24"/>
          <w:szCs w:val="24"/>
        </w:rPr>
        <w:t xml:space="preserve"> </w:t>
      </w:r>
      <w:r w:rsidR="00D26D13" w:rsidRPr="009C68A4">
        <w:rPr>
          <w:rStyle w:val="tlid-translation"/>
          <w:rFonts w:ascii="Arial" w:hAnsi="Arial" w:cs="Arial"/>
          <w:sz w:val="24"/>
          <w:szCs w:val="24"/>
        </w:rPr>
        <w:t>constructos</w:t>
      </w:r>
      <w:r w:rsidRPr="009C68A4">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7435AF">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proofErr w:type="spellStart"/>
      <w:r w:rsidR="00325F66" w:rsidRPr="006A3EDF">
        <w:rPr>
          <w:rStyle w:val="tlid-translation"/>
          <w:rFonts w:ascii="Arial" w:hAnsi="Arial" w:cs="Arial"/>
          <w:sz w:val="24"/>
          <w:szCs w:val="24"/>
        </w:rPr>
        <w:t>burnout</w:t>
      </w:r>
      <w:proofErr w:type="spellEnd"/>
      <w:r w:rsidR="00325F66" w:rsidRPr="006A3EDF">
        <w:rPr>
          <w:rStyle w:val="tlid-translation"/>
          <w:rFonts w:ascii="Arial" w:hAnsi="Arial" w:cs="Arial"/>
          <w:sz w:val="24"/>
          <w:szCs w:val="24"/>
        </w:rPr>
        <w:t xml:space="preserve"> do </w:t>
      </w:r>
      <w:r w:rsidR="000F295D" w:rsidRPr="006A3EDF">
        <w:rPr>
          <w:rStyle w:val="tlid-translation"/>
          <w:rFonts w:ascii="Arial" w:hAnsi="Arial" w:cs="Arial"/>
          <w:sz w:val="24"/>
          <w:szCs w:val="24"/>
        </w:rPr>
        <w:t>trabalho</w:t>
      </w:r>
      <w:r>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0E7A0F">
        <w:rPr>
          <w:rStyle w:val="tlid-translation"/>
          <w:rFonts w:ascii="Arial" w:hAnsi="Arial" w:cs="Arial"/>
          <w:sz w:val="24"/>
          <w:szCs w:val="24"/>
        </w:rPr>
        <w:t>, a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p>
    <w:p w14:paraId="2C18B76C" w14:textId="6CF6B266" w:rsidR="00455A41" w:rsidRDefault="00455A41" w:rsidP="00455A41">
      <w:pPr>
        <w:spacing w:line="360" w:lineRule="auto"/>
        <w:ind w:firstLine="426"/>
        <w:rPr>
          <w:rFonts w:ascii="Arial" w:hAnsi="Arial" w:cs="Arial"/>
          <w:sz w:val="24"/>
          <w:szCs w:val="24"/>
        </w:rPr>
      </w:pPr>
      <w:r>
        <w:rPr>
          <w:rFonts w:ascii="Arial" w:hAnsi="Arial" w:cs="Arial"/>
          <w:sz w:val="24"/>
          <w:szCs w:val="24"/>
        </w:rPr>
        <w:t xml:space="preserve">O modelo de satisfação desenvolvido para  o contexto da Engenharia de Software proposto por </w:t>
      </w: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397A7E">
        <w:rPr>
          <w:rFonts w:ascii="Arial" w:hAnsi="Arial" w:cs="Arial"/>
          <w:noProof/>
          <w:sz w:val="24"/>
          <w:szCs w:val="24"/>
        </w:rPr>
        <w:t>Franca</w:t>
      </w:r>
      <w:r>
        <w:rPr>
          <w:rFonts w:ascii="Arial" w:hAnsi="Arial" w:cs="Arial"/>
          <w:noProof/>
          <w:sz w:val="24"/>
          <w:szCs w:val="24"/>
        </w:rPr>
        <w:t>,</w:t>
      </w:r>
      <w:r w:rsidRPr="00397A7E">
        <w:rPr>
          <w:rFonts w:ascii="Arial" w:hAnsi="Arial" w:cs="Arial"/>
          <w:noProof/>
          <w:sz w:val="24"/>
          <w:szCs w:val="24"/>
        </w:rPr>
        <w:t xml:space="preserve"> Da Silva</w:t>
      </w:r>
      <w:r>
        <w:rPr>
          <w:rFonts w:ascii="Arial" w:hAnsi="Arial" w:cs="Arial"/>
          <w:noProof/>
          <w:sz w:val="24"/>
          <w:szCs w:val="24"/>
        </w:rPr>
        <w:t xml:space="preserve"> e</w:t>
      </w:r>
      <w:r w:rsidRPr="00397A7E">
        <w:rPr>
          <w:rFonts w:ascii="Arial" w:hAnsi="Arial" w:cs="Arial"/>
          <w:noProof/>
          <w:sz w:val="24"/>
          <w:szCs w:val="24"/>
        </w:rPr>
        <w:t xml:space="preserve"> Sharp </w:t>
      </w:r>
      <w:r>
        <w:rPr>
          <w:rFonts w:ascii="Arial" w:hAnsi="Arial" w:cs="Arial"/>
          <w:noProof/>
          <w:sz w:val="24"/>
          <w:szCs w:val="24"/>
        </w:rPr>
        <w:t>(</w:t>
      </w:r>
      <w:r w:rsidRPr="00397A7E">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afirma que as características individuais moderam a relação entre as características do trabalho com a satisfação. A adaptabilidade individual é uma característica individual </w:t>
      </w:r>
      <w:r>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2006)","plainTextFormattedCitation":"(PLOYHART et al., 2006)","previouslyFormattedCitation":"(PLOYHART et al., 2006)"},"properties":{"noteIndex":0},"schema":"https://github.com/citation-style-language/schema/raw/master/csl-citation.json"}</w:instrText>
      </w:r>
      <w:r>
        <w:rPr>
          <w:rFonts w:ascii="Arial" w:hAnsi="Arial" w:cs="Arial"/>
          <w:sz w:val="24"/>
          <w:szCs w:val="24"/>
        </w:rPr>
        <w:fldChar w:fldCharType="separate"/>
      </w:r>
      <w:r w:rsidR="00E91695" w:rsidRPr="004C09D6">
        <w:rPr>
          <w:rFonts w:ascii="Arial" w:hAnsi="Arial" w:cs="Arial"/>
          <w:noProof/>
          <w:sz w:val="24"/>
          <w:szCs w:val="24"/>
        </w:rPr>
        <w:t>(PLOYHART et al., 2006)</w:t>
      </w:r>
      <w:r>
        <w:rPr>
          <w:rFonts w:ascii="Arial" w:hAnsi="Arial" w:cs="Arial"/>
          <w:sz w:val="24"/>
          <w:szCs w:val="24"/>
        </w:rPr>
        <w:fldChar w:fldCharType="end"/>
      </w:r>
      <w:r>
        <w:rPr>
          <w:rFonts w:ascii="Arial" w:hAnsi="Arial" w:cs="Arial"/>
          <w:sz w:val="24"/>
          <w:szCs w:val="24"/>
        </w:rPr>
        <w:t xml:space="preserve">. Ademais, </w:t>
      </w:r>
      <w:r w:rsidR="00444740">
        <w:rPr>
          <w:rFonts w:ascii="Arial" w:hAnsi="Arial" w:cs="Arial"/>
          <w:sz w:val="24"/>
          <w:szCs w:val="24"/>
        </w:rPr>
        <w:t xml:space="preserve">é conjecturado </w:t>
      </w:r>
      <w:r>
        <w:rPr>
          <w:rFonts w:ascii="Arial" w:hAnsi="Arial" w:cs="Arial"/>
          <w:sz w:val="24"/>
          <w:szCs w:val="24"/>
        </w:rPr>
        <w:t xml:space="preserve">por </w:t>
      </w:r>
      <w:r w:rsidRPr="00637339">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Ployhart et al. (2006)</w:t>
      </w:r>
      <w:r w:rsidRPr="00637339">
        <w:rPr>
          <w:rFonts w:ascii="Arial" w:hAnsi="Arial" w:cs="Arial"/>
          <w:sz w:val="24"/>
          <w:szCs w:val="24"/>
        </w:rPr>
        <w:fldChar w:fldCharType="end"/>
      </w:r>
      <w:r>
        <w:rPr>
          <w:rFonts w:ascii="Arial" w:hAnsi="Arial" w:cs="Arial"/>
          <w:sz w:val="24"/>
          <w:szCs w:val="24"/>
        </w:rPr>
        <w:t xml:space="preserve"> que a adaptabilidade individual </w:t>
      </w:r>
      <w:r w:rsidR="003E7ECD">
        <w:rPr>
          <w:rFonts w:ascii="Arial" w:hAnsi="Arial" w:cs="Arial"/>
          <w:sz w:val="24"/>
          <w:szCs w:val="24"/>
        </w:rPr>
        <w:t xml:space="preserve">também pode ter </w:t>
      </w:r>
      <w:r>
        <w:rPr>
          <w:rFonts w:ascii="Arial" w:hAnsi="Arial" w:cs="Arial"/>
          <w:sz w:val="24"/>
          <w:szCs w:val="24"/>
        </w:rPr>
        <w:t>relações com as saídas do processo.</w:t>
      </w:r>
      <w:r w:rsidR="000E7A0F">
        <w:rPr>
          <w:rFonts w:ascii="Arial" w:hAnsi="Arial" w:cs="Arial"/>
          <w:sz w:val="24"/>
          <w:szCs w:val="24"/>
        </w:rPr>
        <w:t xml:space="preserve"> </w:t>
      </w:r>
    </w:p>
    <w:p w14:paraId="0870F2F5" w14:textId="63429D63"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B53305">
        <w:rPr>
          <w:rFonts w:ascii="Arial" w:hAnsi="Arial" w:cs="Arial"/>
          <w:sz w:val="24"/>
          <w:szCs w:val="24"/>
        </w:rPr>
        <w:t xml:space="preserve"> </w:t>
      </w:r>
      <w:r w:rsidR="00D343AC">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D343AC">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D343AC" w:rsidRPr="00D343AC">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D343AC">
        <w:rPr>
          <w:rFonts w:ascii="Arial" w:hAnsi="Arial" w:cs="Arial"/>
          <w:sz w:val="24"/>
          <w:szCs w:val="24"/>
        </w:rPr>
        <w:fldChar w:fldCharType="end"/>
      </w:r>
      <w:r w:rsidR="00D343AC">
        <w:rPr>
          <w:rFonts w:ascii="Arial" w:hAnsi="Arial" w:cs="Arial"/>
          <w:sz w:val="24"/>
          <w:szCs w:val="24"/>
        </w:rPr>
        <w:t xml:space="preserve"> </w:t>
      </w:r>
      <w:r w:rsidR="00B53305">
        <w:rPr>
          <w:rFonts w:ascii="Arial" w:hAnsi="Arial" w:cs="Arial"/>
          <w:sz w:val="24"/>
          <w:szCs w:val="24"/>
        </w:rPr>
        <w:t>cometam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indivíduos reagem as novas decisão impostas pelo ambiente.</w:t>
      </w:r>
      <w:r>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C10631"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00C10631"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C10631"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C10631">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1D0790">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162F25">
        <w:rPr>
          <w:rFonts w:ascii="Arial" w:hAnsi="Arial" w:cs="Arial"/>
          <w:sz w:val="24"/>
          <w:szCs w:val="24"/>
        </w:rPr>
        <w:t xml:space="preserve"> influenciando assim sua satisfação</w:t>
      </w:r>
      <w:r w:rsidR="00DF53C0">
        <w:rPr>
          <w:rFonts w:ascii="Arial" w:hAnsi="Arial" w:cs="Arial"/>
          <w:sz w:val="24"/>
          <w:szCs w:val="24"/>
        </w:rPr>
        <w:t xml:space="preserve">, pois, </w:t>
      </w:r>
      <w:r w:rsidR="000869EB">
        <w:rPr>
          <w:rFonts w:ascii="Arial" w:hAnsi="Arial" w:cs="Arial"/>
          <w:sz w:val="24"/>
          <w:szCs w:val="24"/>
        </w:rPr>
        <w:t>não acreditam que aquela situação traz algo de negativo</w:t>
      </w:r>
      <w:r w:rsidR="00757675">
        <w:rPr>
          <w:rFonts w:ascii="Arial" w:hAnsi="Arial" w:cs="Arial"/>
          <w:sz w:val="24"/>
          <w:szCs w:val="24"/>
        </w:rPr>
        <w:t xml:space="preserve"> (</w:t>
      </w:r>
      <w:r w:rsidR="00757675"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00757675"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757675"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428DF">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428DF">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428DF">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 mudanças e a satisfação dos indivíduos.</w:t>
      </w:r>
      <w:r w:rsidR="0011486A" w:rsidRPr="0011486A">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a percepção que são mais adaptáveis</w:t>
      </w:r>
      <w:r w:rsidR="00EE7348">
        <w:rPr>
          <w:rFonts w:ascii="Arial" w:hAnsi="Arial" w:cs="Arial"/>
          <w:sz w:val="24"/>
          <w:szCs w:val="24"/>
        </w:rPr>
        <w:t xml:space="preserve"> e ele serem mais satisfeitos.</w:t>
      </w:r>
    </w:p>
    <w:p w14:paraId="28E10068" w14:textId="29E3D110" w:rsidR="00D41C27" w:rsidRDefault="006A153D"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sidR="000E7A0F">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Pr>
          <w:rFonts w:ascii="Arial" w:hAnsi="Arial" w:cs="Arial"/>
          <w:sz w:val="24"/>
          <w:szCs w:val="24"/>
        </w:rPr>
        <w:t xml:space="preserve">adequação as </w:t>
      </w:r>
      <w:r w:rsidR="00E8259B">
        <w:rPr>
          <w:rFonts w:ascii="Arial" w:hAnsi="Arial" w:cs="Arial"/>
          <w:sz w:val="24"/>
          <w:szCs w:val="24"/>
        </w:rPr>
        <w:t xml:space="preserve">habilidades </w:t>
      </w:r>
      <w:r>
        <w:rPr>
          <w:rFonts w:ascii="Arial" w:hAnsi="Arial" w:cs="Arial"/>
          <w:sz w:val="24"/>
          <w:szCs w:val="24"/>
        </w:rPr>
        <w:t xml:space="preserve">requeridas no trabalho e a satisfação. Na Engenharia de Software, </w:t>
      </w:r>
      <w:r w:rsidR="00D41C27"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00D41C27"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00D41C27" w:rsidRPr="00637339">
        <w:rPr>
          <w:rFonts w:ascii="Arial" w:hAnsi="Arial" w:cs="Arial"/>
          <w:sz w:val="24"/>
          <w:szCs w:val="24"/>
        </w:rPr>
        <w:fldChar w:fldCharType="end"/>
      </w:r>
      <w:r w:rsidR="00116064">
        <w:rPr>
          <w:rFonts w:ascii="Arial" w:hAnsi="Arial" w:cs="Arial"/>
          <w:sz w:val="24"/>
          <w:szCs w:val="24"/>
        </w:rPr>
        <w:t xml:space="preserve"> </w:t>
      </w:r>
      <w:r w:rsidR="00D41C27" w:rsidRPr="00637339">
        <w:rPr>
          <w:rFonts w:ascii="Arial" w:hAnsi="Arial" w:cs="Arial"/>
          <w:sz w:val="24"/>
          <w:szCs w:val="24"/>
        </w:rPr>
        <w:t xml:space="preserve">conduziram um estudo que busca entender as relações e os efeitos da satisfação com o trabalho em programadores e analistas. Dentre os resultados encontrados foi observado que existe uma relação negativa entre o fato de o indivíduo receber uma tarefa </w:t>
      </w:r>
      <w:r w:rsidR="00507EDB">
        <w:rPr>
          <w:rFonts w:ascii="Arial" w:hAnsi="Arial" w:cs="Arial"/>
          <w:sz w:val="24"/>
          <w:szCs w:val="24"/>
        </w:rPr>
        <w:t>à</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sidR="000515BE">
        <w:rPr>
          <w:rFonts w:ascii="Arial" w:hAnsi="Arial" w:cs="Arial"/>
          <w:sz w:val="24"/>
          <w:szCs w:val="24"/>
        </w:rPr>
        <w:fldChar w:fldCharType="begin" w:fldLock="1"/>
      </w:r>
      <w:r w:rsidR="004C09D6">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N.","non-dropping-particle":"","parse-names":false,"suffix":""},{"dropping-particle":"","family":"A","given":"","non-dropping-particle":"","parse-names":false,"suffix":""}],"container-title":"IOSR Journal of Economics and Finance","id":"ITEM-1","issue":"1","issued":{"date-parts":[["2016"]]},"page":"56","title":"Measuring the Relationship between Adaptive Performance and Job Satisfaction","type":"article-journal","volume":"3"},"uris":["http://www.mendeley.com/documents/?uuid=fc3e889b-9eae-4d62-a04d-11ce815c35a4"]}],"mendeley":{"formattedCitation":"(CALARCO;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0515BE">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0515BE" w:rsidRPr="000515BE">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sidR="000515BE">
        <w:rPr>
          <w:rFonts w:ascii="Arial" w:hAnsi="Arial" w:cs="Arial"/>
          <w:sz w:val="24"/>
          <w:szCs w:val="24"/>
        </w:rPr>
        <w:fldChar w:fldCharType="end"/>
      </w:r>
      <w:r w:rsidR="000515BE">
        <w:rPr>
          <w:rFonts w:ascii="Arial" w:hAnsi="Arial" w:cs="Arial"/>
          <w:sz w:val="24"/>
          <w:szCs w:val="24"/>
        </w:rPr>
        <w:t xml:space="preserve"> afirma </w:t>
      </w:r>
      <w:r w:rsidR="000515BE">
        <w:rPr>
          <w:rFonts w:ascii="Arial" w:hAnsi="Arial" w:cs="Arial"/>
          <w:sz w:val="24"/>
          <w:szCs w:val="24"/>
        </w:rPr>
        <w:lastRenderedPageBreak/>
        <w:t xml:space="preserve">que indivíduos </w:t>
      </w:r>
      <w:r w:rsidR="00907AA9">
        <w:rPr>
          <w:rFonts w:ascii="Arial" w:hAnsi="Arial" w:cs="Arial"/>
          <w:sz w:val="24"/>
          <w:szCs w:val="24"/>
        </w:rPr>
        <w:t xml:space="preserve">que são mais adaptáveis tem maiores chances de ter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5E3D62">
        <w:rPr>
          <w:rFonts w:ascii="Arial" w:hAnsi="Arial" w:cs="Arial"/>
          <w:sz w:val="24"/>
          <w:szCs w:val="24"/>
        </w:rPr>
        <w:t>tem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Pr>
          <w:rFonts w:ascii="Arial" w:hAnsi="Arial" w:cs="Arial"/>
          <w:i/>
          <w:iCs/>
          <w:sz w:val="24"/>
          <w:szCs w:val="24"/>
        </w:rPr>
        <w:t xml:space="preserve">habilidades </w:t>
      </w:r>
      <w:r w:rsidR="00455A41">
        <w:rPr>
          <w:rFonts w:ascii="Arial" w:hAnsi="Arial" w:cs="Arial"/>
          <w:sz w:val="24"/>
          <w:szCs w:val="24"/>
        </w:rPr>
        <w:t>com</w:t>
      </w:r>
      <w:r w:rsidR="00D7635C">
        <w:rPr>
          <w:rFonts w:ascii="Arial" w:hAnsi="Arial" w:cs="Arial"/>
          <w:sz w:val="24"/>
          <w:szCs w:val="24"/>
        </w:rPr>
        <w:t xml:space="preserve"> </w:t>
      </w:r>
      <w:r w:rsidR="00455A41">
        <w:rPr>
          <w:rFonts w:ascii="Arial" w:hAnsi="Arial" w:cs="Arial"/>
          <w:sz w:val="24"/>
          <w:szCs w:val="24"/>
        </w:rPr>
        <w:t>as necessidades do trabalho e consequentemente</w:t>
      </w:r>
      <w:r w:rsidR="005E3D62">
        <w:rPr>
          <w:rFonts w:ascii="Arial" w:hAnsi="Arial" w:cs="Arial"/>
          <w:sz w:val="24"/>
          <w:szCs w:val="24"/>
        </w:rPr>
        <w:t xml:space="preserve"> avaliarem seu desempenho melhor, promovendo assim sua satisfação</w:t>
      </w:r>
      <w:r w:rsidR="005E3D62" w:rsidRPr="005E3D62">
        <w:rPr>
          <w:rFonts w:ascii="Arial" w:hAnsi="Arial" w:cs="Arial"/>
          <w:sz w:val="24"/>
          <w:szCs w:val="24"/>
        </w:rPr>
        <w:t xml:space="preserve">. </w:t>
      </w:r>
    </w:p>
    <w:p w14:paraId="6B131A2B" w14:textId="01C70DAB"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D41C27"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D41C27" w:rsidRPr="00637339">
        <w:rPr>
          <w:rFonts w:ascii="Arial" w:hAnsi="Arial" w:cs="Arial"/>
          <w:sz w:val="24"/>
          <w:szCs w:val="24"/>
        </w:rPr>
        <w:fldChar w:fldCharType="separate"/>
      </w:r>
      <w:r w:rsidR="00D41C27" w:rsidRPr="00637339">
        <w:rPr>
          <w:rFonts w:ascii="Arial" w:hAnsi="Arial" w:cs="Arial"/>
          <w:noProof/>
          <w:sz w:val="24"/>
          <w:szCs w:val="24"/>
        </w:rPr>
        <w:t>Ribeiro (2015)</w:t>
      </w:r>
      <w:r w:rsidR="00D41C27"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que </w:t>
      </w:r>
      <w:r w:rsidR="00DE4298">
        <w:rPr>
          <w:rFonts w:ascii="Arial" w:hAnsi="Arial" w:cs="Arial"/>
          <w:sz w:val="24"/>
          <w:szCs w:val="24"/>
        </w:rPr>
        <w:t xml:space="preserve">onde </w:t>
      </w:r>
      <w:r w:rsidR="00885FDF">
        <w:rPr>
          <w:rFonts w:ascii="Arial" w:hAnsi="Arial" w:cs="Arial"/>
          <w:sz w:val="24"/>
          <w:szCs w:val="24"/>
        </w:rPr>
        <w:t>sintetizou</w:t>
      </w:r>
      <w:r w:rsidR="00DE4298">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estresse </w:t>
      </w:r>
      <w:r w:rsidR="00D41C27">
        <w:rPr>
          <w:rFonts w:ascii="Arial" w:hAnsi="Arial" w:cs="Arial"/>
          <w:sz w:val="24"/>
          <w:szCs w:val="24"/>
        </w:rPr>
        <w:t xml:space="preserve">está relacionada </w:t>
      </w:r>
      <w:r w:rsidR="00D41C27" w:rsidRPr="00637339">
        <w:rPr>
          <w:rFonts w:ascii="Arial" w:hAnsi="Arial" w:cs="Arial"/>
          <w:sz w:val="24"/>
          <w:szCs w:val="24"/>
        </w:rPr>
        <w:t>negativamente a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DE4298">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6361A7">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r w:rsidR="00D41C27">
        <w:rPr>
          <w:rFonts w:ascii="Arial" w:hAnsi="Arial" w:cs="Arial"/>
          <w:sz w:val="24"/>
          <w:szCs w:val="24"/>
        </w:rPr>
        <w:t xml:space="preserve"> </w:t>
      </w:r>
    </w:p>
    <w:p w14:paraId="4401BF04" w14:textId="29F581C9" w:rsidR="00CD3D0C" w:rsidRPr="00CD3D0C" w:rsidRDefault="00627CD3"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sidRPr="006A3EDF">
        <w:rPr>
          <w:rFonts w:ascii="Arial" w:hAnsi="Arial" w:cs="Arial"/>
          <w:sz w:val="24"/>
          <w:szCs w:val="24"/>
        </w:rPr>
        <w:t xml:space="preserve"> </w:t>
      </w:r>
      <w:r w:rsidR="00196EC5">
        <w:rPr>
          <w:rFonts w:ascii="Arial" w:hAnsi="Arial" w:cs="Arial"/>
          <w:sz w:val="24"/>
          <w:szCs w:val="24"/>
        </w:rPr>
        <w:t>comentam</w:t>
      </w:r>
      <w:r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000E7A0F"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000E7A0F" w:rsidRPr="006A3EDF">
        <w:rPr>
          <w:rFonts w:ascii="Arial" w:hAnsi="Arial" w:cs="Arial"/>
          <w:sz w:val="24"/>
          <w:szCs w:val="24"/>
        </w:rPr>
        <w:fldChar w:fldCharType="separate"/>
      </w:r>
      <w:r w:rsidR="000E7A0F" w:rsidRPr="006A3EDF">
        <w:rPr>
          <w:rFonts w:ascii="Arial" w:hAnsi="Arial" w:cs="Arial"/>
          <w:noProof/>
          <w:sz w:val="24"/>
          <w:szCs w:val="24"/>
        </w:rPr>
        <w:t>(DYBÅ, 2000)</w:t>
      </w:r>
      <w:r w:rsidR="000E7A0F" w:rsidRPr="006A3EDF">
        <w:rPr>
          <w:rFonts w:ascii="Arial" w:hAnsi="Arial" w:cs="Arial"/>
          <w:sz w:val="24"/>
          <w:szCs w:val="24"/>
        </w:rPr>
        <w:fldChar w:fldCharType="end"/>
      </w:r>
      <w:r w:rsidR="000E7A0F" w:rsidRPr="006A3EDF">
        <w:rPr>
          <w:rFonts w:ascii="Arial" w:hAnsi="Arial" w:cs="Arial"/>
          <w:sz w:val="24"/>
          <w:szCs w:val="24"/>
        </w:rPr>
        <w:t xml:space="preserve">. </w:t>
      </w:r>
      <w:r>
        <w:rPr>
          <w:rFonts w:ascii="Arial" w:hAnsi="Arial" w:cs="Arial"/>
          <w:sz w:val="24"/>
          <w:szCs w:val="24"/>
        </w:rPr>
        <w:t xml:space="preserve">Uma das dimensões da adaptabilidade individual </w:t>
      </w:r>
      <w:r w:rsidR="00C22CCC">
        <w:rPr>
          <w:rFonts w:ascii="Arial" w:hAnsi="Arial" w:cs="Arial"/>
          <w:sz w:val="24"/>
          <w:szCs w:val="24"/>
        </w:rPr>
        <w:t>mensura</w:t>
      </w:r>
      <w:r>
        <w:rPr>
          <w:rFonts w:ascii="Arial" w:hAnsi="Arial" w:cs="Arial"/>
          <w:sz w:val="24"/>
          <w:szCs w:val="24"/>
        </w:rPr>
        <w:t xml:space="preserve"> justamente a percepção do indivíduo quanto a como ele lida com situações inesperadas.</w:t>
      </w:r>
      <w:r w:rsidR="004C0280">
        <w:rPr>
          <w:rFonts w:ascii="Arial" w:hAnsi="Arial" w:cs="Arial"/>
          <w:sz w:val="24"/>
          <w:szCs w:val="24"/>
        </w:rPr>
        <w:t xml:space="preserve"> </w:t>
      </w:r>
      <w:r w:rsidR="000E7A0F">
        <w:rPr>
          <w:rFonts w:ascii="Arial" w:hAnsi="Arial" w:cs="Arial"/>
          <w:sz w:val="24"/>
          <w:szCs w:val="24"/>
        </w:rPr>
        <w:t>Dessa forma é possível supor que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boa em relação a seu comportamento em situações inesperadas e de crise, ele pode </w:t>
      </w:r>
      <w:r w:rsidR="00444740">
        <w:rPr>
          <w:rFonts w:ascii="Arial" w:hAnsi="Arial" w:cs="Arial"/>
          <w:sz w:val="24"/>
          <w:szCs w:val="24"/>
        </w:rPr>
        <w:t>reagir melhor</w:t>
      </w:r>
      <w:r w:rsidR="004C0280">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 </w:t>
      </w:r>
      <w:r w:rsidR="00C22CCC">
        <w:rPr>
          <w:rFonts w:ascii="Arial" w:hAnsi="Arial" w:cs="Arial"/>
          <w:sz w:val="24"/>
          <w:szCs w:val="24"/>
        </w:rPr>
        <w:t>com isso</w:t>
      </w:r>
      <w:r w:rsidR="004052F8">
        <w:rPr>
          <w:rFonts w:ascii="Arial" w:hAnsi="Arial" w:cs="Arial"/>
          <w:sz w:val="24"/>
          <w:szCs w:val="24"/>
        </w:rPr>
        <w:t xml:space="preserve"> ficar </w:t>
      </w:r>
      <w:r w:rsidR="007B756D">
        <w:rPr>
          <w:rFonts w:ascii="Arial" w:hAnsi="Arial" w:cs="Arial"/>
          <w:sz w:val="24"/>
          <w:szCs w:val="24"/>
        </w:rPr>
        <w:t>menos in</w:t>
      </w:r>
      <w:r w:rsidR="004C0280">
        <w:rPr>
          <w:rFonts w:ascii="Arial" w:hAnsi="Arial" w:cs="Arial"/>
          <w:sz w:val="24"/>
          <w:szCs w:val="24"/>
        </w:rPr>
        <w:t>satisf</w:t>
      </w:r>
      <w:r w:rsidR="004052F8">
        <w:rPr>
          <w:rFonts w:ascii="Arial" w:hAnsi="Arial" w:cs="Arial"/>
          <w:sz w:val="24"/>
          <w:szCs w:val="24"/>
        </w:rPr>
        <w:t xml:space="preserve">eito </w:t>
      </w:r>
      <w:r w:rsidR="004C0280">
        <w:rPr>
          <w:rFonts w:ascii="Arial" w:hAnsi="Arial" w:cs="Arial"/>
          <w:sz w:val="24"/>
          <w:szCs w:val="24"/>
        </w:rPr>
        <w:t xml:space="preserve">com o trabalho. </w:t>
      </w:r>
    </w:p>
    <w:p w14:paraId="630510A9" w14:textId="0054368E"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0271D1">
        <w:rPr>
          <w:rFonts w:ascii="Arial" w:hAnsi="Arial" w:cs="Arial"/>
          <w:sz w:val="24"/>
          <w:szCs w:val="24"/>
        </w:rPr>
        <w:t xml:space="preserve"> </w:t>
      </w:r>
      <w:r w:rsidR="000271D1">
        <w:rPr>
          <w:rFonts w:ascii="Arial" w:hAnsi="Arial" w:cs="Arial"/>
          <w:sz w:val="24"/>
          <w:szCs w:val="24"/>
        </w:rPr>
        <w:fldChar w:fldCharType="begin" w:fldLock="1"/>
      </w:r>
      <w:r w:rsidR="004C09D6">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N.","non-dropping-particle":"","parse-names":false,"suffix":""},{"dropping-particle":"","family":"A","given":"","non-dropping-particle":"","parse-names":false,"suffix":""}],"container-title":"IOSR Journal of Economics and Finance","id":"ITEM-1","issue":"1","issued":{"date-parts":[["2016"]]},"page":"56","title":"Measuring the Relationship between Adaptive Performance and Job Satisfaction","type":"article-journal","volume":"3"},"uris":["http://www.mendeley.com/documents/?uuid=fc3e889b-9eae-4d62-a04d-11ce815c35a4"]}],"mendeley":{"formattedCitation":"(CALARCO;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0271D1">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0271D1" w:rsidRPr="000515BE">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0271D1">
        <w:rPr>
          <w:rFonts w:ascii="Arial" w:hAnsi="Arial" w:cs="Arial"/>
          <w:sz w:val="24"/>
          <w:szCs w:val="24"/>
        </w:rPr>
        <w:fldChar w:fldCharType="end"/>
      </w:r>
      <w:r w:rsidR="000271D1">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2E22C4">
        <w:rPr>
          <w:rFonts w:ascii="Arial" w:hAnsi="Arial" w:cs="Arial"/>
          <w:sz w:val="24"/>
          <w:szCs w:val="24"/>
        </w:rPr>
        <w:t xml:space="preserve"> </w:t>
      </w:r>
      <w:r w:rsidR="000271D1"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000271D1"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0271D1"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0271D1" w:rsidRPr="006A3EDF">
        <w:rPr>
          <w:rFonts w:ascii="Arial" w:hAnsi="Arial" w:cs="Arial"/>
          <w:color w:val="FF0000"/>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432ED93C" w14:textId="2128C40A" w:rsidR="0032678F" w:rsidRDefault="000271D1" w:rsidP="00455A41">
      <w:pPr>
        <w:spacing w:line="360" w:lineRule="auto"/>
        <w:ind w:firstLine="360"/>
        <w:rPr>
          <w:rFonts w:ascii="Arial" w:hAnsi="Arial" w:cs="Arial"/>
          <w:sz w:val="24"/>
          <w:szCs w:val="24"/>
        </w:rPr>
      </w:pPr>
      <w:r>
        <w:rPr>
          <w:rFonts w:ascii="Arial" w:hAnsi="Arial" w:cs="Arial"/>
          <w:sz w:val="24"/>
          <w:szCs w:val="24"/>
        </w:rPr>
        <w:lastRenderedPageBreak/>
        <w:t xml:space="preserv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pesquisa em que observaram que existem uma relação positiva entre a </w:t>
      </w:r>
      <w:r w:rsidR="00956A01">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p>
    <w:p w14:paraId="1B69D9CC" w14:textId="6A891988"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8B18591" w14:textId="64CA9A10" w:rsidR="00397A7E" w:rsidRPr="000515BE" w:rsidRDefault="00397A7E" w:rsidP="00B9245A">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684ACBAF" w14:textId="5C4581B4" w:rsidR="00397A7E" w:rsidRPr="00DD134C" w:rsidRDefault="00336809" w:rsidP="00455A41">
      <w:pPr>
        <w:spacing w:line="360" w:lineRule="auto"/>
        <w:ind w:firstLine="360"/>
        <w:rPr>
          <w:rFonts w:ascii="Arial" w:hAnsi="Arial" w:cs="Arial"/>
          <w:sz w:val="24"/>
          <w:szCs w:val="24"/>
        </w:rPr>
      </w:pPr>
      <w:r>
        <w:rPr>
          <w:rFonts w:ascii="Arial" w:hAnsi="Arial" w:cs="Arial"/>
          <w:sz w:val="24"/>
          <w:szCs w:val="24"/>
        </w:rPr>
        <w:tab/>
      </w:r>
      <w:bookmarkStart w:id="101" w:name="_Hlk51426126"/>
      <w:r w:rsidR="00397A7E" w:rsidRPr="006A3EDF">
        <w:rPr>
          <w:rFonts w:ascii="Arial" w:hAnsi="Arial" w:cs="Arial"/>
          <w:sz w:val="24"/>
          <w:szCs w:val="24"/>
        </w:rPr>
        <w:t xml:space="preserve">A partir </w:t>
      </w:r>
      <w:r w:rsidR="00397A7E">
        <w:rPr>
          <w:rFonts w:ascii="Arial" w:hAnsi="Arial" w:cs="Arial"/>
          <w:sz w:val="24"/>
          <w:szCs w:val="24"/>
        </w:rPr>
        <w:t>da</w:t>
      </w:r>
      <w:r w:rsidR="00397A7E" w:rsidRPr="006A3EDF">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DB5B5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DB5B5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DB5B56" w:rsidRPr="006A3EDF">
        <w:rPr>
          <w:rFonts w:ascii="Arial" w:hAnsi="Arial" w:cs="Arial"/>
          <w:sz w:val="24"/>
          <w:szCs w:val="24"/>
        </w:rPr>
        <w:fldChar w:fldCharType="end"/>
      </w:r>
      <w:r w:rsidR="00DB5B56" w:rsidRPr="006A3EDF">
        <w:rPr>
          <w:rFonts w:ascii="Arial" w:hAnsi="Arial" w:cs="Arial"/>
          <w:sz w:val="24"/>
          <w:szCs w:val="24"/>
        </w:rPr>
        <w:t>)</w:t>
      </w:r>
      <w:r w:rsidR="00DB5B56">
        <w:rPr>
          <w:rFonts w:ascii="Arial" w:hAnsi="Arial" w:cs="Arial"/>
          <w:sz w:val="24"/>
          <w:szCs w:val="24"/>
        </w:rPr>
        <w:t xml:space="preserve"> </w:t>
      </w:r>
      <w:r w:rsidR="00397A7E" w:rsidRPr="006A3EDF">
        <w:rPr>
          <w:rFonts w:ascii="Arial" w:hAnsi="Arial" w:cs="Arial"/>
          <w:sz w:val="24"/>
          <w:szCs w:val="24"/>
        </w:rPr>
        <w:t>:</w:t>
      </w:r>
    </w:p>
    <w:p w14:paraId="1874E61F" w14:textId="24A34086"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093131F0" w14:textId="57DAC269"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627CD3" w:rsidRPr="001B0307">
        <w:rPr>
          <w:rStyle w:val="tlid-translation"/>
          <w:rFonts w:ascii="Arial" w:hAnsi="Arial" w:cs="Arial"/>
          <w:i/>
          <w:iCs/>
          <w:sz w:val="24"/>
          <w:szCs w:val="24"/>
        </w:rPr>
        <w:t xml:space="preserve">a situações de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1C8F7E5F" w14:textId="2E2AF179"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situações inesperadas</w:t>
      </w:r>
      <w:r w:rsidR="00BA46FB">
        <w:rPr>
          <w:rStyle w:val="tlid-translation"/>
          <w:rFonts w:ascii="Arial" w:hAnsi="Arial" w:cs="Arial"/>
          <w:i/>
          <w:iCs/>
          <w:sz w:val="24"/>
          <w:szCs w:val="24"/>
        </w:rPr>
        <w:t xml:space="preserve"> e de crise</w:t>
      </w:r>
      <w:r w:rsidRPr="001B0307">
        <w:rPr>
          <w:rStyle w:val="tlid-translation"/>
          <w:rFonts w:ascii="Arial" w:hAnsi="Arial" w:cs="Arial"/>
          <w:i/>
          <w:iCs/>
          <w:sz w:val="24"/>
          <w:szCs w:val="24"/>
        </w:rPr>
        <w:t xml:space="preserve"> está relacionada positivamente com a com a percepção de satisfação com o trabalho dos indivíduos na Engenharia de Software. </w:t>
      </w:r>
    </w:p>
    <w:p w14:paraId="55055B79" w14:textId="44F9662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aprendizado está relacionada positivamente com a percepção de satisfação com o trabalho dos indivíduos na Engenharia de Software. </w:t>
      </w:r>
    </w:p>
    <w:p w14:paraId="2BE0A574" w14:textId="3DDE1A38"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101"/>
    <w:p w14:paraId="45A2CD6F" w14:textId="40C85214" w:rsidR="005A06BE" w:rsidRPr="006A3EDF" w:rsidRDefault="005A06BE" w:rsidP="005A06BE">
      <w:pPr>
        <w:spacing w:line="360" w:lineRule="auto"/>
        <w:ind w:firstLine="708"/>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w:t>
      </w:r>
      <w:proofErr w:type="spellStart"/>
      <w:r>
        <w:rPr>
          <w:rFonts w:ascii="Arial" w:hAnsi="Arial" w:cs="Arial"/>
          <w:sz w:val="24"/>
          <w:szCs w:val="24"/>
        </w:rPr>
        <w:t>burnout</w:t>
      </w:r>
      <w:proofErr w:type="spellEnd"/>
      <w:r>
        <w:rPr>
          <w:rFonts w:ascii="Arial" w:hAnsi="Arial" w:cs="Arial"/>
          <w:sz w:val="24"/>
          <w:szCs w:val="24"/>
        </w:rPr>
        <w:t>. Es</w:t>
      </w:r>
      <w:r w:rsidR="00FC1875">
        <w:rPr>
          <w:rFonts w:ascii="Arial" w:hAnsi="Arial" w:cs="Arial"/>
          <w:sz w:val="24"/>
          <w:szCs w:val="24"/>
        </w:rPr>
        <w:t>s</w:t>
      </w:r>
      <w:r>
        <w:rPr>
          <w:rFonts w:ascii="Arial" w:hAnsi="Arial" w:cs="Arial"/>
          <w:sz w:val="24"/>
          <w:szCs w:val="24"/>
        </w:rPr>
        <w:t>a relação será discutida a seguir.</w:t>
      </w:r>
    </w:p>
    <w:p w14:paraId="3366AC86" w14:textId="17C3D9C5"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A601AD">
        <w:rPr>
          <w:rStyle w:val="tlid-translation"/>
          <w:rFonts w:ascii="Arial" w:eastAsia="Calibri" w:hAnsi="Arial" w:cs="Arial"/>
          <w:sz w:val="24"/>
          <w:szCs w:val="24"/>
        </w:rPr>
        <w:t xml:space="preserve"> </w:t>
      </w:r>
      <w:r w:rsidR="00A601AD">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A601AD">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A601AD">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o </w:t>
      </w:r>
      <w:proofErr w:type="spellStart"/>
      <w:r w:rsidRPr="006A3EDF">
        <w:rPr>
          <w:rStyle w:val="tlid-translation"/>
          <w:rFonts w:ascii="Arial" w:eastAsia="Calibri" w:hAnsi="Arial" w:cs="Arial"/>
          <w:sz w:val="24"/>
          <w:szCs w:val="24"/>
        </w:rPr>
        <w:t>burnout</w:t>
      </w:r>
      <w:proofErr w:type="spellEnd"/>
      <w:r w:rsidR="009F20EE">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reflete uma incompatibilidade do design do trabalho com as preferências dos padrões de trabalho dos indivíduos,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F2102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F2102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w:t>
      </w:r>
      <w:r w:rsidR="00F21026" w:rsidRPr="00A601AD">
        <w:rPr>
          <w:rStyle w:val="tlid-translation"/>
          <w:rFonts w:ascii="Arial" w:eastAsia="Calibri" w:hAnsi="Arial" w:cs="Arial"/>
          <w:noProof/>
          <w:sz w:val="24"/>
          <w:szCs w:val="24"/>
        </w:rPr>
        <w:lastRenderedPageBreak/>
        <w:t xml:space="preserve">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F2102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w:t>
      </w:r>
      <w:proofErr w:type="spellStart"/>
      <w:r w:rsidRPr="006A3EDF">
        <w:rPr>
          <w:rStyle w:val="tlid-translation"/>
          <w:rFonts w:ascii="Arial" w:eastAsia="Calibri" w:hAnsi="Arial" w:cs="Arial"/>
          <w:sz w:val="24"/>
          <w:szCs w:val="24"/>
        </w:rPr>
        <w:t>burnout</w:t>
      </w:r>
      <w:proofErr w:type="spellEnd"/>
      <w:r w:rsidRPr="006A3EDF">
        <w:rPr>
          <w:rStyle w:val="tlid-translation"/>
          <w:rFonts w:ascii="Arial" w:eastAsia="Calibri" w:hAnsi="Arial" w:cs="Arial"/>
          <w:sz w:val="24"/>
          <w:szCs w:val="24"/>
        </w:rPr>
        <w:t xml:space="preserve"> do trabalho. A primeira é ajustar o design de trabalho para os indivíduos. Já a segunda consiste em desenvolver alternativas para que os membros da equipe possam tolerar as incompatibilidades do design do trabalho. Ou seja, fazer com que os membros da equipe se adaptem ao design do trabalho. </w:t>
      </w:r>
    </w:p>
    <w:p w14:paraId="0B8720E1" w14:textId="0742C60F"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de que não têm habilidades para realizar adequada seu trabalho. </w:t>
      </w:r>
      <w:r w:rsidR="00505A4A">
        <w:rPr>
          <w:rStyle w:val="tlid-translation"/>
          <w:rFonts w:ascii="Arial" w:eastAsia="Calibri" w:hAnsi="Arial" w:cs="Arial"/>
          <w:sz w:val="24"/>
          <w:szCs w:val="24"/>
        </w:rPr>
        <w:t xml:space="preserve">Como comentado anteriormente indivíduos </w:t>
      </w:r>
      <w:r w:rsidR="00FC1875">
        <w:rPr>
          <w:rStyle w:val="tlid-translation"/>
          <w:rFonts w:ascii="Arial" w:eastAsia="Calibri" w:hAnsi="Arial" w:cs="Arial"/>
          <w:sz w:val="24"/>
          <w:szCs w:val="24"/>
        </w:rPr>
        <w:t>mais adaptáveis</w:t>
      </w:r>
      <w:r w:rsidR="00505A4A">
        <w:rPr>
          <w:rStyle w:val="tlid-translation"/>
          <w:rFonts w:ascii="Arial" w:eastAsia="Calibri" w:hAnsi="Arial" w:cs="Arial"/>
          <w:sz w:val="24"/>
          <w:szCs w:val="24"/>
        </w:rPr>
        <w:t xml:space="preserve"> </w:t>
      </w:r>
      <w:r w:rsidR="00031E07">
        <w:rPr>
          <w:rStyle w:val="tlid-translation"/>
          <w:rFonts w:ascii="Arial" w:eastAsia="Calibri" w:hAnsi="Arial" w:cs="Arial"/>
          <w:sz w:val="24"/>
          <w:szCs w:val="24"/>
        </w:rPr>
        <w:t>buscam se adequar as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0245C4"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0245C4"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0245C4" w:rsidRPr="006A3EDF">
        <w:rPr>
          <w:rStyle w:val="tlid-translation"/>
          <w:rFonts w:ascii="Arial" w:eastAsia="Calibri" w:hAnsi="Arial" w:cs="Arial"/>
          <w:sz w:val="24"/>
          <w:szCs w:val="24"/>
        </w:rPr>
        <w:fldChar w:fldCharType="end"/>
      </w:r>
      <w:r w:rsidR="000245C4" w:rsidRPr="006A3EDF">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que é requerido pelo trabalho têm um maior índice de </w:t>
      </w:r>
      <w:proofErr w:type="spellStart"/>
      <w:r w:rsidR="00D41515">
        <w:rPr>
          <w:rStyle w:val="tlid-translation"/>
          <w:rFonts w:ascii="Arial" w:eastAsia="Calibri" w:hAnsi="Arial" w:cs="Arial"/>
          <w:sz w:val="24"/>
          <w:szCs w:val="24"/>
        </w:rPr>
        <w:t>burnout</w:t>
      </w:r>
      <w:proofErr w:type="spellEnd"/>
      <w:r w:rsidR="00D41515">
        <w:rPr>
          <w:rStyle w:val="tlid-translation"/>
          <w:rFonts w:ascii="Arial" w:eastAsia="Calibri" w:hAnsi="Arial" w:cs="Arial"/>
          <w:sz w:val="24"/>
          <w:szCs w:val="24"/>
        </w:rPr>
        <w:t xml:space="preserve">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53693">
        <w:rPr>
          <w:rStyle w:val="tlid-translation"/>
          <w:rFonts w:ascii="Arial" w:eastAsia="Calibri" w:hAnsi="Arial" w:cs="Arial"/>
          <w:sz w:val="24"/>
          <w:szCs w:val="24"/>
        </w:rPr>
        <w:t xml:space="preserve">indivíduos que tem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3B5C81">
        <w:rPr>
          <w:rStyle w:val="tlid-translation"/>
          <w:rFonts w:ascii="Arial" w:eastAsia="Calibri" w:hAnsi="Arial" w:cs="Arial"/>
          <w:sz w:val="24"/>
          <w:szCs w:val="24"/>
        </w:rPr>
        <w:t xml:space="preserve"> tem maiores níveis de eficácia</w:t>
      </w:r>
      <w:r w:rsidR="008F57E1">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e consequentemente um</w:t>
      </w:r>
      <w:r w:rsidR="008F57E1">
        <w:rPr>
          <w:rStyle w:val="tlid-translation"/>
          <w:rFonts w:ascii="Arial" w:eastAsia="Calibri" w:hAnsi="Arial" w:cs="Arial"/>
          <w:sz w:val="24"/>
          <w:szCs w:val="24"/>
        </w:rPr>
        <w:t xml:space="preserve">a menor percepção de </w:t>
      </w:r>
      <w:proofErr w:type="spellStart"/>
      <w:r w:rsidR="008F57E1">
        <w:rPr>
          <w:rStyle w:val="tlid-translation"/>
          <w:rFonts w:ascii="Arial" w:eastAsia="Calibri" w:hAnsi="Arial" w:cs="Arial"/>
          <w:sz w:val="24"/>
          <w:szCs w:val="24"/>
        </w:rPr>
        <w:t>burnout</w:t>
      </w:r>
      <w:proofErr w:type="spellEnd"/>
      <w:r w:rsidR="008F57E1">
        <w:rPr>
          <w:rStyle w:val="tlid-translation"/>
          <w:rFonts w:ascii="Arial" w:eastAsia="Calibri" w:hAnsi="Arial" w:cs="Arial"/>
          <w:sz w:val="24"/>
          <w:szCs w:val="24"/>
        </w:rPr>
        <w:t>.</w:t>
      </w:r>
    </w:p>
    <w:p w14:paraId="43FC320F" w14:textId="7C264D8D"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251DD5" w:rsidRPr="006A3EDF">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w:t>
      </w:r>
      <w:proofErr w:type="spellStart"/>
      <w:r w:rsidR="00251DD5" w:rsidRPr="006A3EDF">
        <w:rPr>
          <w:rFonts w:ascii="Arial" w:hAnsi="Arial" w:cs="Arial"/>
          <w:sz w:val="24"/>
          <w:szCs w:val="24"/>
        </w:rPr>
        <w:t>burnout</w:t>
      </w:r>
      <w:proofErr w:type="spellEnd"/>
      <w:r w:rsidR="00251DD5" w:rsidRPr="006A3EDF">
        <w:rPr>
          <w:rFonts w:ascii="Arial" w:hAnsi="Arial" w:cs="Arial"/>
          <w:sz w:val="24"/>
          <w:szCs w:val="24"/>
        </w:rPr>
        <w:t xml:space="preserve">, ou seja, quanto mais estressado, maior é a chance de se desenvolver </w:t>
      </w:r>
      <w:proofErr w:type="spellStart"/>
      <w:r w:rsidR="00251DD5" w:rsidRPr="006A3EDF">
        <w:rPr>
          <w:rFonts w:ascii="Arial" w:hAnsi="Arial" w:cs="Arial"/>
          <w:sz w:val="24"/>
          <w:szCs w:val="24"/>
        </w:rPr>
        <w:t>burnout</w:t>
      </w:r>
      <w:proofErr w:type="spellEnd"/>
      <w:r w:rsidR="00251DD5" w:rsidRPr="006A3EDF">
        <w:rPr>
          <w:rFonts w:ascii="Arial" w:hAnsi="Arial" w:cs="Arial"/>
          <w:sz w:val="24"/>
          <w:szCs w:val="24"/>
        </w:rPr>
        <w:t xml:space="preserve"> </w:t>
      </w:r>
      <w:r w:rsidR="00251DD5"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51DD5"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51DD5"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251DD5">
        <w:rPr>
          <w:rFonts w:ascii="Arial" w:hAnsi="Arial" w:cs="Arial"/>
          <w:sz w:val="24"/>
          <w:szCs w:val="24"/>
        </w:rPr>
        <w:t xml:space="preserve"> </w:t>
      </w:r>
      <w:r w:rsidR="00EE2EF6">
        <w:rPr>
          <w:rFonts w:ascii="Arial" w:hAnsi="Arial" w:cs="Arial"/>
          <w:sz w:val="24"/>
          <w:szCs w:val="24"/>
        </w:rPr>
        <w:t>de o</w:t>
      </w:r>
      <w:r w:rsidR="00251DD5">
        <w:rPr>
          <w:rFonts w:ascii="Arial" w:hAnsi="Arial" w:cs="Arial"/>
          <w:sz w:val="24"/>
          <w:szCs w:val="24"/>
        </w:rPr>
        <w:t xml:space="preserve"> </w:t>
      </w:r>
      <w:r w:rsidR="0022007F">
        <w:rPr>
          <w:rFonts w:ascii="Arial" w:hAnsi="Arial" w:cs="Arial"/>
          <w:sz w:val="24"/>
          <w:szCs w:val="24"/>
        </w:rPr>
        <w:t>indivíduo</w:t>
      </w:r>
      <w:r w:rsidR="00251DD5">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w:t>
      </w:r>
      <w:proofErr w:type="spellStart"/>
      <w:r w:rsidR="00D12306">
        <w:rPr>
          <w:rFonts w:ascii="Arial" w:hAnsi="Arial" w:cs="Arial"/>
          <w:sz w:val="24"/>
          <w:szCs w:val="24"/>
        </w:rPr>
        <w:t>burnout</w:t>
      </w:r>
      <w:proofErr w:type="spellEnd"/>
      <w:r w:rsidR="00AE6C94">
        <w:rPr>
          <w:rFonts w:ascii="Arial" w:hAnsi="Arial" w:cs="Arial"/>
          <w:sz w:val="24"/>
          <w:szCs w:val="24"/>
        </w:rPr>
        <w:t>, pois</w:t>
      </w:r>
      <w:r w:rsidR="00E02E35">
        <w:rPr>
          <w:rFonts w:ascii="Arial" w:hAnsi="Arial" w:cs="Arial"/>
          <w:sz w:val="24"/>
          <w:szCs w:val="24"/>
        </w:rPr>
        <w:t xml:space="preserve"> ele ficaria menos estressado nessas situações</w:t>
      </w:r>
      <w:r w:rsidR="00D12306">
        <w:rPr>
          <w:rFonts w:ascii="Arial" w:hAnsi="Arial" w:cs="Arial"/>
          <w:sz w:val="24"/>
          <w:szCs w:val="24"/>
        </w:rPr>
        <w:t>.</w:t>
      </w:r>
    </w:p>
    <w:p w14:paraId="01289E21" w14:textId="3A33A142"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Pr>
          <w:rStyle w:val="tlid-translation"/>
          <w:rFonts w:ascii="Arial" w:eastAsia="Calibri" w:hAnsi="Arial" w:cs="Arial"/>
          <w:sz w:val="24"/>
          <w:szCs w:val="24"/>
        </w:rPr>
        <w:t xml:space="preserve">a adaptação e o </w:t>
      </w:r>
      <w:proofErr w:type="spellStart"/>
      <w:r>
        <w:rPr>
          <w:rStyle w:val="tlid-translation"/>
          <w:rFonts w:ascii="Arial" w:eastAsia="Calibri" w:hAnsi="Arial" w:cs="Arial"/>
          <w:sz w:val="24"/>
          <w:szCs w:val="24"/>
        </w:rPr>
        <w:t>burnout</w:t>
      </w:r>
      <w:proofErr w:type="spellEnd"/>
      <w:r w:rsidR="005D21E8" w:rsidRPr="006A3EDF">
        <w:rPr>
          <w:rStyle w:val="tlid-translation"/>
          <w:rFonts w:ascii="Arial" w:eastAsia="Calibri" w:hAnsi="Arial" w:cs="Arial"/>
          <w:sz w:val="24"/>
          <w:szCs w:val="24"/>
        </w:rPr>
        <w:t xml:space="preserve">. Por exemplo, </w:t>
      </w:r>
      <w:r w:rsidR="005D21E8"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et al., 2006)","manualFormatting":"Browning et al. (2006)","plainTextFormattedCitation":"(BROWNING et al., 2006)","previouslyFormattedCitation":"(BROWNING et al., 2006)"},"properties":{"noteIndex":0},"schema":"https://github.com/citation-style-language/schema/raw/master/csl-citation.json"}</w:instrText>
      </w:r>
      <w:r w:rsidR="005D21E8"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5D21E8"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w:t>
      </w:r>
      <w:proofErr w:type="spellStart"/>
      <w:r w:rsidR="005D21E8" w:rsidRPr="006A3EDF">
        <w:rPr>
          <w:rStyle w:val="tlid-translation"/>
          <w:rFonts w:ascii="Arial" w:eastAsia="Calibri" w:hAnsi="Arial" w:cs="Arial"/>
          <w:sz w:val="24"/>
          <w:szCs w:val="24"/>
        </w:rPr>
        <w:t>burnout</w:t>
      </w:r>
      <w:proofErr w:type="spellEnd"/>
      <w:r w:rsidR="005D21E8" w:rsidRPr="006A3EDF">
        <w:rPr>
          <w:rStyle w:val="tlid-translation"/>
          <w:rFonts w:ascii="Arial" w:eastAsia="Calibri" w:hAnsi="Arial" w:cs="Arial"/>
          <w:sz w:val="24"/>
          <w:szCs w:val="24"/>
        </w:rPr>
        <w:t xml:space="preserve"> na enfermagem. Além disso, </w:t>
      </w:r>
      <w:r w:rsidR="005D21E8"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5D21E8"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5D21E8"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w:t>
      </w:r>
      <w:proofErr w:type="spellStart"/>
      <w:r w:rsidR="005D21E8" w:rsidRPr="006A3EDF">
        <w:rPr>
          <w:rStyle w:val="tlid-translation"/>
          <w:rFonts w:ascii="Arial" w:eastAsia="Calibri" w:hAnsi="Arial" w:cs="Arial"/>
          <w:sz w:val="24"/>
          <w:szCs w:val="24"/>
        </w:rPr>
        <w:t>burnout</w:t>
      </w:r>
      <w:proofErr w:type="spellEnd"/>
      <w:r w:rsidR="005D21E8" w:rsidRPr="006A3EDF">
        <w:rPr>
          <w:rStyle w:val="tlid-translation"/>
          <w:rFonts w:ascii="Arial" w:eastAsia="Calibri" w:hAnsi="Arial" w:cs="Arial"/>
          <w:sz w:val="24"/>
          <w:szCs w:val="24"/>
        </w:rPr>
        <w:t xml:space="preserve"> do trabalho em profissionais da saúde. Já </w:t>
      </w:r>
      <w:r w:rsidR="005D21E8"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5D21E8"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5D21E8"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conseguem se adaptar ao trabalho tem menores níveis de </w:t>
      </w:r>
      <w:proofErr w:type="spellStart"/>
      <w:r w:rsidR="005D21E8" w:rsidRPr="006A3EDF">
        <w:rPr>
          <w:rStyle w:val="tlid-translation"/>
          <w:rFonts w:ascii="Arial" w:eastAsia="Calibri" w:hAnsi="Arial" w:cs="Arial"/>
          <w:sz w:val="24"/>
          <w:szCs w:val="24"/>
        </w:rPr>
        <w:t>burnout</w:t>
      </w:r>
      <w:proofErr w:type="spellEnd"/>
      <w:r w:rsidR="005D21E8" w:rsidRPr="006A3EDF">
        <w:rPr>
          <w:rStyle w:val="tlid-translation"/>
          <w:rFonts w:ascii="Arial" w:eastAsia="Calibri" w:hAnsi="Arial" w:cs="Arial"/>
          <w:sz w:val="24"/>
          <w:szCs w:val="24"/>
        </w:rPr>
        <w:t xml:space="preserve">. </w:t>
      </w:r>
    </w:p>
    <w:p w14:paraId="7699B102" w14:textId="4A9F7ADE" w:rsidR="005D21E8" w:rsidRPr="005D21E8" w:rsidRDefault="005D21E8" w:rsidP="005D21E8">
      <w:pPr>
        <w:spacing w:line="360" w:lineRule="auto"/>
        <w:ind w:firstLine="426"/>
        <w:rPr>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 de diversas organizações que o </w:t>
      </w:r>
      <w:proofErr w:type="spellStart"/>
      <w:r>
        <w:rPr>
          <w:rStyle w:val="tlid-translation"/>
          <w:rFonts w:ascii="Arial" w:eastAsia="Calibri" w:hAnsi="Arial" w:cs="Arial"/>
          <w:sz w:val="24"/>
          <w:szCs w:val="24"/>
        </w:rPr>
        <w:t>burnout</w:t>
      </w:r>
      <w:proofErr w:type="spellEnd"/>
      <w:r>
        <w:rPr>
          <w:rStyle w:val="tlid-translation"/>
          <w:rFonts w:ascii="Arial" w:eastAsia="Calibri" w:hAnsi="Arial" w:cs="Arial"/>
          <w:sz w:val="24"/>
          <w:szCs w:val="24"/>
        </w:rPr>
        <w:t xml:space="preserve">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21C5C18" w14:textId="311FC142"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6D0069">
        <w:rPr>
          <w:rStyle w:val="tlid-translation"/>
          <w:rFonts w:ascii="Arial" w:eastAsia="Calibri" w:hAnsi="Arial" w:cs="Arial"/>
          <w:sz w:val="24"/>
          <w:szCs w:val="24"/>
        </w:rPr>
        <w:t xml:space="preserve"> a Hipótese H2 foi desenvolvida buscando relacionar negativamente a percepção do </w:t>
      </w:r>
      <w:proofErr w:type="spellStart"/>
      <w:r w:rsidR="006D0069">
        <w:rPr>
          <w:rStyle w:val="tlid-translation"/>
          <w:rFonts w:ascii="Arial" w:eastAsia="Calibri" w:hAnsi="Arial" w:cs="Arial"/>
          <w:sz w:val="24"/>
          <w:szCs w:val="24"/>
        </w:rPr>
        <w:t>burnout</w:t>
      </w:r>
      <w:proofErr w:type="spellEnd"/>
      <w:r w:rsidR="006D0069">
        <w:rPr>
          <w:rStyle w:val="tlid-translation"/>
          <w:rFonts w:ascii="Arial" w:eastAsia="Calibri" w:hAnsi="Arial" w:cs="Arial"/>
          <w:sz w:val="24"/>
          <w:szCs w:val="24"/>
        </w:rPr>
        <w:t xml:space="preserve">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023E21"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023E21"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023E21"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739D1CA2" w14:textId="658DEA88" w:rsidR="008E572E" w:rsidRPr="00D1780C" w:rsidRDefault="008E572E" w:rsidP="008E572E">
      <w:pPr>
        <w:spacing w:line="360" w:lineRule="auto"/>
        <w:rPr>
          <w:rFonts w:ascii="Arial" w:hAnsi="Arial" w:cs="Arial"/>
          <w:b/>
          <w:bCs/>
          <w:i/>
          <w:iCs/>
          <w:sz w:val="24"/>
          <w:szCs w:val="24"/>
        </w:rPr>
      </w:pPr>
      <w:bookmarkStart w:id="102"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w:t>
      </w:r>
      <w:proofErr w:type="spellStart"/>
      <w:r w:rsidRPr="00D1780C">
        <w:rPr>
          <w:rFonts w:ascii="Arial" w:hAnsi="Arial" w:cs="Arial"/>
          <w:b/>
          <w:bCs/>
          <w:i/>
          <w:iCs/>
          <w:sz w:val="24"/>
          <w:szCs w:val="24"/>
        </w:rPr>
        <w:t>burnout</w:t>
      </w:r>
      <w:proofErr w:type="spellEnd"/>
      <w:r w:rsidRPr="00D1780C">
        <w:rPr>
          <w:rFonts w:ascii="Arial" w:hAnsi="Arial" w:cs="Arial"/>
          <w:b/>
          <w:bCs/>
          <w:i/>
          <w:iCs/>
          <w:sz w:val="24"/>
          <w:szCs w:val="24"/>
        </w:rPr>
        <w:t xml:space="preserve"> dos indivíduos na Engenharia de Software. </w:t>
      </w:r>
    </w:p>
    <w:p w14:paraId="6E6D5685" w14:textId="63740991"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56B63F25" w14:textId="20B796A2"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e lidar com situações</w:t>
      </w:r>
      <w:r w:rsidRPr="001B0307">
        <w:rPr>
          <w:rStyle w:val="tlid-translation"/>
          <w:rFonts w:ascii="Arial" w:hAnsi="Arial" w:cs="Arial"/>
          <w:i/>
          <w:iCs/>
          <w:sz w:val="24"/>
          <w:szCs w:val="24"/>
        </w:rPr>
        <w:t xml:space="preserve"> estresse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2756E515" w14:textId="412972B4"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lidar com</w:t>
      </w:r>
      <w:r w:rsidRPr="001B0307">
        <w:rPr>
          <w:rStyle w:val="tlid-translation"/>
          <w:rFonts w:ascii="Arial" w:hAnsi="Arial" w:cs="Arial"/>
          <w:i/>
          <w:iCs/>
          <w:sz w:val="24"/>
          <w:szCs w:val="24"/>
        </w:rPr>
        <w:t xml:space="preserve"> situações inesperadas</w:t>
      </w:r>
      <w:r w:rsidR="00C33113" w:rsidRPr="001B0307">
        <w:rPr>
          <w:rStyle w:val="tlid-translation"/>
          <w:rFonts w:ascii="Arial" w:hAnsi="Arial" w:cs="Arial"/>
          <w:i/>
          <w:iCs/>
          <w:sz w:val="24"/>
          <w:szCs w:val="24"/>
        </w:rPr>
        <w:t xml:space="preserve"> e crise</w:t>
      </w:r>
      <w:r w:rsidRPr="001B0307">
        <w:rPr>
          <w:rStyle w:val="tlid-translation"/>
          <w:rFonts w:ascii="Arial" w:hAnsi="Arial" w:cs="Arial"/>
          <w:i/>
          <w:iCs/>
          <w:sz w:val="24"/>
          <w:szCs w:val="24"/>
        </w:rPr>
        <w:t xml:space="preserve"> está relacionada negativamente com o com a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47D2C703" w14:textId="3EC57EAC"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0952C817" w14:textId="65958281"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102"/>
    <w:p w14:paraId="25416E2A" w14:textId="0E62F562" w:rsidR="00C73A38" w:rsidRDefault="002B519B" w:rsidP="00351824">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w:t>
      </w:r>
      <w:proofErr w:type="spellStart"/>
      <w:r>
        <w:rPr>
          <w:rFonts w:ascii="Arial" w:hAnsi="Arial" w:cs="Arial"/>
          <w:sz w:val="24"/>
          <w:szCs w:val="24"/>
        </w:rPr>
        <w:t>burnout</w:t>
      </w:r>
      <w:proofErr w:type="spellEnd"/>
      <w:r>
        <w:rPr>
          <w:rFonts w:ascii="Arial" w:hAnsi="Arial" w:cs="Arial"/>
          <w:sz w:val="24"/>
          <w:szCs w:val="24"/>
        </w:rPr>
        <w:t>.</w:t>
      </w:r>
      <w:r w:rsidR="00943648">
        <w:rPr>
          <w:rFonts w:ascii="Arial" w:hAnsi="Arial" w:cs="Arial"/>
          <w:sz w:val="24"/>
          <w:szCs w:val="24"/>
        </w:rPr>
        <w:t xml:space="preserve"> </w:t>
      </w:r>
      <w:r w:rsidR="00AE1656">
        <w:rPr>
          <w:rFonts w:ascii="Arial" w:hAnsi="Arial" w:cs="Arial"/>
          <w:sz w:val="24"/>
          <w:szCs w:val="24"/>
        </w:rPr>
        <w:fldChar w:fldCharType="begin" w:fldLock="1"/>
      </w:r>
      <w:r w:rsidR="00682B4E">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et al., 1988)","manualFormatting":"Zedeck et al. (1988)","plainTextFormattedCitation":"(ZEDECK et al., 1988)","previouslyFormattedCitation":"(ZEDECK et al., 1988)"},"properties":{"noteIndex":0},"schema":"https://github.com/citation-style-language/schema/raw/master/csl-citation.json"}</w:instrText>
      </w:r>
      <w:r w:rsidR="00AE165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noProof/>
          <w:sz w:val="24"/>
          <w:szCs w:val="24"/>
        </w:rPr>
        <w:t xml:space="preserve"> </w:t>
      </w:r>
      <w:r w:rsidR="00AE1656" w:rsidRPr="00AE1656">
        <w:rPr>
          <w:rFonts w:ascii="Arial" w:hAnsi="Arial" w:cs="Arial"/>
          <w:i/>
          <w:noProof/>
          <w:sz w:val="24"/>
          <w:szCs w:val="24"/>
        </w:rPr>
        <w:t>et al.</w:t>
      </w:r>
      <w:r w:rsidR="00AE1656" w:rsidRPr="00AE1656">
        <w:rPr>
          <w:rFonts w:ascii="Arial" w:hAnsi="Arial" w:cs="Arial"/>
          <w:noProof/>
          <w:sz w:val="24"/>
          <w:szCs w:val="24"/>
        </w:rPr>
        <w:t xml:space="preserve"> </w:t>
      </w:r>
      <w:r w:rsidR="00943648">
        <w:rPr>
          <w:rFonts w:ascii="Arial" w:hAnsi="Arial" w:cs="Arial"/>
          <w:noProof/>
          <w:sz w:val="24"/>
          <w:szCs w:val="24"/>
        </w:rPr>
        <w:t>(</w:t>
      </w:r>
      <w:r w:rsidR="00AE1656" w:rsidRPr="00AE1656">
        <w:rPr>
          <w:rFonts w:ascii="Arial" w:hAnsi="Arial" w:cs="Arial"/>
          <w:noProof/>
          <w:sz w:val="24"/>
          <w:szCs w:val="24"/>
        </w:rPr>
        <w:t>1988)</w:t>
      </w:r>
      <w:r w:rsidR="00AE165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w:t>
      </w:r>
      <w:proofErr w:type="spellStart"/>
      <w:r w:rsidR="00AE1656">
        <w:rPr>
          <w:rFonts w:ascii="Arial" w:hAnsi="Arial" w:cs="Arial"/>
          <w:sz w:val="24"/>
          <w:szCs w:val="24"/>
        </w:rPr>
        <w:t>burnout</w:t>
      </w:r>
      <w:proofErr w:type="spellEnd"/>
      <w:r w:rsidR="00AE1656">
        <w:rPr>
          <w:rFonts w:ascii="Arial" w:hAnsi="Arial" w:cs="Arial"/>
          <w:sz w:val="24"/>
          <w:szCs w:val="24"/>
        </w:rPr>
        <w:t xml:space="preserve">. Para os autores existe </w:t>
      </w:r>
      <w:r w:rsidR="00BA46FB">
        <w:rPr>
          <w:rFonts w:ascii="Arial" w:hAnsi="Arial" w:cs="Arial"/>
          <w:sz w:val="24"/>
          <w:szCs w:val="24"/>
        </w:rPr>
        <w:t xml:space="preserve">diversos fatores podem atuar </w:t>
      </w:r>
      <w:r w:rsidR="00C73A38">
        <w:rPr>
          <w:rFonts w:ascii="Arial" w:hAnsi="Arial" w:cs="Arial"/>
          <w:sz w:val="24"/>
          <w:szCs w:val="24"/>
        </w:rPr>
        <w:t xml:space="preserve">tanto na satisfação e no </w:t>
      </w:r>
      <w:proofErr w:type="spellStart"/>
      <w:proofErr w:type="gramStart"/>
      <w:r w:rsidR="00C73A38">
        <w:rPr>
          <w:rFonts w:ascii="Arial" w:hAnsi="Arial" w:cs="Arial"/>
          <w:sz w:val="24"/>
          <w:szCs w:val="24"/>
        </w:rPr>
        <w:t>burnout</w:t>
      </w:r>
      <w:proofErr w:type="spellEnd"/>
      <w:proofErr w:type="gramEnd"/>
      <w:r w:rsidR="00C73A38">
        <w:rPr>
          <w:rFonts w:ascii="Arial" w:hAnsi="Arial" w:cs="Arial"/>
          <w:sz w:val="24"/>
          <w:szCs w:val="24"/>
        </w:rPr>
        <w:t xml:space="preserve"> mas com o efeito inverso. Como exemplo o autor cita</w:t>
      </w:r>
      <w:r w:rsidR="00AE1656">
        <w:rPr>
          <w:rFonts w:ascii="Arial" w:hAnsi="Arial" w:cs="Arial"/>
          <w:sz w:val="24"/>
          <w:szCs w:val="24"/>
        </w:rPr>
        <w:t>, estresse, desejo de sair do trabalho, saída de membros da organização e uma performance ruim</w:t>
      </w:r>
      <w:r w:rsidR="00C73A38">
        <w:rPr>
          <w:rFonts w:ascii="Arial" w:hAnsi="Arial" w:cs="Arial"/>
          <w:sz w:val="24"/>
          <w:szCs w:val="24"/>
        </w:rPr>
        <w:t xml:space="preserve">. De acordo com </w:t>
      </w:r>
      <w:r w:rsidR="00C73A38">
        <w:rPr>
          <w:rFonts w:ascii="Arial" w:hAnsi="Arial" w:cs="Arial"/>
          <w:sz w:val="24"/>
          <w:szCs w:val="24"/>
        </w:rPr>
        <w:fldChar w:fldCharType="begin" w:fldLock="1"/>
      </w:r>
      <w:r w:rsidR="00682B4E">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et al., 1988)","manualFormatting":"Zedeck et al. (1988)","plainTextFormattedCitation":"(ZEDECK et al., 1988)","previouslyFormattedCitation":"(ZEDECK et al., 1988)"},"properties":{"noteIndex":0},"schema":"https://github.com/citation-style-language/schema/raw/master/csl-citation.json"}</w:instrText>
      </w:r>
      <w:r w:rsidR="00C73A38">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sidRPr="00AE1656">
        <w:rPr>
          <w:rFonts w:ascii="Arial" w:hAnsi="Arial" w:cs="Arial"/>
          <w:noProof/>
          <w:sz w:val="24"/>
          <w:szCs w:val="24"/>
        </w:rPr>
        <w:t xml:space="preserve"> </w:t>
      </w:r>
      <w:r w:rsidR="00C73A38">
        <w:rPr>
          <w:rFonts w:ascii="Arial" w:hAnsi="Arial" w:cs="Arial"/>
          <w:noProof/>
          <w:sz w:val="24"/>
          <w:szCs w:val="24"/>
        </w:rPr>
        <w:t>(</w:t>
      </w:r>
      <w:r w:rsidR="00C73A38" w:rsidRPr="00AE1656">
        <w:rPr>
          <w:rFonts w:ascii="Arial" w:hAnsi="Arial" w:cs="Arial"/>
          <w:noProof/>
          <w:sz w:val="24"/>
          <w:szCs w:val="24"/>
        </w:rPr>
        <w:t>1988)</w:t>
      </w:r>
      <w:r w:rsidR="00C73A38">
        <w:rPr>
          <w:rFonts w:ascii="Arial" w:hAnsi="Arial" w:cs="Arial"/>
          <w:sz w:val="24"/>
          <w:szCs w:val="24"/>
        </w:rPr>
        <w:fldChar w:fldCharType="end"/>
      </w:r>
      <w:r w:rsidR="00C73A38">
        <w:rPr>
          <w:rFonts w:ascii="Arial" w:hAnsi="Arial" w:cs="Arial"/>
          <w:sz w:val="24"/>
          <w:szCs w:val="24"/>
        </w:rPr>
        <w:t xml:space="preserve"> esses fatores podem diminuir a satisfação e aumentar o </w:t>
      </w:r>
      <w:proofErr w:type="spellStart"/>
      <w:r w:rsidR="00C73A38">
        <w:rPr>
          <w:rFonts w:ascii="Arial" w:hAnsi="Arial" w:cs="Arial"/>
          <w:sz w:val="24"/>
          <w:szCs w:val="24"/>
        </w:rPr>
        <w:t>burnout</w:t>
      </w:r>
      <w:proofErr w:type="spellEnd"/>
      <w:r w:rsidR="00BA46FB">
        <w:rPr>
          <w:rFonts w:ascii="Arial" w:hAnsi="Arial" w:cs="Arial"/>
          <w:sz w:val="24"/>
          <w:szCs w:val="24"/>
        </w:rPr>
        <w:t xml:space="preserve">. </w:t>
      </w:r>
    </w:p>
    <w:p w14:paraId="0EAF5A1F" w14:textId="674970E5" w:rsidR="00AE1656" w:rsidRDefault="00C73A38"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682B4E">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et al., 1988)","manualFormatting":"Zedeck et al. (1988)","plainTextFormattedCitation":"(ZEDECK et al., 1988)","previouslyFormattedCitation":"(ZEDECK et al., 1988)"},"properties":{"noteIndex":0},"schema":"https://github.com/citation-style-language/schema/raw/master/csl-citation.json"}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sidRPr="00AE1656">
        <w:rPr>
          <w:rFonts w:ascii="Arial" w:hAnsi="Arial" w:cs="Arial"/>
          <w:noProof/>
          <w:sz w:val="24"/>
          <w:szCs w:val="24"/>
        </w:rPr>
        <w:t xml:space="preserve"> </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w:t>
      </w:r>
      <w:r w:rsidR="00943648">
        <w:rPr>
          <w:rFonts w:ascii="Arial" w:hAnsi="Arial" w:cs="Arial"/>
          <w:sz w:val="24"/>
          <w:szCs w:val="24"/>
        </w:rPr>
        <w:t xml:space="preserve">ainda </w:t>
      </w:r>
      <w:r>
        <w:rPr>
          <w:rFonts w:ascii="Arial" w:hAnsi="Arial" w:cs="Arial"/>
          <w:sz w:val="24"/>
          <w:szCs w:val="24"/>
        </w:rPr>
        <w:t>argumenta</w:t>
      </w:r>
      <w:r w:rsidR="00943648">
        <w:rPr>
          <w:rFonts w:ascii="Arial" w:hAnsi="Arial" w:cs="Arial"/>
          <w:sz w:val="24"/>
          <w:szCs w:val="24"/>
        </w:rPr>
        <w:t xml:space="preserve"> que indivíduos que se sentem emocionalmente drenados, agem com cinismo e tem uma percepção de baixa eficácia</w:t>
      </w:r>
      <w:r w:rsidR="003C20C9">
        <w:rPr>
          <w:rFonts w:ascii="Arial" w:hAnsi="Arial" w:cs="Arial"/>
          <w:sz w:val="24"/>
          <w:szCs w:val="24"/>
        </w:rPr>
        <w:t xml:space="preserve"> </w:t>
      </w:r>
      <w:r>
        <w:rPr>
          <w:rFonts w:ascii="Arial" w:hAnsi="Arial" w:cs="Arial"/>
          <w:sz w:val="24"/>
          <w:szCs w:val="24"/>
        </w:rPr>
        <w:lastRenderedPageBreak/>
        <w:t xml:space="preserve">(que são características de pessoas com </w:t>
      </w:r>
      <w:proofErr w:type="spellStart"/>
      <w:r>
        <w:rPr>
          <w:rFonts w:ascii="Arial" w:hAnsi="Arial" w:cs="Arial"/>
          <w:sz w:val="24"/>
          <w:szCs w:val="24"/>
        </w:rPr>
        <w:t>burnout</w:t>
      </w:r>
      <w:proofErr w:type="spellEnd"/>
      <w:r>
        <w:rPr>
          <w:rFonts w:ascii="Arial" w:hAnsi="Arial" w:cs="Arial"/>
          <w:sz w:val="24"/>
          <w:szCs w:val="24"/>
        </w:rPr>
        <w: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943648">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 assim ficar menos satisfeitos com o trabalho. </w:t>
      </w:r>
    </w:p>
    <w:p w14:paraId="30433C49" w14:textId="570B5A87" w:rsidR="00943648" w:rsidRDefault="00E91695"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4C09D6">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2009)","manualFormatting":"Skaalvik e Skaalvik (2009)","plainTextFormattedCitation":"(SKAALVIK; SKAALVIK, 2009)","previouslyFormattedCitation":"(SKAALVIK; SKAALVIK, 2009)"},"properties":{"noteIndex":0},"schema":"https://github.com/citation-style-language/schema/raw/master/csl-citation.json"}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Pr="00AE1656">
        <w:rPr>
          <w:rFonts w:ascii="Arial" w:hAnsi="Arial" w:cs="Arial"/>
          <w:noProof/>
          <w:sz w:val="24"/>
          <w:szCs w:val="24"/>
        </w:rPr>
        <w:t xml:space="preserve"> </w:t>
      </w:r>
      <w:r w:rsidR="00943648">
        <w:rPr>
          <w:rFonts w:ascii="Arial" w:hAnsi="Arial" w:cs="Arial"/>
          <w:noProof/>
          <w:sz w:val="24"/>
          <w:szCs w:val="24"/>
        </w:rPr>
        <w:t>(</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w:t>
      </w:r>
      <w:proofErr w:type="spellStart"/>
      <w:r w:rsidRPr="00AE1656">
        <w:rPr>
          <w:rFonts w:ascii="Arial" w:hAnsi="Arial" w:cs="Arial"/>
          <w:sz w:val="24"/>
          <w:szCs w:val="24"/>
        </w:rPr>
        <w:t>burnout</w:t>
      </w:r>
      <w:proofErr w:type="spellEnd"/>
      <w:r w:rsidRPr="00AE1656">
        <w:rPr>
          <w:rFonts w:ascii="Arial" w:hAnsi="Arial" w:cs="Arial"/>
          <w:sz w:val="24"/>
          <w:szCs w:val="24"/>
        </w:rPr>
        <w:t xml:space="preserve"> em professores. </w:t>
      </w:r>
      <w:r>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sidR="00943648">
        <w:rPr>
          <w:rFonts w:ascii="Arial" w:hAnsi="Arial" w:cs="Arial"/>
          <w:sz w:val="24"/>
          <w:szCs w:val="24"/>
        </w:rPr>
        <w:fldChar w:fldCharType="begin" w:fldLock="1"/>
      </w:r>
      <w:r w:rsidR="00682B4E">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et al., 2010)","manualFormatting":"Griffin et al. (2010)","plainTextFormattedCitation":"(GRIFFIN et al., 2010)","previouslyFormattedCitation":"(GRIFFIN et al., 2010)"},"properties":{"noteIndex":0},"schema":"https://github.com/citation-style-language/schema/raw/master/csl-citation.json"}</w:instrText>
      </w:r>
      <w:r w:rsidR="00943648">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943648" w:rsidRPr="00943648">
        <w:rPr>
          <w:rFonts w:ascii="Arial" w:hAnsi="Arial" w:cs="Arial"/>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sidR="00943648">
        <w:rPr>
          <w:rFonts w:ascii="Arial" w:hAnsi="Arial" w:cs="Arial"/>
          <w:sz w:val="24"/>
          <w:szCs w:val="24"/>
        </w:rPr>
        <w:fldChar w:fldCharType="end"/>
      </w:r>
      <w:r w:rsidR="00943648">
        <w:rPr>
          <w:rFonts w:ascii="Arial" w:hAnsi="Arial" w:cs="Arial"/>
          <w:sz w:val="24"/>
          <w:szCs w:val="24"/>
        </w:rPr>
        <w:t xml:space="preserve"> encontrou no contexto policial que existe uma relação negativa entre a satisfação com o trabalho e as três dimensões do </w:t>
      </w:r>
      <w:proofErr w:type="spellStart"/>
      <w:r w:rsidR="00943648">
        <w:rPr>
          <w:rFonts w:ascii="Arial" w:hAnsi="Arial" w:cs="Arial"/>
          <w:sz w:val="24"/>
          <w:szCs w:val="24"/>
        </w:rPr>
        <w:t>burnout</w:t>
      </w:r>
      <w:proofErr w:type="spellEnd"/>
      <w:r w:rsidR="00943648">
        <w:rPr>
          <w:rFonts w:ascii="Arial" w:hAnsi="Arial" w:cs="Arial"/>
          <w:sz w:val="24"/>
          <w:szCs w:val="24"/>
        </w:rPr>
        <w:t>.</w:t>
      </w:r>
      <w:r w:rsidR="003E4986">
        <w:rPr>
          <w:rFonts w:ascii="Arial" w:hAnsi="Arial" w:cs="Arial"/>
          <w:sz w:val="24"/>
          <w:szCs w:val="24"/>
        </w:rPr>
        <w:t xml:space="preserve"> Por fim, </w:t>
      </w:r>
      <w:r w:rsidR="00657A71">
        <w:rPr>
          <w:rFonts w:ascii="Arial" w:hAnsi="Arial" w:cs="Arial"/>
          <w:sz w:val="24"/>
          <w:szCs w:val="24"/>
        </w:rPr>
        <w:fldChar w:fldCharType="begin" w:fldLock="1"/>
      </w:r>
      <w:r w:rsidR="004C09D6">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657A71">
        <w:rPr>
          <w:rFonts w:ascii="Arial" w:hAnsi="Arial" w:cs="Arial"/>
          <w:sz w:val="24"/>
          <w:szCs w:val="24"/>
        </w:rPr>
        <w:fldChar w:fldCharType="separate"/>
      </w:r>
      <w:r w:rsidR="00657A71" w:rsidRPr="00657A71">
        <w:rPr>
          <w:rFonts w:ascii="Arial" w:hAnsi="Arial" w:cs="Arial"/>
          <w:noProof/>
          <w:sz w:val="24"/>
          <w:szCs w:val="24"/>
        </w:rPr>
        <w:t xml:space="preserve"> Eltaye</w:t>
      </w:r>
      <w:r w:rsidR="00657A71">
        <w:rPr>
          <w:rFonts w:ascii="Arial" w:hAnsi="Arial" w:cs="Arial"/>
          <w:noProof/>
          <w:sz w:val="24"/>
          <w:szCs w:val="24"/>
        </w:rPr>
        <w:t>f</w:t>
      </w:r>
      <w:r w:rsidR="00657A71" w:rsidRPr="00657A71">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sidR="00657A71">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28DB4197" w14:textId="512C10F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21B7C42E" w14:textId="4863FFC1" w:rsidR="00055730" w:rsidRPr="00D1780C" w:rsidRDefault="00055730" w:rsidP="00055730">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w:t>
      </w:r>
      <w:proofErr w:type="spellStart"/>
      <w:r w:rsidRPr="00D1780C">
        <w:rPr>
          <w:rFonts w:ascii="Arial" w:hAnsi="Arial" w:cs="Arial"/>
          <w:b/>
          <w:bCs/>
          <w:i/>
          <w:iCs/>
          <w:sz w:val="24"/>
          <w:szCs w:val="24"/>
        </w:rPr>
        <w:t>burnout</w:t>
      </w:r>
      <w:proofErr w:type="spellEnd"/>
      <w:r w:rsidRPr="00D1780C">
        <w:rPr>
          <w:rFonts w:ascii="Arial" w:hAnsi="Arial" w:cs="Arial"/>
          <w:b/>
          <w:bCs/>
          <w:i/>
          <w:iCs/>
          <w:sz w:val="24"/>
          <w:szCs w:val="24"/>
        </w:rPr>
        <w:t xml:space="preserve"> dos indivíduos na Engenharia de Software. </w:t>
      </w:r>
    </w:p>
    <w:p w14:paraId="4A4BF9D0" w14:textId="70DBF219" w:rsidR="00FE0073" w:rsidRDefault="00055730" w:rsidP="00351824">
      <w:pPr>
        <w:spacing w:line="360" w:lineRule="auto"/>
        <w:ind w:firstLine="426"/>
        <w:rPr>
          <w:rStyle w:val="tlid-translation"/>
          <w:rFonts w:ascii="Arial" w:hAnsi="Arial" w:cs="Arial"/>
          <w:i/>
          <w:iCs/>
          <w:sz w:val="24"/>
          <w:szCs w:val="24"/>
        </w:rPr>
      </w:pPr>
      <w:bookmarkStart w:id="103" w:name="_Hlk51426142"/>
      <w:r w:rsidRPr="009C7262">
        <w:rPr>
          <w:rStyle w:val="tlid-translation"/>
          <w:rFonts w:ascii="Arial" w:hAnsi="Arial" w:cs="Arial"/>
          <w:b/>
          <w:bCs/>
          <w:i/>
          <w:iCs/>
          <w:sz w:val="24"/>
          <w:szCs w:val="24"/>
        </w:rPr>
        <w:t>H3.1</w:t>
      </w:r>
      <w:r>
        <w:rPr>
          <w:rStyle w:val="tlid-translation"/>
          <w:rFonts w:ascii="Arial" w:hAnsi="Arial" w:cs="Arial"/>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6F9E41D" w14:textId="69BD5239"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Pr="001B0307">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476A660" w14:textId="5E142F9E"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Pr="00055730">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103"/>
      <w:r>
        <w:rPr>
          <w:rStyle w:val="tlid-translation"/>
          <w:rFonts w:ascii="Arial" w:hAnsi="Arial" w:cs="Arial"/>
          <w:i/>
          <w:iCs/>
          <w:sz w:val="24"/>
          <w:szCs w:val="24"/>
        </w:rPr>
        <w:t xml:space="preserve">                 </w:t>
      </w:r>
    </w:p>
    <w:bookmarkStart w:id="104" w:name="_Ref38739672"/>
    <w:bookmarkStart w:id="105" w:name="_Toc42242573"/>
    <w:p w14:paraId="78DEEFB5" w14:textId="77777777" w:rsidR="00471EFA" w:rsidRPr="00471EFA" w:rsidRDefault="00471EFA"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1265A6">
        <w:rPr>
          <w:rFonts w:ascii="Arial" w:hAnsi="Arial" w:cs="Arial"/>
          <w:noProof/>
          <w:sz w:val="24"/>
          <w:szCs w:val="24"/>
        </w:rPr>
        <w:fldChar w:fldCharType="separate"/>
      </w:r>
      <w:r w:rsidRPr="001265A6">
        <w:rPr>
          <w:rFonts w:ascii="Arial" w:hAnsi="Arial" w:cs="Arial"/>
          <w:noProof/>
          <w:sz w:val="24"/>
          <w:szCs w:val="24"/>
        </w:rPr>
        <w:t>Ployhart et al. (2006)</w:t>
      </w:r>
      <w:r w:rsidRPr="001265A6">
        <w:rPr>
          <w:rFonts w:ascii="Arial" w:hAnsi="Arial" w:cs="Arial"/>
          <w:noProof/>
          <w:sz w:val="24"/>
          <w:szCs w:val="24"/>
        </w:rPr>
        <w:fldChar w:fldCharType="end"/>
      </w:r>
      <w:r w:rsidRPr="001265A6">
        <w:rPr>
          <w:rFonts w:ascii="Arial" w:hAnsi="Arial" w:cs="Arial"/>
          <w:noProof/>
          <w:sz w:val="24"/>
          <w:szCs w:val="24"/>
        </w:rPr>
        <w:t xml:space="preserve"> afirma que requisitos adaptativos do ambiente </w:t>
      </w:r>
      <w:r>
        <w:rPr>
          <w:rFonts w:ascii="Arial" w:hAnsi="Arial" w:cs="Arial"/>
          <w:noProof/>
          <w:sz w:val="24"/>
          <w:szCs w:val="24"/>
        </w:rPr>
        <w:t>tem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se adaptarem. Nesta tese, essas situações são chamadas de instabilidade. </w:t>
      </w:r>
    </w:p>
    <w:p w14:paraId="1B9EF4D5" w14:textId="081CD03B"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w:t>
      </w:r>
      <w:r>
        <w:rPr>
          <w:rFonts w:ascii="Arial" w:hAnsi="Arial" w:cs="Arial"/>
          <w:noProof/>
          <w:sz w:val="24"/>
          <w:szCs w:val="24"/>
        </w:rPr>
        <w:lastRenderedPageBreak/>
        <w:t xml:space="preserve">previstos) e da equipe (mudanças de membros da equipe, seja a entrada de novos membros como a saída de membros de maneira permanente ou temporária). </w:t>
      </w:r>
    </w:p>
    <w:p w14:paraId="3C234F71"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et al., 1996)","manualFormatting":"Jansen et al. (1996)","plainTextFormattedCitation":"(JANSEN et al., 1996)","previouslyFormattedCitation":"(JANSEN et al.,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xml:space="preserve">. Portanto, é possível supor que quanto menos a percepção da tarefa for clara (instabilidade da tarefa), menor será o índice de satisfação dos indivíduos.  </w:t>
      </w:r>
    </w:p>
    <w:p w14:paraId="31AB8781" w14:textId="437D6DAE"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et al., 1996)","manualFormatting":"Jansen et al. (1996)","plainTextFormattedCitation":"(JANSEN et al., 1996)","previouslyFormattedCitation":"(JANSEN et al.,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 que existe uma relação negativa entre a percepção de pressão de tempo no trabalho (também ligado a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C7A3775" w14:textId="5D34CA02"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A partir desses argumentos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17AE43F2" w14:textId="38DBF243" w:rsidR="00471EFA" w:rsidRDefault="00471EFA"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Pr="00471EFA">
        <w:rPr>
          <w:rFonts w:ascii="Arial" w:hAnsi="Arial" w:cs="Arial"/>
          <w:noProof/>
          <w:sz w:val="24"/>
          <w:szCs w:val="24"/>
        </w:rPr>
        <w:t xml:space="preserve"> </w:t>
      </w:r>
      <w:r w:rsidR="00282735">
        <w:rPr>
          <w:rFonts w:ascii="Arial" w:hAnsi="Arial" w:cs="Arial"/>
          <w:noProof/>
          <w:sz w:val="24"/>
          <w:szCs w:val="24"/>
        </w:rPr>
        <w:t xml:space="preserve">pode diminuir </w:t>
      </w:r>
      <w:r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 xml:space="preserve">que a percepção da instabilidade da equipe está relacionada positivamente com o burnout porque ao experimentar a </w:t>
      </w:r>
      <w:r w:rsidR="00D314A5">
        <w:rPr>
          <w:rFonts w:ascii="Arial" w:hAnsi="Arial" w:cs="Arial"/>
          <w:noProof/>
          <w:sz w:val="24"/>
          <w:szCs w:val="24"/>
        </w:rPr>
        <w:lastRenderedPageBreak/>
        <w:t>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2893DB10" w14:textId="6A2E3008"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4B550703" w14:textId="3FCE8B3B" w:rsidR="00503AD5" w:rsidRDefault="00503AD5" w:rsidP="00DC2451">
      <w:pPr>
        <w:shd w:val="clear" w:color="auto" w:fill="FFFFFF"/>
        <w:spacing w:after="0" w:line="360" w:lineRule="auto"/>
        <w:rPr>
          <w:rFonts w:ascii="Arial" w:hAnsi="Arial" w:cs="Arial"/>
          <w:b/>
          <w:bCs/>
          <w:i/>
          <w:iCs/>
          <w:sz w:val="24"/>
          <w:szCs w:val="24"/>
          <w:lang w:eastAsia="pt-BR"/>
        </w:rPr>
      </w:pPr>
      <w:bookmarkStart w:id="106"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w:t>
      </w:r>
      <w:proofErr w:type="spellStart"/>
      <w:r w:rsidRPr="00503AD5">
        <w:rPr>
          <w:rFonts w:ascii="Arial" w:hAnsi="Arial" w:cs="Arial"/>
          <w:b/>
          <w:bCs/>
          <w:i/>
          <w:iCs/>
          <w:sz w:val="24"/>
          <w:szCs w:val="24"/>
          <w:lang w:eastAsia="pt-BR"/>
        </w:rPr>
        <w:t>burnout</w:t>
      </w:r>
      <w:proofErr w:type="spellEnd"/>
    </w:p>
    <w:p w14:paraId="620805D2" w14:textId="4BDC530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21F10012" w14:textId="3F4DCB7C"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7FADEE6" w14:textId="11A94F60"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6F0382C4" w14:textId="7657B180"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2946A47F" w14:textId="1CC94CC9"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106"/>
    <w:p w14:paraId="19455133" w14:textId="1E2FBBB6"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2077BDE1" w14:textId="558DCD9D" w:rsidR="007F2D94" w:rsidRPr="006A3EDF" w:rsidRDefault="00392E4A" w:rsidP="007F2D94">
      <w:pPr>
        <w:ind w:firstLine="360"/>
        <w:jc w:val="center"/>
        <w:rPr>
          <w:rFonts w:ascii="Arial" w:hAnsi="Arial" w:cs="Arial"/>
        </w:rPr>
      </w:pPr>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5</w:t>
      </w:r>
      <w:r w:rsidR="00AB4F52">
        <w:rPr>
          <w:rFonts w:ascii="Arial" w:hAnsi="Arial" w:cs="Arial"/>
        </w:rPr>
        <w:fldChar w:fldCharType="end"/>
      </w:r>
      <w:bookmarkEnd w:id="104"/>
      <w:r w:rsidRPr="006A3EDF">
        <w:rPr>
          <w:rFonts w:ascii="Arial" w:hAnsi="Arial" w:cs="Arial"/>
        </w:rPr>
        <w:t xml:space="preserve"> - Modelo de Hipóteses</w:t>
      </w:r>
      <w:bookmarkEnd w:id="105"/>
    </w:p>
    <w:p w14:paraId="7CFAD268" w14:textId="3EDF882B" w:rsidR="009270D0" w:rsidRDefault="00AE497E" w:rsidP="0076248D">
      <w:pPr>
        <w:tabs>
          <w:tab w:val="left" w:pos="6946"/>
        </w:tabs>
        <w:spacing w:line="360" w:lineRule="auto"/>
        <w:ind w:firstLine="360"/>
        <w:jc w:val="center"/>
      </w:pPr>
      <w:r w:rsidRPr="001D7E25">
        <w:rPr>
          <w:rFonts w:ascii="Times New Roman" w:hAnsi="Times New Roman"/>
          <w:noProof/>
          <w:sz w:val="24"/>
          <w:szCs w:val="24"/>
          <w:lang w:eastAsia="pt-BR"/>
        </w:rPr>
        <w:drawing>
          <wp:inline distT="0" distB="0" distL="0" distR="0" wp14:anchorId="0A633EB3" wp14:editId="18DCB593">
            <wp:extent cx="4756802" cy="340995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3"/>
                    <a:stretch>
                      <a:fillRect/>
                    </a:stretch>
                  </pic:blipFill>
                  <pic:spPr bwMode="auto">
                    <a:xfrm>
                      <a:off x="0" y="0"/>
                      <a:ext cx="4783211" cy="3428882"/>
                    </a:xfrm>
                    <a:prstGeom prst="rect">
                      <a:avLst/>
                    </a:prstGeom>
                    <a:ln>
                      <a:noFill/>
                    </a:ln>
                    <a:extLst>
                      <a:ext uri="{53640926-AAD7-44D8-BBD7-CCE9431645EC}">
                        <a14:shadowObscured xmlns:a14="http://schemas.microsoft.com/office/drawing/2010/main"/>
                      </a:ext>
                    </a:extLst>
                  </pic:spPr>
                </pic:pic>
              </a:graphicData>
            </a:graphic>
          </wp:inline>
        </w:drawing>
      </w:r>
    </w:p>
    <w:p w14:paraId="49D2E9FA" w14:textId="590CDF01" w:rsidR="00755B16" w:rsidRPr="001265A6" w:rsidRDefault="00351824" w:rsidP="005661AC">
      <w:pPr>
        <w:spacing w:after="200" w:line="276" w:lineRule="auto"/>
        <w:jc w:val="center"/>
        <w:rPr>
          <w:rStyle w:val="tlid-translation"/>
          <w:rFonts w:ascii="Arial" w:hAnsi="Arial" w:cs="Arial"/>
          <w:sz w:val="24"/>
          <w:szCs w:val="24"/>
        </w:rPr>
      </w:pPr>
      <w:r>
        <w:rPr>
          <w:rStyle w:val="tlid-translation"/>
          <w:rFonts w:ascii="Times New Roman" w:hAnsi="Times New Roman"/>
          <w:sz w:val="24"/>
          <w:szCs w:val="24"/>
        </w:rPr>
        <w:t>Fonte: Autor</w:t>
      </w:r>
      <w:r w:rsidR="00755B16" w:rsidRPr="001265A6">
        <w:rPr>
          <w:rStyle w:val="tlid-translation"/>
          <w:rFonts w:ascii="Arial" w:hAnsi="Arial" w:cs="Arial"/>
          <w:sz w:val="24"/>
          <w:szCs w:val="24"/>
        </w:rPr>
        <w:br w:type="page"/>
      </w:r>
    </w:p>
    <w:p w14:paraId="5A403E8E" w14:textId="77777777" w:rsidR="00B50699" w:rsidRPr="001D7E25" w:rsidRDefault="00B50699" w:rsidP="009270D0">
      <w:pPr>
        <w:spacing w:after="200" w:line="276" w:lineRule="auto"/>
        <w:jc w:val="left"/>
        <w:rPr>
          <w:rStyle w:val="tlid-translation"/>
          <w:rFonts w:ascii="Times New Roman" w:hAnsi="Times New Roman"/>
          <w:sz w:val="24"/>
          <w:szCs w:val="24"/>
        </w:rPr>
      </w:pPr>
    </w:p>
    <w:p w14:paraId="65EAF491" w14:textId="392C8F7E" w:rsidR="0099773F" w:rsidRPr="005D34BA" w:rsidRDefault="00467782" w:rsidP="00FF2AD4">
      <w:pPr>
        <w:pStyle w:val="PhD-Title1"/>
      </w:pPr>
      <w:bookmarkStart w:id="107" w:name="_Toc42242446"/>
      <w:r w:rsidRPr="001D7E25">
        <w:t>PROCEDIMENTOS METODOL</w:t>
      </w:r>
      <w:r w:rsidR="00CA339C">
        <w:t>Ó</w:t>
      </w:r>
      <w:r w:rsidRPr="001D7E25">
        <w:t>GICOS</w:t>
      </w:r>
      <w:bookmarkStart w:id="108" w:name="_Toc489461673"/>
      <w:bookmarkEnd w:id="107"/>
    </w:p>
    <w:p w14:paraId="0C07EB47" w14:textId="01A22EAB"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Pr="006A3EDF">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B2508F" w:rsidRPr="006A3EDF">
        <w:rPr>
          <w:rFonts w:ascii="Arial" w:hAnsi="Arial" w:cs="Arial"/>
          <w:sz w:val="24"/>
          <w:szCs w:val="24"/>
        </w:rPr>
        <w:t xml:space="preserve"> </w:t>
      </w:r>
      <w:r w:rsidR="00526939" w:rsidRPr="006A3EDF">
        <w:rPr>
          <w:rFonts w:ascii="Arial" w:hAnsi="Arial" w:cs="Arial"/>
          <w:sz w:val="24"/>
          <w:szCs w:val="24"/>
        </w:rPr>
        <w:fldChar w:fldCharType="begin"/>
      </w:r>
      <w:r w:rsidR="00526939" w:rsidRPr="006A3EDF">
        <w:rPr>
          <w:rFonts w:ascii="Arial" w:hAnsi="Arial" w:cs="Arial"/>
          <w:sz w:val="24"/>
          <w:szCs w:val="24"/>
        </w:rPr>
        <w:instrText xml:space="preserve"> REF _Ref38958743 \h </w:instrText>
      </w:r>
      <w:r w:rsidR="00F916FB" w:rsidRPr="006A3EDF">
        <w:rPr>
          <w:rFonts w:ascii="Arial" w:hAnsi="Arial" w:cs="Arial"/>
          <w:sz w:val="24"/>
          <w:szCs w:val="24"/>
        </w:rPr>
        <w:instrText xml:space="preserve"> \* MERGEFORMAT </w:instrText>
      </w:r>
      <w:r w:rsidR="00526939" w:rsidRPr="006A3EDF">
        <w:rPr>
          <w:rFonts w:ascii="Arial" w:hAnsi="Arial" w:cs="Arial"/>
          <w:sz w:val="24"/>
          <w:szCs w:val="24"/>
        </w:rPr>
      </w:r>
      <w:r w:rsidR="00526939" w:rsidRPr="006A3EDF">
        <w:rPr>
          <w:rFonts w:ascii="Arial" w:hAnsi="Arial" w:cs="Arial"/>
          <w:sz w:val="24"/>
          <w:szCs w:val="24"/>
        </w:rPr>
        <w:fldChar w:fldCharType="separate"/>
      </w:r>
      <w:r w:rsidR="007443F4" w:rsidRPr="007443F4">
        <w:rPr>
          <w:rFonts w:ascii="Arial" w:hAnsi="Arial" w:cs="Arial"/>
          <w:sz w:val="24"/>
          <w:szCs w:val="24"/>
        </w:rPr>
        <w:t xml:space="preserve">Figura </w:t>
      </w:r>
      <w:r w:rsidR="007443F4" w:rsidRPr="007443F4">
        <w:rPr>
          <w:rFonts w:ascii="Arial" w:hAnsi="Arial" w:cs="Arial"/>
          <w:noProof/>
          <w:sz w:val="24"/>
          <w:szCs w:val="24"/>
        </w:rPr>
        <w:t>6</w:t>
      </w:r>
      <w:r w:rsidR="00526939" w:rsidRPr="006A3EDF">
        <w:rPr>
          <w:rFonts w:ascii="Arial" w:hAnsi="Arial" w:cs="Arial"/>
          <w:sz w:val="24"/>
          <w:szCs w:val="24"/>
        </w:rPr>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76A8E7AF" w14:textId="62049E40" w:rsidR="00C84623" w:rsidRPr="006A3EDF" w:rsidRDefault="00C84623" w:rsidP="00C84623">
      <w:pPr>
        <w:pStyle w:val="Legenda"/>
        <w:rPr>
          <w:rFonts w:ascii="Arial" w:hAnsi="Arial" w:cs="Arial"/>
          <w:sz w:val="24"/>
          <w:szCs w:val="24"/>
        </w:rPr>
      </w:pPr>
      <w:bookmarkStart w:id="109" w:name="_Ref38958743"/>
      <w:bookmarkStart w:id="110" w:name="_Ref38958738"/>
      <w:bookmarkStart w:id="111" w:name="_Toc42242574"/>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6</w:t>
      </w:r>
      <w:r w:rsidR="00AB4F52">
        <w:rPr>
          <w:rFonts w:ascii="Arial" w:hAnsi="Arial" w:cs="Arial"/>
        </w:rPr>
        <w:fldChar w:fldCharType="end"/>
      </w:r>
      <w:bookmarkEnd w:id="109"/>
      <w:r w:rsidRPr="006A3EDF">
        <w:rPr>
          <w:rFonts w:ascii="Arial" w:hAnsi="Arial" w:cs="Arial"/>
        </w:rPr>
        <w:t xml:space="preserve"> </w:t>
      </w:r>
      <w:r w:rsidR="00792DD6">
        <w:rPr>
          <w:rFonts w:ascii="Arial" w:hAnsi="Arial" w:cs="Arial"/>
        </w:rPr>
        <w:t>–</w:t>
      </w:r>
      <w:r w:rsidRPr="006A3EDF">
        <w:rPr>
          <w:rFonts w:ascii="Arial" w:hAnsi="Arial" w:cs="Arial"/>
        </w:rPr>
        <w:t xml:space="preserve"> </w:t>
      </w:r>
      <w:r w:rsidR="00792DD6">
        <w:rPr>
          <w:rFonts w:ascii="Arial" w:hAnsi="Arial" w:cs="Arial"/>
        </w:rPr>
        <w:t>Passos</w:t>
      </w:r>
      <w:r w:rsidRPr="006A3EDF">
        <w:rPr>
          <w:rFonts w:ascii="Arial" w:hAnsi="Arial" w:cs="Arial"/>
        </w:rPr>
        <w:t xml:space="preserve"> da pesquisa</w:t>
      </w:r>
      <w:bookmarkEnd w:id="110"/>
      <w:bookmarkEnd w:id="111"/>
    </w:p>
    <w:p w14:paraId="1B1FDA3A" w14:textId="7C4206B3"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rPr>
        <w:drawing>
          <wp:inline distT="0" distB="0" distL="0" distR="0" wp14:anchorId="119C0F07" wp14:editId="44C81E91">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24"/>
                    <a:stretch>
                      <a:fillRect/>
                    </a:stretch>
                  </pic:blipFill>
                  <pic:spPr>
                    <a:xfrm>
                      <a:off x="0" y="0"/>
                      <a:ext cx="6055144" cy="6606918"/>
                    </a:xfrm>
                    <a:prstGeom prst="rect">
                      <a:avLst/>
                    </a:prstGeom>
                  </pic:spPr>
                </pic:pic>
              </a:graphicData>
            </a:graphic>
          </wp:inline>
        </w:drawing>
      </w:r>
    </w:p>
    <w:p w14:paraId="4C498322"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 instabilidade, satisfação e </w:t>
      </w:r>
      <w:proofErr w:type="spellStart"/>
      <w:r>
        <w:rPr>
          <w:rFonts w:ascii="Arial" w:hAnsi="Arial" w:cs="Arial"/>
          <w:sz w:val="24"/>
          <w:szCs w:val="24"/>
        </w:rPr>
        <w:t>burnout</w:t>
      </w:r>
      <w:proofErr w:type="spellEnd"/>
      <w:r>
        <w:rPr>
          <w:rFonts w:ascii="Arial" w:hAnsi="Arial" w:cs="Arial"/>
          <w:sz w:val="24"/>
          <w:szCs w:val="24"/>
        </w:rPr>
        <w:t xml:space="preserve">. </w:t>
      </w:r>
    </w:p>
    <w:p w14:paraId="3B387CC1" w14:textId="20FECFA4"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esse estudo foi selecionado devido a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6167C77F" w14:textId="73A40DF0"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xml:space="preserve">. A escala de </w:t>
      </w:r>
      <w:proofErr w:type="spellStart"/>
      <w:r>
        <w:rPr>
          <w:rFonts w:ascii="Arial" w:hAnsi="Arial" w:cs="Arial"/>
          <w:sz w:val="24"/>
          <w:szCs w:val="24"/>
        </w:rPr>
        <w:t>burnout</w:t>
      </w:r>
      <w:proofErr w:type="spellEnd"/>
      <w:r>
        <w:rPr>
          <w:rFonts w:ascii="Arial" w:hAnsi="Arial" w:cs="Arial"/>
          <w:sz w:val="24"/>
          <w:szCs w:val="24"/>
        </w:rPr>
        <w:t xml:space="preserve"> e satisfação, já</w:t>
      </w:r>
      <w:r w:rsidR="009B30C7">
        <w:rPr>
          <w:rFonts w:ascii="Arial" w:hAnsi="Arial" w:cs="Arial"/>
          <w:sz w:val="24"/>
          <w:szCs w:val="24"/>
        </w:rPr>
        <w:t xml:space="preserve"> são</w:t>
      </w:r>
      <w:r w:rsidR="00D97F34">
        <w:rPr>
          <w:rFonts w:ascii="Arial" w:hAnsi="Arial" w:cs="Arial"/>
          <w:sz w:val="24"/>
          <w:szCs w:val="24"/>
        </w:rPr>
        <w:t xml:space="preserve"> </w:t>
      </w:r>
      <w:r>
        <w:rPr>
          <w:rFonts w:ascii="Arial" w:hAnsi="Arial" w:cs="Arial"/>
          <w:sz w:val="24"/>
          <w:szCs w:val="24"/>
        </w:rPr>
        <w:t>utilizada</w:t>
      </w:r>
      <w:r w:rsidR="009B30C7">
        <w:rPr>
          <w:rFonts w:ascii="Arial" w:hAnsi="Arial" w:cs="Arial"/>
          <w:sz w:val="24"/>
          <w:szCs w:val="24"/>
        </w:rPr>
        <w:t>s</w:t>
      </w:r>
      <w:r>
        <w:rPr>
          <w:rFonts w:ascii="Arial" w:hAnsi="Arial" w:cs="Arial"/>
          <w:sz w:val="24"/>
          <w:szCs w:val="24"/>
        </w:rPr>
        <w:t xml:space="preserve"> na área</w:t>
      </w:r>
      <w:r w:rsidR="00D97F34">
        <w:rPr>
          <w:rFonts w:ascii="Arial" w:hAnsi="Arial" w:cs="Arial"/>
          <w:sz w:val="24"/>
          <w:szCs w:val="24"/>
        </w:rPr>
        <w:t xml:space="preserve"> </w:t>
      </w:r>
      <w:r w:rsidR="00F22908">
        <w:rPr>
          <w:rFonts w:ascii="Arial" w:hAnsi="Arial" w:cs="Arial"/>
          <w:sz w:val="24"/>
          <w:szCs w:val="24"/>
        </w:rPr>
        <w:t>e</w:t>
      </w:r>
      <w:r>
        <w:rPr>
          <w:rFonts w:ascii="Arial" w:hAnsi="Arial" w:cs="Arial"/>
          <w:sz w:val="24"/>
          <w:szCs w:val="24"/>
        </w:rPr>
        <w:t xml:space="preserve"> </w:t>
      </w:r>
      <w:r w:rsidR="00F22908">
        <w:rPr>
          <w:rFonts w:ascii="Arial" w:hAnsi="Arial" w:cs="Arial"/>
          <w:sz w:val="24"/>
          <w:szCs w:val="24"/>
        </w:rPr>
        <w:t>são</w:t>
      </w:r>
      <w:r>
        <w:rPr>
          <w:rFonts w:ascii="Arial" w:hAnsi="Arial" w:cs="Arial"/>
          <w:sz w:val="24"/>
          <w:szCs w:val="24"/>
        </w:rPr>
        <w:t xml:space="preserve"> verificada</w:t>
      </w:r>
      <w:r w:rsidR="00D97F34">
        <w:rPr>
          <w:rFonts w:ascii="Arial" w:hAnsi="Arial" w:cs="Arial"/>
          <w:sz w:val="24"/>
          <w:szCs w:val="24"/>
        </w:rPr>
        <w:t>s</w:t>
      </w:r>
      <w:r>
        <w:rPr>
          <w:rFonts w:ascii="Arial" w:hAnsi="Arial" w:cs="Arial"/>
          <w:sz w:val="24"/>
          <w:szCs w:val="24"/>
        </w:rPr>
        <w:t xml:space="preserve"> neste trabalho. Em especial a de </w:t>
      </w:r>
      <w:proofErr w:type="spellStart"/>
      <w:r>
        <w:rPr>
          <w:rFonts w:ascii="Arial" w:hAnsi="Arial" w:cs="Arial"/>
          <w:sz w:val="24"/>
          <w:szCs w:val="24"/>
        </w:rPr>
        <w:t>burnout</w:t>
      </w:r>
      <w:proofErr w:type="spellEnd"/>
      <w:r>
        <w:rPr>
          <w:rFonts w:ascii="Arial" w:hAnsi="Arial" w:cs="Arial"/>
          <w:sz w:val="24"/>
          <w:szCs w:val="24"/>
        </w:rPr>
        <w:t xml:space="preserve"> em que </w:t>
      </w:r>
      <w:r w:rsidR="00F22908">
        <w:rPr>
          <w:rFonts w:ascii="Arial" w:hAnsi="Arial" w:cs="Arial"/>
          <w:sz w:val="24"/>
          <w:szCs w:val="24"/>
        </w:rPr>
        <w:t xml:space="preserve">é </w:t>
      </w:r>
      <w:r>
        <w:rPr>
          <w:rFonts w:ascii="Arial" w:hAnsi="Arial" w:cs="Arial"/>
          <w:sz w:val="24"/>
          <w:szCs w:val="24"/>
        </w:rPr>
        <w:t>aplicado a análise confirmatória</w:t>
      </w:r>
      <w:r w:rsidR="00F22908">
        <w:rPr>
          <w:rFonts w:ascii="Arial" w:hAnsi="Arial" w:cs="Arial"/>
          <w:sz w:val="24"/>
          <w:szCs w:val="24"/>
        </w:rPr>
        <w:t xml:space="preserve"> para verificar sua validade</w:t>
      </w:r>
      <w:r>
        <w:rPr>
          <w:rFonts w:ascii="Arial" w:hAnsi="Arial" w:cs="Arial"/>
          <w:sz w:val="24"/>
          <w:szCs w:val="24"/>
        </w:rPr>
        <w:t>.</w:t>
      </w:r>
    </w:p>
    <w:p w14:paraId="62C02DAD" w14:textId="77777777"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 foi realizado um </w:t>
      </w:r>
      <w:proofErr w:type="spellStart"/>
      <w:r>
        <w:rPr>
          <w:rStyle w:val="tlid-translation"/>
          <w:rFonts w:ascii="Arial" w:eastAsia="Calibri" w:hAnsi="Arial" w:cs="Arial"/>
          <w:sz w:val="24"/>
          <w:szCs w:val="24"/>
        </w:rPr>
        <w:t>survey</w:t>
      </w:r>
      <w:proofErr w:type="spellEnd"/>
      <w:r>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266C70EA" w14:textId="2701794A"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xml:space="preserve">. Para a escala de adaptabilidade 453 indivíduos </w:t>
      </w:r>
      <w:r w:rsidR="002F1D2D">
        <w:rPr>
          <w:rStyle w:val="tlid-translation"/>
          <w:rFonts w:ascii="Arial" w:eastAsia="Calibri" w:hAnsi="Arial" w:cs="Arial"/>
          <w:sz w:val="24"/>
          <w:szCs w:val="24"/>
        </w:rPr>
        <w:t>foram considerados</w:t>
      </w:r>
      <w:r>
        <w:rPr>
          <w:rStyle w:val="tlid-translation"/>
          <w:rFonts w:ascii="Arial" w:eastAsia="Calibri" w:hAnsi="Arial" w:cs="Arial"/>
          <w:sz w:val="24"/>
          <w:szCs w:val="24"/>
        </w:rPr>
        <w:t xml:space="preserve">, para a escala de instabilidade foram 425, para a de </w:t>
      </w:r>
      <w:proofErr w:type="spellStart"/>
      <w:r>
        <w:rPr>
          <w:rStyle w:val="tlid-translation"/>
          <w:rFonts w:ascii="Arial" w:eastAsia="Calibri" w:hAnsi="Arial" w:cs="Arial"/>
          <w:sz w:val="24"/>
          <w:szCs w:val="24"/>
        </w:rPr>
        <w:t>burnout</w:t>
      </w:r>
      <w:proofErr w:type="spellEnd"/>
      <w:r>
        <w:rPr>
          <w:rStyle w:val="tlid-translation"/>
          <w:rFonts w:ascii="Arial" w:eastAsia="Calibri" w:hAnsi="Arial" w:cs="Arial"/>
          <w:sz w:val="24"/>
          <w:szCs w:val="24"/>
        </w:rPr>
        <w:t xml:space="preserve"> e satisfação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EA4EC7">
        <w:rPr>
          <w:rStyle w:val="tlid-translation"/>
          <w:rFonts w:ascii="Arial" w:eastAsia="Calibri" w:hAnsi="Arial" w:cs="Arial"/>
          <w:sz w:val="24"/>
          <w:szCs w:val="24"/>
        </w:rPr>
        <w:t xml:space="preserve"> também</w:t>
      </w:r>
      <w:r>
        <w:rPr>
          <w:rStyle w:val="tlid-translation"/>
          <w:rFonts w:ascii="Arial" w:eastAsia="Calibri" w:hAnsi="Arial" w:cs="Arial"/>
          <w:sz w:val="24"/>
          <w:szCs w:val="24"/>
        </w:rPr>
        <w:t xml:space="preserve"> foi utilizado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 xml:space="preserve">Os valores e procedimentos utilizados para realizar a validação empírica das escalas empregues nesta tese estão descritos na Seção </w:t>
      </w:r>
      <w:r w:rsidR="00D44A26">
        <w:rPr>
          <w:rFonts w:ascii="Arial" w:hAnsi="Arial" w:cs="Arial"/>
          <w:sz w:val="24"/>
          <w:szCs w:val="24"/>
        </w:rPr>
        <w:t>4.4.</w:t>
      </w:r>
    </w:p>
    <w:p w14:paraId="2205CAFF" w14:textId="41561287" w:rsidR="00CB6ADE" w:rsidRPr="001D7E25" w:rsidRDefault="00467782" w:rsidP="00FF2AD4">
      <w:pPr>
        <w:pStyle w:val="PhD-Title2"/>
      </w:pPr>
      <w:bookmarkStart w:id="112" w:name="_Toc42242447"/>
      <w:r w:rsidRPr="001D7E25">
        <w:t>ABORDAGEM FILOSÓFICA DO ESTUDO</w:t>
      </w:r>
      <w:bookmarkEnd w:id="112"/>
    </w:p>
    <w:p w14:paraId="6E57917D" w14:textId="46224552" w:rsidR="00EA7390" w:rsidRPr="006A3EDF" w:rsidRDefault="00403317" w:rsidP="005341E7">
      <w:pPr>
        <w:spacing w:line="360" w:lineRule="auto"/>
        <w:ind w:firstLine="426"/>
        <w:rPr>
          <w:rFonts w:ascii="Arial" w:hAnsi="Arial" w:cs="Arial"/>
          <w:sz w:val="24"/>
          <w:szCs w:val="24"/>
        </w:rPr>
      </w:pPr>
      <w:r w:rsidRPr="006A3EDF">
        <w:rPr>
          <w:rFonts w:ascii="Arial" w:hAnsi="Arial" w:cs="Arial"/>
          <w:sz w:val="24"/>
          <w:szCs w:val="24"/>
        </w:rPr>
        <w:t>D</w:t>
      </w:r>
      <w:r w:rsidR="00155570" w:rsidRPr="006A3EDF">
        <w:rPr>
          <w:rFonts w:ascii="Arial" w:hAnsi="Arial" w:cs="Arial"/>
          <w:sz w:val="24"/>
          <w:szCs w:val="24"/>
        </w:rPr>
        <w:t xml:space="preserve">e acordo com </w:t>
      </w:r>
      <w:proofErr w:type="spellStart"/>
      <w:r w:rsidR="00155570" w:rsidRPr="006A3EDF">
        <w:rPr>
          <w:rFonts w:ascii="Arial" w:hAnsi="Arial" w:cs="Arial"/>
          <w:sz w:val="24"/>
          <w:szCs w:val="24"/>
        </w:rPr>
        <w:t>Easterbrook</w:t>
      </w:r>
      <w:proofErr w:type="spellEnd"/>
      <w:r w:rsidR="00155570" w:rsidRPr="006A3EDF">
        <w:rPr>
          <w:rFonts w:ascii="Arial" w:hAnsi="Arial" w:cs="Arial"/>
          <w:sz w:val="24"/>
          <w:szCs w:val="24"/>
        </w:rPr>
        <w:t xml:space="preserve"> et al (2008)</w:t>
      </w:r>
      <w:r w:rsidR="00CA339C">
        <w:rPr>
          <w:rFonts w:ascii="Arial" w:hAnsi="Arial" w:cs="Arial"/>
          <w:sz w:val="24"/>
          <w:szCs w:val="24"/>
        </w:rPr>
        <w:t>,</w:t>
      </w:r>
      <w:r w:rsidR="00155570" w:rsidRPr="006A3EDF">
        <w:rPr>
          <w:rFonts w:ascii="Arial" w:hAnsi="Arial" w:cs="Arial"/>
          <w:sz w:val="24"/>
          <w:szCs w:val="24"/>
        </w:rPr>
        <w:t xml:space="preserve"> existem diversas formas de produzir conhecimento e de olhar para um problema.</w:t>
      </w:r>
      <w:r w:rsidR="0055580B" w:rsidRPr="006A3EDF">
        <w:rPr>
          <w:rFonts w:ascii="Arial" w:hAnsi="Arial" w:cs="Arial"/>
          <w:sz w:val="24"/>
          <w:szCs w:val="24"/>
        </w:rPr>
        <w:t xml:space="preserve"> Essas formas podem ser chamadas de posições filosóficas. </w:t>
      </w:r>
      <w:proofErr w:type="spellStart"/>
      <w:r w:rsidR="0055580B" w:rsidRPr="006A3EDF">
        <w:rPr>
          <w:rFonts w:ascii="Arial" w:hAnsi="Arial" w:cs="Arial"/>
          <w:sz w:val="24"/>
          <w:szCs w:val="24"/>
        </w:rPr>
        <w:t>Creswell</w:t>
      </w:r>
      <w:proofErr w:type="spellEnd"/>
      <w:r w:rsidR="0055580B" w:rsidRPr="006A3EDF">
        <w:rPr>
          <w:rFonts w:ascii="Arial" w:hAnsi="Arial" w:cs="Arial"/>
          <w:sz w:val="24"/>
          <w:szCs w:val="24"/>
        </w:rPr>
        <w:t xml:space="preserve"> (2002) afirma que existem quatro posições filosóficas mais comuns: Positivismo, construtivismo, pragmatismo e teoria crítica. </w:t>
      </w:r>
    </w:p>
    <w:p w14:paraId="2827BD18" w14:textId="3447EB7F"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Pr="006A3EDF">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55580B" w:rsidRPr="006A3EDF">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7414F8C8" w14:textId="79E9524F" w:rsidR="0055580B" w:rsidRPr="006A3EDF" w:rsidRDefault="002B60C3" w:rsidP="005341E7">
      <w:pPr>
        <w:spacing w:line="360" w:lineRule="auto"/>
        <w:ind w:firstLine="426"/>
        <w:rPr>
          <w:rStyle w:val="tlid-translation"/>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 assim métodos estatísticos para buscar relações entre essas variáveis e</w:t>
      </w:r>
      <w:r w:rsidR="00F14601" w:rsidRPr="006A3EDF">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 fazer inferências sobre o fenômeno a partir de uma amostra da população. </w:t>
      </w:r>
    </w:p>
    <w:p w14:paraId="552C38A1" w14:textId="682BFF37" w:rsidR="00155570" w:rsidRPr="006A3EDF" w:rsidRDefault="002B60C3"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Est</w:t>
      </w:r>
      <w:r w:rsidR="00A729EA" w:rsidRPr="006A3EDF">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trabalho assume uma posição positivista porque acredita que ao aplicar </w:t>
      </w:r>
      <w:r w:rsidR="00A338C6">
        <w:rPr>
          <w:rStyle w:val="tlid-translation"/>
          <w:rFonts w:ascii="Arial" w:eastAsia="Calibri" w:hAnsi="Arial" w:cs="Arial"/>
          <w:sz w:val="24"/>
          <w:szCs w:val="24"/>
        </w:rPr>
        <w:t>as escalas</w:t>
      </w:r>
      <w:r w:rsidRPr="006A3EDF">
        <w:rPr>
          <w:rStyle w:val="tlid-translation"/>
          <w:rFonts w:ascii="Arial" w:eastAsia="Calibri" w:hAnsi="Arial" w:cs="Arial"/>
          <w:sz w:val="24"/>
          <w:szCs w:val="24"/>
        </w:rPr>
        <w:t xml:space="preserve"> </w:t>
      </w:r>
      <w:r w:rsidR="00782FC9">
        <w:rPr>
          <w:rStyle w:val="tlid-translation"/>
          <w:rFonts w:ascii="Arial" w:eastAsia="Calibri" w:hAnsi="Arial" w:cs="Arial"/>
          <w:sz w:val="24"/>
          <w:szCs w:val="24"/>
        </w:rPr>
        <w:t xml:space="preserve">em uma amostra, seus resultados </w:t>
      </w:r>
      <w:r w:rsidRPr="006A3EDF">
        <w:rPr>
          <w:rStyle w:val="tlid-translation"/>
          <w:rFonts w:ascii="Arial" w:eastAsia="Calibri" w:hAnsi="Arial" w:cs="Arial"/>
          <w:sz w:val="24"/>
          <w:szCs w:val="24"/>
        </w:rPr>
        <w:t>podem ser generalizados para população</w:t>
      </w:r>
      <w:r w:rsidR="00601F71" w:rsidRPr="006A3EDF">
        <w:rPr>
          <w:rStyle w:val="tlid-translation"/>
          <w:rFonts w:ascii="Arial" w:eastAsia="Calibri" w:hAnsi="Arial" w:cs="Arial"/>
          <w:sz w:val="24"/>
          <w:szCs w:val="24"/>
        </w:rPr>
        <w:t xml:space="preserve"> investigada</w:t>
      </w:r>
      <w:r w:rsidRPr="006A3EDF">
        <w:rPr>
          <w:rStyle w:val="tlid-translation"/>
          <w:rFonts w:ascii="Arial" w:eastAsia="Calibri" w:hAnsi="Arial" w:cs="Arial"/>
          <w:sz w:val="24"/>
          <w:szCs w:val="24"/>
        </w:rPr>
        <w:t xml:space="preserve">. </w:t>
      </w:r>
      <w:r w:rsidR="00432BFD" w:rsidRPr="006A3EDF">
        <w:rPr>
          <w:rStyle w:val="tlid-translation"/>
          <w:rFonts w:ascii="Arial" w:eastAsia="Calibri" w:hAnsi="Arial" w:cs="Arial"/>
          <w:sz w:val="24"/>
          <w:szCs w:val="24"/>
        </w:rPr>
        <w:t>Além disso, ser</w:t>
      </w:r>
      <w:r w:rsidR="0017664C" w:rsidRPr="006A3EDF">
        <w:rPr>
          <w:rStyle w:val="tlid-translation"/>
          <w:rFonts w:ascii="Arial" w:eastAsia="Calibri" w:hAnsi="Arial" w:cs="Arial"/>
          <w:sz w:val="24"/>
          <w:szCs w:val="24"/>
        </w:rPr>
        <w:t>ão</w:t>
      </w:r>
      <w:r w:rsidR="00432BFD" w:rsidRPr="006A3EDF">
        <w:rPr>
          <w:rStyle w:val="tlid-translation"/>
          <w:rFonts w:ascii="Arial" w:eastAsia="Calibri" w:hAnsi="Arial" w:cs="Arial"/>
          <w:sz w:val="24"/>
          <w:szCs w:val="24"/>
        </w:rPr>
        <w:t xml:space="preserve"> verificad</w:t>
      </w:r>
      <w:r w:rsidR="0017664C" w:rsidRPr="006A3EDF">
        <w:rPr>
          <w:rStyle w:val="tlid-translation"/>
          <w:rFonts w:ascii="Arial" w:eastAsia="Calibri" w:hAnsi="Arial" w:cs="Arial"/>
          <w:sz w:val="24"/>
          <w:szCs w:val="24"/>
        </w:rPr>
        <w:t>as</w:t>
      </w:r>
      <w:r w:rsidR="00432BFD" w:rsidRPr="006A3EDF">
        <w:rPr>
          <w:rStyle w:val="tlid-translation"/>
          <w:rFonts w:ascii="Arial" w:eastAsia="Calibri" w:hAnsi="Arial" w:cs="Arial"/>
          <w:sz w:val="24"/>
          <w:szCs w:val="24"/>
        </w:rPr>
        <w:t xml:space="preserve"> as relações entre as variáveis adaptabilidade individual e </w:t>
      </w:r>
      <w:r w:rsidR="00BF280F" w:rsidRPr="006A3EDF">
        <w:rPr>
          <w:rStyle w:val="tlid-translation"/>
          <w:rFonts w:ascii="Arial" w:eastAsia="Calibri" w:hAnsi="Arial" w:cs="Arial"/>
          <w:sz w:val="24"/>
          <w:szCs w:val="24"/>
        </w:rPr>
        <w:t xml:space="preserve">satisfação na carreira e </w:t>
      </w:r>
      <w:proofErr w:type="spellStart"/>
      <w:r w:rsidR="0017664C" w:rsidRPr="006A3EDF">
        <w:rPr>
          <w:rStyle w:val="tlid-translation"/>
          <w:rFonts w:ascii="Arial" w:eastAsia="Calibri" w:hAnsi="Arial" w:cs="Arial"/>
          <w:sz w:val="24"/>
          <w:szCs w:val="24"/>
        </w:rPr>
        <w:t>burnout</w:t>
      </w:r>
      <w:proofErr w:type="spellEnd"/>
      <w:r w:rsidR="0017664C" w:rsidRPr="006A3EDF">
        <w:rPr>
          <w:rStyle w:val="tlid-translation"/>
          <w:rFonts w:ascii="Arial" w:eastAsia="Calibri" w:hAnsi="Arial" w:cs="Arial"/>
          <w:sz w:val="24"/>
          <w:szCs w:val="24"/>
        </w:rPr>
        <w:t xml:space="preserve"> </w:t>
      </w:r>
      <w:r w:rsidR="00BF280F" w:rsidRPr="006A3EDF">
        <w:rPr>
          <w:rStyle w:val="tlid-translation"/>
          <w:rFonts w:ascii="Arial" w:eastAsia="Calibri" w:hAnsi="Arial" w:cs="Arial"/>
          <w:sz w:val="24"/>
          <w:szCs w:val="24"/>
        </w:rPr>
        <w:t xml:space="preserve">do trabalho, </w:t>
      </w:r>
      <w:r w:rsidR="0017664C" w:rsidRPr="006A3EDF">
        <w:rPr>
          <w:rStyle w:val="tlid-translation"/>
          <w:rFonts w:ascii="Arial" w:eastAsia="Calibri" w:hAnsi="Arial" w:cs="Arial"/>
          <w:sz w:val="24"/>
          <w:szCs w:val="24"/>
        </w:rPr>
        <w:t xml:space="preserve">levando em consideração também </w:t>
      </w:r>
      <w:r w:rsidR="00BF280F" w:rsidRPr="006A3EDF">
        <w:rPr>
          <w:rStyle w:val="tlid-translation"/>
          <w:rFonts w:ascii="Arial" w:eastAsia="Calibri" w:hAnsi="Arial" w:cs="Arial"/>
          <w:sz w:val="24"/>
          <w:szCs w:val="24"/>
        </w:rPr>
        <w:t>a</w:t>
      </w:r>
      <w:r w:rsidR="00D41711" w:rsidRPr="006A3EDF">
        <w:rPr>
          <w:rStyle w:val="tlid-translation"/>
          <w:rFonts w:ascii="Arial" w:eastAsia="Calibri" w:hAnsi="Arial" w:cs="Arial"/>
          <w:sz w:val="24"/>
          <w:szCs w:val="24"/>
        </w:rPr>
        <w:t>s</w:t>
      </w:r>
      <w:r w:rsidR="00BF280F" w:rsidRPr="006A3EDF">
        <w:rPr>
          <w:rStyle w:val="tlid-translation"/>
          <w:rFonts w:ascii="Arial" w:eastAsia="Calibri" w:hAnsi="Arial" w:cs="Arial"/>
          <w:sz w:val="24"/>
          <w:szCs w:val="24"/>
        </w:rPr>
        <w:t xml:space="preserve"> variáv</w:t>
      </w:r>
      <w:r w:rsidR="00D41711" w:rsidRPr="006A3EDF">
        <w:rPr>
          <w:rStyle w:val="tlid-translation"/>
          <w:rFonts w:ascii="Arial" w:eastAsia="Calibri" w:hAnsi="Arial" w:cs="Arial"/>
          <w:sz w:val="24"/>
          <w:szCs w:val="24"/>
        </w:rPr>
        <w:t>eis</w:t>
      </w:r>
      <w:r w:rsidR="00BF280F" w:rsidRPr="006A3EDF">
        <w:rPr>
          <w:rStyle w:val="tlid-translation"/>
          <w:rFonts w:ascii="Arial" w:eastAsia="Calibri" w:hAnsi="Arial" w:cs="Arial"/>
          <w:sz w:val="24"/>
          <w:szCs w:val="24"/>
        </w:rPr>
        <w:t xml:space="preserve"> moderadora</w:t>
      </w:r>
      <w:r w:rsidR="00D41711" w:rsidRPr="006A3EDF">
        <w:rPr>
          <w:rStyle w:val="tlid-translation"/>
          <w:rFonts w:ascii="Arial" w:eastAsia="Calibri" w:hAnsi="Arial" w:cs="Arial"/>
          <w:sz w:val="24"/>
          <w:szCs w:val="24"/>
        </w:rPr>
        <w:t>s</w:t>
      </w:r>
      <w:r w:rsidR="00BF280F" w:rsidRPr="006A3EDF">
        <w:rPr>
          <w:rStyle w:val="tlid-translation"/>
          <w:rFonts w:ascii="Arial" w:eastAsia="Calibri" w:hAnsi="Arial" w:cs="Arial"/>
          <w:sz w:val="24"/>
          <w:szCs w:val="24"/>
        </w:rPr>
        <w:t xml:space="preserve"> que </w:t>
      </w:r>
      <w:r w:rsidR="00D41711" w:rsidRPr="007F7E0C">
        <w:rPr>
          <w:rStyle w:val="tlid-translation"/>
          <w:rFonts w:ascii="Arial" w:eastAsia="Calibri" w:hAnsi="Arial" w:cs="Arial"/>
          <w:sz w:val="24"/>
          <w:szCs w:val="24"/>
        </w:rPr>
        <w:t>são</w:t>
      </w:r>
      <w:r w:rsidR="007F7E0C">
        <w:rPr>
          <w:rStyle w:val="tlid-translation"/>
          <w:rFonts w:ascii="Arial" w:eastAsia="Calibri" w:hAnsi="Arial" w:cs="Arial"/>
          <w:sz w:val="24"/>
          <w:szCs w:val="24"/>
        </w:rPr>
        <w:t xml:space="preserve"> medidas pelas </w:t>
      </w:r>
      <w:r w:rsidR="00F974D2">
        <w:rPr>
          <w:rStyle w:val="tlid-translation"/>
          <w:rFonts w:ascii="Arial" w:eastAsia="Calibri" w:hAnsi="Arial" w:cs="Arial"/>
          <w:sz w:val="24"/>
          <w:szCs w:val="24"/>
        </w:rPr>
        <w:t xml:space="preserve">frequências das </w:t>
      </w:r>
      <w:r w:rsidR="00F974D2" w:rsidRPr="006A3EDF">
        <w:rPr>
          <w:rStyle w:val="tlid-translation"/>
          <w:rFonts w:ascii="Arial" w:eastAsia="Calibri" w:hAnsi="Arial" w:cs="Arial"/>
          <w:sz w:val="24"/>
          <w:szCs w:val="24"/>
        </w:rPr>
        <w:t>instabilidades</w:t>
      </w:r>
      <w:r w:rsidR="00F974D2">
        <w:rPr>
          <w:rStyle w:val="tlid-translation"/>
          <w:rFonts w:ascii="Arial" w:eastAsia="Calibri" w:hAnsi="Arial" w:cs="Arial"/>
          <w:sz w:val="24"/>
          <w:szCs w:val="24"/>
        </w:rPr>
        <w:t xml:space="preserve"> da equipe e da tarefa</w:t>
      </w:r>
      <w:r w:rsidR="00BF280F" w:rsidRPr="006A3EDF">
        <w:rPr>
          <w:rStyle w:val="tlid-translation"/>
          <w:rFonts w:ascii="Arial" w:eastAsia="Calibri" w:hAnsi="Arial" w:cs="Arial"/>
          <w:sz w:val="24"/>
          <w:szCs w:val="24"/>
        </w:rPr>
        <w:t xml:space="preserve"> do projeto. </w:t>
      </w:r>
      <w:r w:rsidR="00432BFD" w:rsidRPr="006A3EDF">
        <w:rPr>
          <w:rStyle w:val="tlid-translation"/>
          <w:rFonts w:ascii="Arial" w:eastAsia="Calibri" w:hAnsi="Arial" w:cs="Arial"/>
          <w:sz w:val="24"/>
          <w:szCs w:val="24"/>
        </w:rPr>
        <w:t xml:space="preserve"> </w:t>
      </w:r>
    </w:p>
    <w:p w14:paraId="23D4B995" w14:textId="74838A0F" w:rsidR="00CC42D8" w:rsidRPr="006A3EDF" w:rsidRDefault="00EA5A05"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Assim</w:t>
      </w:r>
      <w:r w:rsidR="00BF280F" w:rsidRPr="006A3EDF">
        <w:rPr>
          <w:rFonts w:ascii="Arial" w:eastAsia="Calibri" w:hAnsi="Arial" w:cs="Arial"/>
          <w:sz w:val="24"/>
          <w:szCs w:val="24"/>
        </w:rPr>
        <w:t>, p</w:t>
      </w:r>
      <w:r w:rsidR="002A28D8" w:rsidRPr="006A3EDF">
        <w:rPr>
          <w:rFonts w:ascii="Arial" w:eastAsia="Calibri" w:hAnsi="Arial" w:cs="Arial"/>
          <w:sz w:val="24"/>
          <w:szCs w:val="24"/>
        </w:rPr>
        <w:t xml:space="preserve">ara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BF280F" w:rsidRPr="006A3EDF">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e confirmatórias. O estudo quantitativo é adequado porque permite encontrar relações entre variáveis, a partir da análise de um número significativo de indivíduos</w:t>
      </w:r>
      <w:r w:rsidRPr="006A3EDF">
        <w:rPr>
          <w:rFonts w:ascii="Arial" w:eastAsia="Calibri" w:hAnsi="Arial" w:cs="Arial"/>
          <w:sz w:val="24"/>
          <w:szCs w:val="24"/>
        </w:rPr>
        <w:t xml:space="preserve"> (</w:t>
      </w:r>
      <w:r w:rsidRPr="006A3EDF">
        <w:rPr>
          <w:rFonts w:ascii="Arial" w:hAnsi="Arial" w:cs="Arial"/>
          <w:sz w:val="24"/>
          <w:szCs w:val="24"/>
        </w:rPr>
        <w:t>EASTERBROOK et al. 2008)</w:t>
      </w:r>
      <w:r w:rsidR="002A28D8" w:rsidRPr="006A3EDF">
        <w:rPr>
          <w:rFonts w:ascii="Arial" w:eastAsia="Calibri" w:hAnsi="Arial" w:cs="Arial"/>
          <w:sz w:val="24"/>
          <w:szCs w:val="24"/>
        </w:rPr>
        <w:t>.</w:t>
      </w:r>
    </w:p>
    <w:p w14:paraId="75545FDA" w14:textId="7AB4C336"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o </w:t>
      </w:r>
      <w:proofErr w:type="spellStart"/>
      <w:r w:rsidR="003B5A3D" w:rsidRPr="006A3EDF">
        <w:rPr>
          <w:rFonts w:ascii="Arial" w:eastAsia="Calibri" w:hAnsi="Arial" w:cs="Arial"/>
          <w:sz w:val="24"/>
          <w:szCs w:val="24"/>
        </w:rPr>
        <w:t>burnout</w:t>
      </w:r>
      <w:proofErr w:type="spellEnd"/>
      <w:r w:rsidRPr="006A3EDF">
        <w:rPr>
          <w:rFonts w:ascii="Arial" w:eastAsia="Calibri" w:hAnsi="Arial" w:cs="Arial"/>
          <w:sz w:val="24"/>
          <w:szCs w:val="24"/>
        </w:rPr>
        <w:t xml:space="preserve"> e satisfação na carreira e do trabalho, sendo moderadas pela instabilidade do projeto são de natureza exploratória, visto que dentro da Engenharia de Software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 de maneira que o objetivo é se familiarizar com o fenômeno</w:t>
      </w:r>
      <w:r w:rsidRPr="006A3EDF">
        <w:rPr>
          <w:rFonts w:ascii="Arial" w:eastAsia="Calibri" w:hAnsi="Arial" w:cs="Arial"/>
          <w:sz w:val="24"/>
          <w:szCs w:val="24"/>
        </w:rPr>
        <w:t>. Contudo, o estudo tem características confirmatórias quando analisa essas relações de maneira geral, visto que elas já foram testadas em outros contextos.</w:t>
      </w:r>
    </w:p>
    <w:p w14:paraId="20D9FE2E" w14:textId="229869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A população definida nesta pesquisa são Engenheiros de Software que falam português e estão atuando no desenvolvimento de software em equipe. Um Engenheiro de Software pode ser um desenvolvedor, um analista de banco de dados, </w:t>
      </w:r>
      <w:r w:rsidRPr="006A3EDF">
        <w:rPr>
          <w:rFonts w:ascii="Arial" w:eastAsia="Calibri" w:hAnsi="Arial" w:cs="Arial"/>
          <w:sz w:val="24"/>
          <w:szCs w:val="24"/>
        </w:rPr>
        <w:lastRenderedPageBreak/>
        <w:t xml:space="preserve">um gerente de software ou líder de projeto, um analista, um Engenheiro de teste ou ainda um design de </w:t>
      </w:r>
      <w:proofErr w:type="spellStart"/>
      <w:r w:rsidR="00C548ED">
        <w:rPr>
          <w:rFonts w:ascii="Arial" w:eastAsia="Calibri" w:hAnsi="Arial" w:cs="Arial"/>
          <w:sz w:val="24"/>
          <w:szCs w:val="24"/>
        </w:rPr>
        <w:t>ux</w:t>
      </w:r>
      <w:proofErr w:type="spellEnd"/>
      <w:r w:rsidRPr="006A3EDF">
        <w:rPr>
          <w:rFonts w:ascii="Arial" w:eastAsia="Calibri" w:hAnsi="Arial" w:cs="Arial"/>
          <w:sz w:val="24"/>
          <w:szCs w:val="24"/>
        </w:rPr>
        <w:t xml:space="preserve">.  </w:t>
      </w:r>
    </w:p>
    <w:p w14:paraId="38BECB74" w14:textId="37C3EF49"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Pr="006A3EDF">
        <w:rPr>
          <w:rFonts w:ascii="Arial" w:eastAsia="Calibri" w:hAnsi="Arial" w:cs="Arial"/>
          <w:sz w:val="24"/>
          <w:szCs w:val="24"/>
        </w:rPr>
        <w:fldChar w:fldCharType="end"/>
      </w:r>
      <w:r w:rsidRPr="006A3EDF">
        <w:rPr>
          <w:rFonts w:ascii="Arial" w:eastAsia="Calibri" w:hAnsi="Arial" w:cs="Arial"/>
          <w:sz w:val="24"/>
          <w:szCs w:val="24"/>
        </w:rPr>
        <w:t>.</w:t>
      </w:r>
    </w:p>
    <w:p w14:paraId="49472B22" w14:textId="33DF2969"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Vale ressaltar que o questionário é auto 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 e nossa amostra utilizou auto seleção,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38CDAC9F" w14:textId="73D8D064" w:rsidR="00AB085C" w:rsidRPr="006A3EDF" w:rsidRDefault="00467782" w:rsidP="00FF2AD4">
      <w:pPr>
        <w:pStyle w:val="PhD-Title2"/>
      </w:pPr>
      <w:bookmarkStart w:id="113" w:name="_Ref38960149"/>
      <w:bookmarkStart w:id="114" w:name="_Toc42242448"/>
      <w:r w:rsidRPr="006A3EDF">
        <w:t>COLETA DE DADOS</w:t>
      </w:r>
      <w:bookmarkEnd w:id="113"/>
      <w:bookmarkEnd w:id="114"/>
    </w:p>
    <w:p w14:paraId="3F58115D" w14:textId="795208A6"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O contexto da pesquisa envolve profissionais que atuam em equipes de software. Portanto, o fenômeno foi explorado a partir das experiências de profissionais da área de desenvolvimento de software.</w:t>
      </w:r>
    </w:p>
    <w:p w14:paraId="76D67158" w14:textId="32F27295"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 foi utilizado o Twitter para divulgar com profissionais da área influentes nessa rede social, mas que não necessariamente são conhecidos da comunidade acadêmica</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6A3EDF">
        <w:rPr>
          <w:rStyle w:val="Refdenotaderodap"/>
          <w:rFonts w:ascii="Arial" w:hAnsi="Arial" w:cs="Arial"/>
        </w:rPr>
        <w:footnoteReference w:id="2"/>
      </w:r>
      <w:r w:rsidRPr="006A3EDF">
        <w:rPr>
          <w:rFonts w:ascii="Arial" w:hAnsi="Arial" w:cs="Arial"/>
          <w:sz w:val="24"/>
          <w:szCs w:val="24"/>
        </w:rPr>
        <w:t xml:space="preserve"> que tem cerca de 37 mil seguidores. A </w:t>
      </w:r>
      <w:r w:rsidR="007443F4">
        <w:rPr>
          <w:rFonts w:ascii="Arial" w:hAnsi="Arial" w:cs="Arial"/>
          <w:sz w:val="24"/>
          <w:szCs w:val="24"/>
        </w:rPr>
        <w:fldChar w:fldCharType="begin"/>
      </w:r>
      <w:r w:rsidR="007443F4">
        <w:rPr>
          <w:rFonts w:ascii="Arial" w:hAnsi="Arial" w:cs="Arial"/>
          <w:sz w:val="24"/>
          <w:szCs w:val="24"/>
        </w:rPr>
        <w:instrText xml:space="preserve"> REF _Ref51402803 \h </w:instrText>
      </w:r>
      <w:r w:rsidR="007443F4">
        <w:rPr>
          <w:rFonts w:ascii="Arial" w:hAnsi="Arial" w:cs="Arial"/>
          <w:sz w:val="24"/>
          <w:szCs w:val="24"/>
        </w:rPr>
      </w:r>
      <w:r w:rsidR="007443F4">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7443F4">
        <w:rPr>
          <w:rFonts w:ascii="Arial" w:hAnsi="Arial" w:cs="Arial"/>
          <w:sz w:val="24"/>
          <w:szCs w:val="24"/>
        </w:rPr>
        <w:fldChar w:fldCharType="end"/>
      </w:r>
      <w:r w:rsidR="007443F4">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7DE1FECE" w14:textId="3CAEE4BA" w:rsidR="00D65AD6" w:rsidRPr="006A3EDF" w:rsidRDefault="00D65AD6" w:rsidP="00D65AD6">
      <w:pPr>
        <w:pStyle w:val="Legenda"/>
        <w:rPr>
          <w:rFonts w:ascii="Arial" w:hAnsi="Arial" w:cs="Arial"/>
          <w:sz w:val="24"/>
          <w:szCs w:val="24"/>
        </w:rPr>
      </w:pPr>
      <w:bookmarkStart w:id="115" w:name="_Toc42242575"/>
      <w:bookmarkStart w:id="116" w:name="_Ref51402803"/>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7</w:t>
      </w:r>
      <w:r w:rsidR="00AB4F52">
        <w:rPr>
          <w:rFonts w:ascii="Arial" w:hAnsi="Arial" w:cs="Arial"/>
        </w:rPr>
        <w:fldChar w:fldCharType="end"/>
      </w:r>
      <w:bookmarkEnd w:id="116"/>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115"/>
    </w:p>
    <w:p w14:paraId="61F92EA1"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2A78D59A" wp14:editId="6222CA27">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F7EB1D4" w14:textId="77777777" w:rsidR="00D65AD6" w:rsidRPr="006A3EDF" w:rsidRDefault="00D65AD6" w:rsidP="00D65AD6">
      <w:pPr>
        <w:keepNext/>
        <w:ind w:firstLine="284"/>
        <w:jc w:val="center"/>
        <w:rPr>
          <w:rFonts w:ascii="Arial" w:hAnsi="Arial" w:cs="Arial"/>
        </w:rPr>
      </w:pPr>
    </w:p>
    <w:p w14:paraId="48B0FFCB" w14:textId="5DF9F72E" w:rsidR="00B517C7" w:rsidRDefault="00AB085C" w:rsidP="00E22E03">
      <w:pPr>
        <w:spacing w:line="360" w:lineRule="auto"/>
        <w:ind w:firstLine="284"/>
        <w:rPr>
          <w:rFonts w:ascii="Arial" w:hAnsi="Arial" w:cs="Arial"/>
          <w:sz w:val="24"/>
          <w:szCs w:val="24"/>
        </w:rPr>
      </w:pPr>
      <w:r w:rsidRPr="006A3EDF">
        <w:rPr>
          <w:rFonts w:ascii="Arial" w:hAnsi="Arial" w:cs="Arial"/>
          <w:sz w:val="24"/>
          <w:szCs w:val="24"/>
        </w:rPr>
        <w:t xml:space="preserve">A </w:t>
      </w:r>
      <w:r w:rsidRPr="00755B16">
        <w:rPr>
          <w:rFonts w:ascii="Arial" w:hAnsi="Arial" w:cs="Arial"/>
          <w:sz w:val="24"/>
          <w:szCs w:val="24"/>
        </w:rPr>
        <w:fldChar w:fldCharType="begin"/>
      </w:r>
      <w:r w:rsidRPr="00755B16">
        <w:rPr>
          <w:rFonts w:ascii="Arial" w:hAnsi="Arial" w:cs="Arial"/>
          <w:sz w:val="24"/>
          <w:szCs w:val="24"/>
        </w:rPr>
        <w:instrText xml:space="preserve"> REF _Ref22806455 \h </w:instrText>
      </w:r>
      <w:r w:rsidR="005341E7" w:rsidRPr="00755B16">
        <w:rPr>
          <w:rFonts w:ascii="Arial" w:hAnsi="Arial" w:cs="Arial"/>
          <w:sz w:val="24"/>
          <w:szCs w:val="24"/>
        </w:rPr>
        <w:instrText xml:space="preserve"> \* MERGEFORMAT </w:instrText>
      </w:r>
      <w:r w:rsidRPr="00755B16">
        <w:rPr>
          <w:rFonts w:ascii="Arial" w:hAnsi="Arial" w:cs="Arial"/>
          <w:sz w:val="24"/>
          <w:szCs w:val="24"/>
        </w:rPr>
      </w:r>
      <w:r w:rsidRPr="00755B16">
        <w:rPr>
          <w:rFonts w:ascii="Arial" w:hAnsi="Arial" w:cs="Arial"/>
          <w:sz w:val="24"/>
          <w:szCs w:val="24"/>
        </w:rPr>
        <w:fldChar w:fldCharType="separate"/>
      </w:r>
      <w:r w:rsidR="007443F4" w:rsidRPr="007443F4">
        <w:rPr>
          <w:rFonts w:ascii="Arial" w:hAnsi="Arial" w:cs="Arial"/>
          <w:sz w:val="24"/>
          <w:szCs w:val="24"/>
        </w:rPr>
        <w:t xml:space="preserve">Figura </w:t>
      </w:r>
      <w:r w:rsidR="007443F4" w:rsidRPr="007443F4">
        <w:rPr>
          <w:rFonts w:ascii="Arial" w:hAnsi="Arial" w:cs="Arial"/>
          <w:noProof/>
          <w:sz w:val="24"/>
          <w:szCs w:val="24"/>
        </w:rPr>
        <w:t>8</w:t>
      </w:r>
      <w:r w:rsidRPr="00755B16">
        <w:rPr>
          <w:rFonts w:ascii="Arial" w:hAnsi="Arial" w:cs="Arial"/>
          <w:sz w:val="24"/>
          <w:szCs w:val="24"/>
        </w:rPr>
        <w:fldChar w:fldCharType="end"/>
      </w:r>
      <w:r w:rsidRPr="006A3EDF">
        <w:rPr>
          <w:rFonts w:ascii="Arial" w:hAnsi="Arial" w:cs="Arial"/>
          <w:sz w:val="24"/>
          <w:szCs w:val="24"/>
        </w:rPr>
        <w:t xml:space="preserve"> apresenta os dados informados pelo Twitter da mensagem compartilhada. Ela foi impressa 6.641 vezes </w:t>
      </w:r>
      <w:r w:rsidR="00CA339C">
        <w:rPr>
          <w:rFonts w:ascii="Arial" w:hAnsi="Arial" w:cs="Arial"/>
          <w:sz w:val="24"/>
          <w:szCs w:val="24"/>
        </w:rPr>
        <w:t>e</w:t>
      </w:r>
      <w:r w:rsidR="00CA339C" w:rsidRPr="006A3EDF">
        <w:rPr>
          <w:rFonts w:ascii="Arial" w:hAnsi="Arial" w:cs="Arial"/>
          <w:sz w:val="24"/>
          <w:szCs w:val="24"/>
        </w:rPr>
        <w:t xml:space="preserve"> </w:t>
      </w:r>
      <w:r w:rsidRPr="006A3EDF">
        <w:rPr>
          <w:rFonts w:ascii="Arial" w:hAnsi="Arial" w:cs="Arial"/>
          <w:sz w:val="24"/>
          <w:szCs w:val="24"/>
        </w:rPr>
        <w:t xml:space="preserve">teve um total de 206 engajamentos, com 110 cliques na </w:t>
      </w:r>
      <w:proofErr w:type="spellStart"/>
      <w:r w:rsidRPr="006A3EDF">
        <w:rPr>
          <w:rFonts w:ascii="Arial" w:hAnsi="Arial" w:cs="Arial"/>
          <w:sz w:val="24"/>
          <w:szCs w:val="24"/>
        </w:rPr>
        <w:t>url</w:t>
      </w:r>
      <w:proofErr w:type="spellEnd"/>
      <w:r w:rsidRPr="006A3EDF">
        <w:rPr>
          <w:rFonts w:ascii="Arial" w:hAnsi="Arial" w:cs="Arial"/>
          <w:sz w:val="24"/>
          <w:szCs w:val="24"/>
        </w:rPr>
        <w:t>, 33 favoritos e 2</w:t>
      </w:r>
      <w:r w:rsidR="00E00D62">
        <w:rPr>
          <w:rFonts w:ascii="Arial" w:hAnsi="Arial" w:cs="Arial"/>
          <w:sz w:val="24"/>
          <w:szCs w:val="24"/>
        </w:rPr>
        <w:t>5</w:t>
      </w:r>
      <w:r w:rsidRPr="006A3EDF">
        <w:rPr>
          <w:rFonts w:ascii="Arial" w:hAnsi="Arial" w:cs="Arial"/>
          <w:sz w:val="24"/>
          <w:szCs w:val="24"/>
        </w:rPr>
        <w:t xml:space="preserve"> </w:t>
      </w:r>
      <w:r w:rsidR="00E00D62">
        <w:rPr>
          <w:rFonts w:ascii="Arial" w:hAnsi="Arial" w:cs="Arial"/>
          <w:sz w:val="24"/>
          <w:szCs w:val="24"/>
        </w:rPr>
        <w:t>compartilhamentos</w:t>
      </w:r>
      <w:r w:rsidRPr="006A3EDF">
        <w:rPr>
          <w:rFonts w:ascii="Arial" w:hAnsi="Arial" w:cs="Arial"/>
          <w:sz w:val="24"/>
          <w:szCs w:val="24"/>
        </w:rPr>
        <w:t xml:space="preserve">. </w:t>
      </w:r>
    </w:p>
    <w:p w14:paraId="384804B3" w14:textId="5204C8EC" w:rsidR="00AF58D6" w:rsidRPr="006A3EDF" w:rsidRDefault="00AF58D6" w:rsidP="00AF58D6">
      <w:pPr>
        <w:pStyle w:val="Legenda"/>
        <w:rPr>
          <w:rFonts w:ascii="Arial" w:hAnsi="Arial" w:cs="Arial"/>
          <w:sz w:val="24"/>
          <w:szCs w:val="24"/>
        </w:rPr>
      </w:pPr>
      <w:bookmarkStart w:id="117" w:name="_Ref22806455"/>
      <w:bookmarkStart w:id="118" w:name="_Toc42242576"/>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8</w:t>
      </w:r>
      <w:r w:rsidR="00AB4F52">
        <w:rPr>
          <w:rFonts w:ascii="Arial" w:hAnsi="Arial" w:cs="Arial"/>
        </w:rPr>
        <w:fldChar w:fldCharType="end"/>
      </w:r>
      <w:bookmarkEnd w:id="117"/>
      <w:r w:rsidRPr="006A3EDF">
        <w:rPr>
          <w:rFonts w:ascii="Arial" w:hAnsi="Arial" w:cs="Arial"/>
        </w:rPr>
        <w:t xml:space="preserve"> - Dados da divulgação no </w:t>
      </w:r>
      <w:r w:rsidR="002B5A86">
        <w:rPr>
          <w:rFonts w:ascii="Arial" w:hAnsi="Arial" w:cs="Arial"/>
        </w:rPr>
        <w:t>T</w:t>
      </w:r>
      <w:r w:rsidRPr="006A3EDF">
        <w:rPr>
          <w:rFonts w:ascii="Arial" w:hAnsi="Arial" w:cs="Arial"/>
        </w:rPr>
        <w:t>witter</w:t>
      </w:r>
      <w:bookmarkEnd w:id="118"/>
    </w:p>
    <w:p w14:paraId="3DE919E6" w14:textId="77777777" w:rsidR="00AF58D6" w:rsidRPr="006A3EDF" w:rsidRDefault="00AF58D6" w:rsidP="00AF58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5B30C958" wp14:editId="79A92D13">
            <wp:extent cx="4254997" cy="35507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4293" cy="3558479"/>
                    </a:xfrm>
                    <a:prstGeom prst="rect">
                      <a:avLst/>
                    </a:prstGeom>
                  </pic:spPr>
                </pic:pic>
              </a:graphicData>
            </a:graphic>
          </wp:inline>
        </w:drawing>
      </w:r>
    </w:p>
    <w:p w14:paraId="32936259" w14:textId="77777777" w:rsidR="00AF58D6" w:rsidRPr="006A3EDF" w:rsidRDefault="00AF58D6" w:rsidP="00AF58D6">
      <w:pPr>
        <w:pStyle w:val="Legenda"/>
        <w:rPr>
          <w:rFonts w:ascii="Arial" w:hAnsi="Arial" w:cs="Arial"/>
        </w:rPr>
      </w:pPr>
    </w:p>
    <w:p w14:paraId="211C0A1B" w14:textId="77777777" w:rsidR="00AF35E2" w:rsidRDefault="00E22E03" w:rsidP="00E22E03">
      <w:pPr>
        <w:spacing w:line="360" w:lineRule="auto"/>
        <w:ind w:firstLine="284"/>
        <w:rPr>
          <w:rFonts w:ascii="Arial" w:hAnsi="Arial" w:cs="Arial"/>
          <w:sz w:val="24"/>
          <w:szCs w:val="24"/>
        </w:rPr>
      </w:pPr>
      <w:r w:rsidRPr="006A3EDF">
        <w:rPr>
          <w:rFonts w:ascii="Arial" w:hAnsi="Arial" w:cs="Arial"/>
          <w:sz w:val="24"/>
          <w:szCs w:val="24"/>
        </w:rPr>
        <w:t>Além do Twitter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Pr="006A3EDF">
        <w:rPr>
          <w:rFonts w:ascii="Arial" w:hAnsi="Arial" w:cs="Arial"/>
          <w:color w:val="FF0000"/>
          <w:sz w:val="24"/>
          <w:szCs w:val="24"/>
        </w:rPr>
        <w:t xml:space="preserve"> </w:t>
      </w:r>
      <w:r w:rsidRPr="006A3EDF">
        <w:rPr>
          <w:rFonts w:ascii="Arial" w:hAnsi="Arial" w:cs="Arial"/>
          <w:sz w:val="24"/>
          <w:szCs w:val="24"/>
        </w:rPr>
        <w:t>Dias-Jr (2018). A rede social LinkedIn se mostrou bastante eficiente, apesar de ser a última a ser utilizada. Nela foi postado em grupos de tecnologias e pessoas foram adicionadas com uma carta-convite para participar da pesquisa.</w:t>
      </w:r>
    </w:p>
    <w:p w14:paraId="3BBF1A52" w14:textId="65BC59F1" w:rsidR="00E22E03" w:rsidRDefault="004D2EF2" w:rsidP="00E22E03">
      <w:pPr>
        <w:spacing w:line="360" w:lineRule="auto"/>
        <w:ind w:firstLine="284"/>
        <w:rPr>
          <w:rFonts w:ascii="Arial" w:hAnsi="Arial" w:cs="Arial"/>
          <w:sz w:val="24"/>
          <w:szCs w:val="24"/>
        </w:rPr>
      </w:pPr>
      <w:r>
        <w:rPr>
          <w:rFonts w:ascii="Arial" w:hAnsi="Arial" w:cs="Arial"/>
          <w:sz w:val="24"/>
          <w:szCs w:val="24"/>
        </w:rPr>
        <w:t xml:space="preserve"> </w:t>
      </w:r>
      <w:r w:rsidR="00E22E03" w:rsidRPr="006A3EDF">
        <w:rPr>
          <w:rFonts w:ascii="Arial" w:hAnsi="Arial" w:cs="Arial"/>
          <w:sz w:val="24"/>
          <w:szCs w:val="24"/>
        </w:rPr>
        <w:t xml:space="preserve">Além disso, os </w:t>
      </w:r>
      <w:r w:rsidR="00E22E03">
        <w:rPr>
          <w:rFonts w:ascii="Arial" w:hAnsi="Arial" w:cs="Arial"/>
          <w:sz w:val="24"/>
          <w:szCs w:val="24"/>
        </w:rPr>
        <w:t>profissionais</w:t>
      </w:r>
      <w:r w:rsidR="00E22E03" w:rsidRPr="006A3EDF">
        <w:rPr>
          <w:rFonts w:ascii="Arial" w:hAnsi="Arial" w:cs="Arial"/>
          <w:sz w:val="24"/>
          <w:szCs w:val="24"/>
        </w:rPr>
        <w:t xml:space="preserve"> também eram convidados a participar da pesquisa a partir de uma autorização por meio de contato.</w:t>
      </w:r>
      <w:r w:rsidR="00192541" w:rsidRPr="00192541">
        <w:rPr>
          <w:rFonts w:ascii="Arial" w:hAnsi="Arial" w:cs="Arial"/>
          <w:sz w:val="24"/>
          <w:szCs w:val="24"/>
        </w:rPr>
        <w:t xml:space="preserve"> </w:t>
      </w:r>
      <w:r w:rsidR="00192541">
        <w:rPr>
          <w:rFonts w:ascii="Arial" w:hAnsi="Arial" w:cs="Arial"/>
          <w:sz w:val="24"/>
          <w:szCs w:val="24"/>
        </w:rPr>
        <w:t xml:space="preserve">A eficiência foi notada devido a quantidade de feedbacks recebidos com comentários de </w:t>
      </w:r>
      <w:r w:rsidR="00AF35E2">
        <w:rPr>
          <w:rFonts w:ascii="Arial" w:hAnsi="Arial" w:cs="Arial"/>
          <w:sz w:val="24"/>
          <w:szCs w:val="24"/>
        </w:rPr>
        <w:t>que</w:t>
      </w:r>
      <w:r w:rsidR="00192541">
        <w:rPr>
          <w:rFonts w:ascii="Arial" w:hAnsi="Arial" w:cs="Arial"/>
          <w:sz w:val="24"/>
          <w:szCs w:val="24"/>
        </w:rPr>
        <w:t xml:space="preserve"> iriam participar, elogios e pedidos para compartilhar os resultados da pesquisa</w:t>
      </w:r>
      <w:r w:rsidR="00EE4CF0">
        <w:rPr>
          <w:rFonts w:ascii="Arial" w:hAnsi="Arial" w:cs="Arial"/>
          <w:sz w:val="24"/>
          <w:szCs w:val="24"/>
        </w:rPr>
        <w:t>.</w:t>
      </w:r>
      <w:r w:rsidR="00E22E03" w:rsidRPr="006A3EDF">
        <w:rPr>
          <w:rFonts w:ascii="Arial" w:hAnsi="Arial" w:cs="Arial"/>
          <w:sz w:val="24"/>
          <w:szCs w:val="24"/>
        </w:rPr>
        <w:t xml:space="preserve"> Mais detalhes</w:t>
      </w:r>
      <w:r w:rsidR="00874F00">
        <w:rPr>
          <w:rFonts w:ascii="Arial" w:hAnsi="Arial" w:cs="Arial"/>
          <w:sz w:val="24"/>
          <w:szCs w:val="24"/>
        </w:rPr>
        <w:t xml:space="preserve"> sobre</w:t>
      </w:r>
      <w:r w:rsidR="00FF25C5">
        <w:rPr>
          <w:rFonts w:ascii="Arial" w:hAnsi="Arial" w:cs="Arial"/>
          <w:sz w:val="24"/>
          <w:szCs w:val="24"/>
        </w:rPr>
        <w:t xml:space="preserve"> esses comentários podem ser vistos </w:t>
      </w:r>
      <w:r w:rsidR="00E22E03" w:rsidRPr="006A3EDF">
        <w:rPr>
          <w:rFonts w:ascii="Arial" w:hAnsi="Arial" w:cs="Arial"/>
          <w:sz w:val="24"/>
          <w:szCs w:val="24"/>
        </w:rPr>
        <w:t xml:space="preserve"> na</w:t>
      </w:r>
      <w:r w:rsidR="00E22E03" w:rsidRPr="00755B16">
        <w:rPr>
          <w:rFonts w:ascii="Arial" w:hAnsi="Arial" w:cs="Arial"/>
          <w:sz w:val="24"/>
          <w:szCs w:val="24"/>
        </w:rPr>
        <w:t xml:space="preserve"> </w:t>
      </w:r>
      <w:r w:rsidR="00E22E03" w:rsidRPr="00755B16">
        <w:rPr>
          <w:rFonts w:ascii="Arial" w:hAnsi="Arial" w:cs="Arial"/>
          <w:sz w:val="24"/>
          <w:szCs w:val="24"/>
        </w:rPr>
        <w:fldChar w:fldCharType="begin"/>
      </w:r>
      <w:r w:rsidR="00E22E03" w:rsidRPr="00755B16">
        <w:rPr>
          <w:rFonts w:ascii="Arial" w:hAnsi="Arial" w:cs="Arial"/>
          <w:sz w:val="24"/>
          <w:szCs w:val="24"/>
        </w:rPr>
        <w:instrText xml:space="preserve"> REF _Ref38739826 \h  \* MERGEFORMAT </w:instrText>
      </w:r>
      <w:r w:rsidR="00E22E03" w:rsidRPr="00755B16">
        <w:rPr>
          <w:rFonts w:ascii="Arial" w:hAnsi="Arial" w:cs="Arial"/>
          <w:sz w:val="24"/>
          <w:szCs w:val="24"/>
        </w:rPr>
      </w:r>
      <w:r w:rsidR="00E22E03" w:rsidRPr="00755B16">
        <w:rPr>
          <w:rFonts w:ascii="Arial" w:hAnsi="Arial" w:cs="Arial"/>
          <w:sz w:val="24"/>
          <w:szCs w:val="24"/>
        </w:rPr>
        <w:fldChar w:fldCharType="separate"/>
      </w:r>
      <w:r w:rsidR="007443F4" w:rsidRPr="007443F4">
        <w:rPr>
          <w:rFonts w:ascii="Arial" w:hAnsi="Arial" w:cs="Arial"/>
          <w:sz w:val="24"/>
          <w:szCs w:val="24"/>
        </w:rPr>
        <w:t xml:space="preserve">Figura </w:t>
      </w:r>
      <w:r w:rsidR="007443F4" w:rsidRPr="007443F4">
        <w:rPr>
          <w:rFonts w:ascii="Arial" w:hAnsi="Arial" w:cs="Arial"/>
          <w:noProof/>
          <w:sz w:val="24"/>
          <w:szCs w:val="24"/>
        </w:rPr>
        <w:t>9</w:t>
      </w:r>
      <w:r w:rsidR="00E22E03" w:rsidRPr="00755B16">
        <w:rPr>
          <w:rFonts w:ascii="Arial" w:hAnsi="Arial" w:cs="Arial"/>
          <w:sz w:val="24"/>
          <w:szCs w:val="24"/>
        </w:rPr>
        <w:fldChar w:fldCharType="end"/>
      </w:r>
      <w:bookmarkStart w:id="119" w:name="_Ref22806358"/>
      <w:bookmarkStart w:id="120" w:name="_Ref22806351"/>
      <w:r w:rsidR="00FF25C5">
        <w:rPr>
          <w:rFonts w:ascii="Arial" w:hAnsi="Arial" w:cs="Arial"/>
          <w:sz w:val="24"/>
          <w:szCs w:val="24"/>
        </w:rPr>
        <w:t xml:space="preserve"> que apresenta três chats de pessoas diferentes sobre a pesquisa</w:t>
      </w:r>
      <w:r w:rsidR="00E22E03">
        <w:rPr>
          <w:rFonts w:ascii="Arial" w:hAnsi="Arial" w:cs="Arial"/>
          <w:sz w:val="24"/>
          <w:szCs w:val="24"/>
        </w:rPr>
        <w:t>.</w:t>
      </w:r>
      <w:bookmarkEnd w:id="119"/>
      <w:bookmarkEnd w:id="120"/>
    </w:p>
    <w:p w14:paraId="5F3F7406" w14:textId="456F7205" w:rsidR="00D44A26" w:rsidRDefault="00D44A26" w:rsidP="005341E7">
      <w:pPr>
        <w:spacing w:line="360" w:lineRule="auto"/>
        <w:ind w:firstLine="284"/>
        <w:rPr>
          <w:rFonts w:ascii="Arial" w:hAnsi="Arial" w:cs="Arial"/>
          <w:sz w:val="24"/>
          <w:szCs w:val="24"/>
        </w:rPr>
      </w:pPr>
    </w:p>
    <w:p w14:paraId="5F75F74A" w14:textId="77777777" w:rsidR="00D44A26" w:rsidRPr="006A3EDF" w:rsidRDefault="00D44A26" w:rsidP="005341E7">
      <w:pPr>
        <w:spacing w:line="360" w:lineRule="auto"/>
        <w:ind w:firstLine="284"/>
        <w:rPr>
          <w:rFonts w:ascii="Arial" w:hAnsi="Arial" w:cs="Arial"/>
          <w:sz w:val="24"/>
          <w:szCs w:val="24"/>
        </w:rPr>
      </w:pPr>
    </w:p>
    <w:p w14:paraId="5E5A6739" w14:textId="31D97F0F" w:rsidR="0078052B" w:rsidRPr="006A3EDF" w:rsidRDefault="0078052B" w:rsidP="0078052B">
      <w:pPr>
        <w:pStyle w:val="Legenda"/>
        <w:rPr>
          <w:rFonts w:ascii="Arial" w:hAnsi="Arial" w:cs="Arial"/>
        </w:rPr>
      </w:pPr>
      <w:bookmarkStart w:id="121" w:name="_Ref38739826"/>
      <w:bookmarkStart w:id="122" w:name="_Toc42242577"/>
      <w:r w:rsidRPr="006A3EDF">
        <w:rPr>
          <w:rFonts w:ascii="Arial" w:hAnsi="Arial" w:cs="Arial"/>
        </w:rPr>
        <w:lastRenderedPageBreak/>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9</w:t>
      </w:r>
      <w:r w:rsidR="00AB4F52">
        <w:rPr>
          <w:rFonts w:ascii="Arial" w:hAnsi="Arial" w:cs="Arial"/>
        </w:rPr>
        <w:fldChar w:fldCharType="end"/>
      </w:r>
      <w:bookmarkEnd w:id="121"/>
      <w:r w:rsidRPr="006A3EDF">
        <w:rPr>
          <w:rFonts w:ascii="Arial" w:hAnsi="Arial" w:cs="Arial"/>
        </w:rPr>
        <w:t xml:space="preserve"> – Respostas sobre contato no LinkedIn</w:t>
      </w:r>
      <w:bookmarkEnd w:id="122"/>
    </w:p>
    <w:p w14:paraId="382AB32D" w14:textId="6A7B4E96" w:rsidR="00AB085C" w:rsidRDefault="007F2D94" w:rsidP="007B70A2">
      <w:pPr>
        <w:pStyle w:val="Legenda"/>
        <w:rPr>
          <w:rFonts w:ascii="Arial" w:hAnsi="Arial" w:cs="Arial"/>
          <w:sz w:val="24"/>
          <w:szCs w:val="24"/>
        </w:rPr>
      </w:pPr>
      <w:r w:rsidRPr="006A3EDF">
        <w:rPr>
          <w:rFonts w:ascii="Arial" w:hAnsi="Arial" w:cs="Arial"/>
          <w:noProof/>
          <w:lang w:eastAsia="pt-BR"/>
        </w:rPr>
        <w:drawing>
          <wp:inline distT="0" distB="0" distL="0" distR="0" wp14:anchorId="376C91D7" wp14:editId="5B23C324">
            <wp:extent cx="3090797"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0797" cy="3000375"/>
                    </a:xfrm>
                    <a:prstGeom prst="rect">
                      <a:avLst/>
                    </a:prstGeom>
                  </pic:spPr>
                </pic:pic>
              </a:graphicData>
            </a:graphic>
          </wp:inline>
        </w:drawing>
      </w:r>
    </w:p>
    <w:p w14:paraId="57103AD7" w14:textId="519B3209" w:rsidR="000D082C" w:rsidRPr="006A3EDF" w:rsidRDefault="00CA339C" w:rsidP="00FF2AD4">
      <w:pPr>
        <w:pStyle w:val="PhD-Title2"/>
      </w:pPr>
      <w:bookmarkStart w:id="123" w:name="_Toc42242449"/>
      <w:bookmarkStart w:id="124" w:name="_Hlk14772143"/>
      <w:r>
        <w:t xml:space="preserve">ESCALAS DE </w:t>
      </w:r>
      <w:r w:rsidR="003D4675" w:rsidRPr="006A3EDF">
        <w:t>MENSURAÇÃO</w:t>
      </w:r>
      <w:bookmarkEnd w:id="123"/>
    </w:p>
    <w:p w14:paraId="07183EF9" w14:textId="3F9F6D68"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Pr="006A3EDF">
        <w:rPr>
          <w:rFonts w:ascii="Arial" w:hAnsi="Arial" w:cs="Arial"/>
          <w:sz w:val="24"/>
          <w:szCs w:val="24"/>
        </w:rPr>
        <w:t xml:space="preserve"> </w:t>
      </w:r>
      <w:r w:rsidR="00CA339C">
        <w:rPr>
          <w:rFonts w:ascii="Arial" w:hAnsi="Arial" w:cs="Arial"/>
          <w:sz w:val="24"/>
          <w:szCs w:val="24"/>
        </w:rPr>
        <w:t>será</w:t>
      </w:r>
      <w:r w:rsidR="00CA339C" w:rsidRPr="006A3EDF">
        <w:rPr>
          <w:rFonts w:ascii="Arial" w:hAnsi="Arial" w:cs="Arial"/>
          <w:sz w:val="24"/>
          <w:szCs w:val="24"/>
        </w:rPr>
        <w:t xml:space="preserve"> </w:t>
      </w:r>
      <w:r w:rsidR="00CA339C">
        <w:rPr>
          <w:rFonts w:ascii="Arial" w:hAnsi="Arial" w:cs="Arial"/>
          <w:sz w:val="24"/>
          <w:szCs w:val="24"/>
        </w:rPr>
        <w:t>apresentado</w:t>
      </w:r>
      <w:r w:rsidR="00CA339C" w:rsidRPr="006A3EDF">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proofErr w:type="spellStart"/>
      <w:r w:rsidR="006C59D0" w:rsidRPr="006A3EDF">
        <w:rPr>
          <w:rFonts w:ascii="Arial" w:hAnsi="Arial" w:cs="Arial"/>
          <w:sz w:val="24"/>
          <w:szCs w:val="24"/>
        </w:rPr>
        <w:t>burnout</w:t>
      </w:r>
      <w:proofErr w:type="spellEnd"/>
      <w:r w:rsidR="006C59D0" w:rsidRPr="006A3EDF">
        <w:rPr>
          <w:rFonts w:ascii="Arial" w:hAnsi="Arial" w:cs="Arial"/>
          <w:sz w:val="24"/>
          <w:szCs w:val="24"/>
        </w:rPr>
        <w:t xml:space="preserve">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13758E" w:rsidRPr="006A3EDF">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502231" w:rsidRPr="006A3EDF">
        <w:rPr>
          <w:rFonts w:ascii="Arial" w:hAnsi="Arial" w:cs="Arial"/>
          <w:sz w:val="24"/>
          <w:szCs w:val="24"/>
        </w:rPr>
        <w:t xml:space="preserve">Todos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s podem ser observad</w:t>
      </w:r>
      <w:r w:rsidR="00470E49">
        <w:rPr>
          <w:rFonts w:ascii="Arial" w:hAnsi="Arial" w:cs="Arial"/>
          <w:sz w:val="24"/>
          <w:szCs w:val="24"/>
        </w:rPr>
        <w:t>a</w:t>
      </w:r>
      <w:r w:rsidR="00502231" w:rsidRPr="006A3EDF">
        <w:rPr>
          <w:rFonts w:ascii="Arial" w:hAnsi="Arial" w:cs="Arial"/>
          <w:sz w:val="24"/>
          <w:szCs w:val="24"/>
        </w:rPr>
        <w:t>s nos Apêndices deste trabalho</w:t>
      </w:r>
      <w:r w:rsidR="003779C1">
        <w:rPr>
          <w:rFonts w:ascii="Arial" w:hAnsi="Arial" w:cs="Arial"/>
          <w:sz w:val="24"/>
          <w:szCs w:val="24"/>
        </w:rPr>
        <w:t xml:space="preserve"> que estão na seguinte ordem</w:t>
      </w:r>
      <w:r w:rsidR="00F904AC">
        <w:rPr>
          <w:rFonts w:ascii="Arial" w:hAnsi="Arial" w:cs="Arial"/>
          <w:sz w:val="24"/>
          <w:szCs w:val="24"/>
        </w:rPr>
        <w:t>:</w:t>
      </w:r>
    </w:p>
    <w:p w14:paraId="49DE287A" w14:textId="04170696" w:rsidR="006553BC" w:rsidRPr="003779C1" w:rsidRDefault="006553BC" w:rsidP="006553BC">
      <w:pPr>
        <w:pStyle w:val="PargrafodaLista"/>
        <w:numPr>
          <w:ilvl w:val="0"/>
          <w:numId w:val="14"/>
        </w:numPr>
        <w:spacing w:line="360" w:lineRule="auto"/>
        <w:rPr>
          <w:rFonts w:ascii="Arial" w:hAnsi="Arial" w:cs="Arial"/>
          <w:sz w:val="24"/>
          <w:szCs w:val="24"/>
        </w:rPr>
      </w:pPr>
      <w:r w:rsidRPr="003779C1">
        <w:rPr>
          <w:rFonts w:ascii="Arial" w:hAnsi="Arial" w:cs="Arial"/>
          <w:sz w:val="24"/>
          <w:szCs w:val="24"/>
        </w:rPr>
        <w:fldChar w:fldCharType="begin"/>
      </w:r>
      <w:r w:rsidRPr="003779C1">
        <w:rPr>
          <w:rFonts w:ascii="Arial" w:hAnsi="Arial" w:cs="Arial"/>
          <w:sz w:val="24"/>
          <w:szCs w:val="24"/>
        </w:rPr>
        <w:instrText xml:space="preserve"> REF _Ref38959649 \h  \* MERGEFORMAT </w:instrText>
      </w:r>
      <w:r w:rsidRPr="003779C1">
        <w:rPr>
          <w:rFonts w:ascii="Arial" w:hAnsi="Arial" w:cs="Arial"/>
          <w:sz w:val="24"/>
          <w:szCs w:val="24"/>
        </w:rPr>
      </w:r>
      <w:r w:rsidRPr="003779C1">
        <w:rPr>
          <w:rFonts w:ascii="Arial" w:hAnsi="Arial" w:cs="Arial"/>
          <w:sz w:val="24"/>
          <w:szCs w:val="24"/>
        </w:rPr>
        <w:fldChar w:fldCharType="separate"/>
      </w:r>
      <w:r w:rsidRPr="003779C1">
        <w:rPr>
          <w:rFonts w:ascii="Arial" w:hAnsi="Arial" w:cs="Arial"/>
          <w:sz w:val="24"/>
          <w:szCs w:val="24"/>
        </w:rPr>
        <w:t xml:space="preserve">Apêndice </w:t>
      </w:r>
      <w:r w:rsidRPr="003779C1">
        <w:rPr>
          <w:rFonts w:ascii="Arial" w:hAnsi="Arial" w:cs="Arial"/>
          <w:noProof/>
          <w:sz w:val="24"/>
          <w:szCs w:val="24"/>
        </w:rPr>
        <w:t>A</w:t>
      </w:r>
      <w:r w:rsidR="00FE6600">
        <w:rPr>
          <w:rFonts w:ascii="Arial" w:hAnsi="Arial" w:cs="Arial"/>
          <w:noProof/>
          <w:sz w:val="24"/>
          <w:szCs w:val="24"/>
        </w:rPr>
        <w:t xml:space="preserve"> -</w:t>
      </w:r>
      <w:r w:rsidRPr="003779C1">
        <w:rPr>
          <w:rFonts w:ascii="Arial" w:hAnsi="Arial" w:cs="Arial"/>
          <w:sz w:val="24"/>
          <w:szCs w:val="24"/>
        </w:rPr>
        <w:t xml:space="preserve"> </w:t>
      </w:r>
      <w:r w:rsidR="003779C1">
        <w:rPr>
          <w:rFonts w:ascii="Arial" w:hAnsi="Arial" w:cs="Arial"/>
          <w:sz w:val="24"/>
          <w:szCs w:val="24"/>
        </w:rPr>
        <w:t>Escala</w:t>
      </w:r>
      <w:r w:rsidRPr="003779C1">
        <w:rPr>
          <w:rFonts w:ascii="Arial" w:hAnsi="Arial" w:cs="Arial"/>
          <w:sz w:val="24"/>
          <w:szCs w:val="24"/>
        </w:rPr>
        <w:t xml:space="preserve"> de adapt</w:t>
      </w:r>
      <w:r w:rsidR="003779C1">
        <w:rPr>
          <w:rFonts w:ascii="Arial" w:hAnsi="Arial" w:cs="Arial"/>
          <w:sz w:val="24"/>
          <w:szCs w:val="24"/>
        </w:rPr>
        <w:t>abilidade</w:t>
      </w:r>
      <w:r w:rsidRPr="003779C1">
        <w:rPr>
          <w:rFonts w:ascii="Arial" w:hAnsi="Arial" w:cs="Arial"/>
          <w:sz w:val="24"/>
          <w:szCs w:val="24"/>
        </w:rPr>
        <w:t xml:space="preserve"> individual</w:t>
      </w:r>
      <w:r w:rsidRPr="003779C1">
        <w:rPr>
          <w:rFonts w:ascii="Arial" w:hAnsi="Arial" w:cs="Arial"/>
          <w:sz w:val="24"/>
          <w:szCs w:val="24"/>
        </w:rPr>
        <w:fldChar w:fldCharType="end"/>
      </w:r>
    </w:p>
    <w:p w14:paraId="71971F37" w14:textId="46AB4886" w:rsidR="006553BC" w:rsidRPr="003779C1" w:rsidRDefault="006553BC" w:rsidP="006553BC">
      <w:pPr>
        <w:pStyle w:val="PargrafodaLista"/>
        <w:numPr>
          <w:ilvl w:val="0"/>
          <w:numId w:val="14"/>
        </w:numPr>
        <w:spacing w:line="360" w:lineRule="auto"/>
        <w:rPr>
          <w:rFonts w:ascii="Arial" w:hAnsi="Arial" w:cs="Arial"/>
          <w:sz w:val="24"/>
          <w:szCs w:val="24"/>
        </w:rPr>
      </w:pPr>
      <w:r w:rsidRPr="003779C1">
        <w:rPr>
          <w:rFonts w:ascii="Arial" w:hAnsi="Arial" w:cs="Arial"/>
          <w:sz w:val="24"/>
          <w:szCs w:val="24"/>
        </w:rPr>
        <w:fldChar w:fldCharType="begin"/>
      </w:r>
      <w:r w:rsidRPr="003779C1">
        <w:rPr>
          <w:rFonts w:ascii="Arial" w:hAnsi="Arial" w:cs="Arial"/>
          <w:sz w:val="24"/>
          <w:szCs w:val="24"/>
        </w:rPr>
        <w:instrText xml:space="preserve"> REF _Ref40960398 \h  \* MERGEFORMAT </w:instrText>
      </w:r>
      <w:r w:rsidRPr="003779C1">
        <w:rPr>
          <w:rFonts w:ascii="Arial" w:hAnsi="Arial" w:cs="Arial"/>
          <w:sz w:val="24"/>
          <w:szCs w:val="24"/>
        </w:rPr>
      </w:r>
      <w:r w:rsidRPr="003779C1">
        <w:rPr>
          <w:rFonts w:ascii="Arial" w:hAnsi="Arial" w:cs="Arial"/>
          <w:sz w:val="24"/>
          <w:szCs w:val="24"/>
        </w:rPr>
        <w:fldChar w:fldCharType="separate"/>
      </w:r>
      <w:r w:rsidRPr="003779C1">
        <w:rPr>
          <w:rFonts w:ascii="Arial" w:hAnsi="Arial" w:cs="Arial"/>
          <w:sz w:val="24"/>
          <w:szCs w:val="24"/>
        </w:rPr>
        <w:t xml:space="preserve">Apêndice </w:t>
      </w:r>
      <w:r w:rsidRPr="003779C1">
        <w:rPr>
          <w:rFonts w:ascii="Arial" w:hAnsi="Arial" w:cs="Arial"/>
          <w:noProof/>
          <w:sz w:val="24"/>
          <w:szCs w:val="24"/>
        </w:rPr>
        <w:t>B</w:t>
      </w:r>
      <w:r w:rsidRPr="003779C1">
        <w:rPr>
          <w:rFonts w:ascii="Arial" w:hAnsi="Arial" w:cs="Arial"/>
          <w:sz w:val="24"/>
          <w:szCs w:val="24"/>
        </w:rPr>
        <w:t xml:space="preserve"> </w:t>
      </w:r>
      <w:r w:rsidR="00FE6600">
        <w:rPr>
          <w:rFonts w:ascii="Arial" w:hAnsi="Arial" w:cs="Arial"/>
          <w:sz w:val="24"/>
          <w:szCs w:val="24"/>
        </w:rPr>
        <w:t xml:space="preserve">- </w:t>
      </w:r>
      <w:r w:rsidR="003779C1">
        <w:rPr>
          <w:rFonts w:ascii="Arial" w:hAnsi="Arial" w:cs="Arial"/>
          <w:sz w:val="24"/>
          <w:szCs w:val="24"/>
        </w:rPr>
        <w:t>Escala</w:t>
      </w:r>
      <w:r w:rsidRPr="003779C1">
        <w:rPr>
          <w:rFonts w:ascii="Arial" w:hAnsi="Arial" w:cs="Arial"/>
          <w:sz w:val="24"/>
          <w:szCs w:val="24"/>
        </w:rPr>
        <w:t xml:space="preserve"> de </w:t>
      </w:r>
      <w:proofErr w:type="spellStart"/>
      <w:r w:rsidRPr="003779C1">
        <w:rPr>
          <w:rFonts w:ascii="Arial" w:hAnsi="Arial" w:cs="Arial"/>
          <w:sz w:val="24"/>
          <w:szCs w:val="24"/>
        </w:rPr>
        <w:t>burnout</w:t>
      </w:r>
      <w:proofErr w:type="spellEnd"/>
      <w:r w:rsidRPr="003779C1">
        <w:rPr>
          <w:rFonts w:ascii="Arial" w:hAnsi="Arial" w:cs="Arial"/>
          <w:sz w:val="24"/>
          <w:szCs w:val="24"/>
        </w:rPr>
        <w:fldChar w:fldCharType="end"/>
      </w:r>
    </w:p>
    <w:p w14:paraId="3A61241E" w14:textId="0E92245F" w:rsidR="00AB085C" w:rsidRPr="003779C1" w:rsidRDefault="006553BC" w:rsidP="006553BC">
      <w:pPr>
        <w:pStyle w:val="PargrafodaLista"/>
        <w:numPr>
          <w:ilvl w:val="0"/>
          <w:numId w:val="14"/>
        </w:numPr>
        <w:spacing w:line="360" w:lineRule="auto"/>
        <w:rPr>
          <w:rFonts w:ascii="Arial" w:hAnsi="Arial" w:cs="Arial"/>
          <w:sz w:val="24"/>
          <w:szCs w:val="24"/>
        </w:rPr>
      </w:pPr>
      <w:r w:rsidRPr="003779C1">
        <w:rPr>
          <w:rFonts w:ascii="Arial" w:hAnsi="Arial" w:cs="Arial"/>
          <w:sz w:val="24"/>
          <w:szCs w:val="24"/>
        </w:rPr>
        <w:fldChar w:fldCharType="begin"/>
      </w:r>
      <w:r w:rsidRPr="003779C1">
        <w:rPr>
          <w:rFonts w:ascii="Arial" w:hAnsi="Arial" w:cs="Arial"/>
          <w:sz w:val="24"/>
          <w:szCs w:val="24"/>
        </w:rPr>
        <w:instrText xml:space="preserve"> REF _Ref40960402 \h  \* MERGEFORMAT </w:instrText>
      </w:r>
      <w:r w:rsidRPr="003779C1">
        <w:rPr>
          <w:rFonts w:ascii="Arial" w:hAnsi="Arial" w:cs="Arial"/>
          <w:sz w:val="24"/>
          <w:szCs w:val="24"/>
        </w:rPr>
      </w:r>
      <w:r w:rsidRPr="003779C1">
        <w:rPr>
          <w:rFonts w:ascii="Arial" w:hAnsi="Arial" w:cs="Arial"/>
          <w:sz w:val="24"/>
          <w:szCs w:val="24"/>
        </w:rPr>
        <w:fldChar w:fldCharType="separate"/>
      </w:r>
      <w:r w:rsidRPr="003779C1">
        <w:rPr>
          <w:rFonts w:ascii="Arial" w:hAnsi="Arial" w:cs="Arial"/>
          <w:sz w:val="24"/>
          <w:szCs w:val="24"/>
        </w:rPr>
        <w:t xml:space="preserve">Apêndice </w:t>
      </w:r>
      <w:r w:rsidRPr="003779C1">
        <w:rPr>
          <w:rFonts w:ascii="Arial" w:hAnsi="Arial" w:cs="Arial"/>
          <w:noProof/>
          <w:sz w:val="24"/>
          <w:szCs w:val="24"/>
        </w:rPr>
        <w:t>C</w:t>
      </w:r>
      <w:r w:rsidRPr="003779C1">
        <w:rPr>
          <w:rFonts w:ascii="Arial" w:hAnsi="Arial" w:cs="Arial"/>
          <w:sz w:val="24"/>
          <w:szCs w:val="24"/>
        </w:rPr>
        <w:t xml:space="preserve"> - </w:t>
      </w:r>
      <w:r w:rsidR="003779C1">
        <w:rPr>
          <w:rFonts w:ascii="Arial" w:hAnsi="Arial" w:cs="Arial"/>
          <w:sz w:val="24"/>
          <w:szCs w:val="24"/>
        </w:rPr>
        <w:t>Escala</w:t>
      </w:r>
      <w:r w:rsidRPr="003779C1">
        <w:rPr>
          <w:rFonts w:ascii="Arial" w:hAnsi="Arial" w:cs="Arial"/>
          <w:sz w:val="24"/>
          <w:szCs w:val="24"/>
        </w:rPr>
        <w:t xml:space="preserve"> de Instabilidade do projeto</w:t>
      </w:r>
      <w:r w:rsidRPr="003779C1">
        <w:rPr>
          <w:rFonts w:ascii="Arial" w:hAnsi="Arial" w:cs="Arial"/>
          <w:sz w:val="24"/>
          <w:szCs w:val="24"/>
        </w:rPr>
        <w:fldChar w:fldCharType="end"/>
      </w:r>
      <w:r w:rsidR="00F904AC" w:rsidRPr="003779C1">
        <w:rPr>
          <w:rFonts w:ascii="Arial" w:hAnsi="Arial" w:cs="Arial"/>
          <w:sz w:val="24"/>
          <w:szCs w:val="24"/>
        </w:rPr>
        <w:t xml:space="preserve"> </w:t>
      </w:r>
    </w:p>
    <w:p w14:paraId="3BB376EE" w14:textId="007149ED" w:rsidR="00AB085C" w:rsidRPr="006A3EDF" w:rsidRDefault="000D22F9" w:rsidP="00AF0E63">
      <w:pPr>
        <w:pStyle w:val="PhD-Title2"/>
        <w:numPr>
          <w:ilvl w:val="2"/>
          <w:numId w:val="1"/>
        </w:numPr>
      </w:pPr>
      <w:bookmarkStart w:id="125" w:name="_Toc42242450"/>
      <w:r w:rsidRPr="006A3EDF">
        <w:t>A</w:t>
      </w:r>
      <w:r w:rsidR="003D4675" w:rsidRPr="006A3EDF">
        <w:t>daptabilidade individual</w:t>
      </w:r>
      <w:bookmarkEnd w:id="125"/>
      <w:r w:rsidR="003D4675" w:rsidRPr="006A3EDF">
        <w:t xml:space="preserve"> </w:t>
      </w:r>
    </w:p>
    <w:p w14:paraId="05678B4E" w14:textId="2E996B7A"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8D189A">
        <w:rPr>
          <w:rFonts w:ascii="Arial" w:hAnsi="Arial" w:cs="Arial"/>
          <w:sz w:val="24"/>
          <w:szCs w:val="24"/>
        </w:rPr>
        <w:t>Ployhart</w:t>
      </w:r>
      <w:proofErr w:type="spellEnd"/>
      <w:r w:rsidR="008D189A">
        <w:rPr>
          <w:rFonts w:ascii="Arial" w:hAnsi="Arial" w:cs="Arial"/>
          <w:sz w:val="24"/>
          <w:szCs w:val="24"/>
        </w:rPr>
        <w:t xml:space="preserve"> et al. (2006)</w:t>
      </w:r>
      <w:r w:rsidR="00D43060">
        <w:rPr>
          <w:rFonts w:ascii="Arial" w:hAnsi="Arial" w:cs="Arial"/>
          <w:sz w:val="24"/>
          <w:szCs w:val="24"/>
        </w:rPr>
        <w:t xml:space="preserve">. Este modelo é utilizado por </w:t>
      </w:r>
      <w:r w:rsidR="001C371D"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1C371D"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1C371D"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r w:rsidR="00812805" w:rsidRPr="006A3EDF">
        <w:rPr>
          <w:rFonts w:ascii="Arial" w:hAnsi="Arial" w:cs="Arial"/>
          <w:sz w:val="24"/>
          <w:szCs w:val="24"/>
        </w:rPr>
        <w:t xml:space="preserve"> </w:t>
      </w:r>
    </w:p>
    <w:p w14:paraId="095C2AF0" w14:textId="046D23AB"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 xml:space="preserve">ara mensurar a adaptabilidade individual foi utilizado o instrumento proposto por </w:t>
      </w:r>
      <w:r w:rsidR="00AB085C"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AB085C"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AB085C" w:rsidRPr="006A3EDF">
        <w:rPr>
          <w:rFonts w:ascii="Arial" w:hAnsi="Arial" w:cs="Arial"/>
          <w:sz w:val="24"/>
          <w:szCs w:val="24"/>
        </w:rPr>
        <w:fldChar w:fldCharType="end"/>
      </w:r>
      <w:r w:rsidR="00AB085C" w:rsidRPr="006A3EDF">
        <w:rPr>
          <w:rFonts w:ascii="Arial" w:hAnsi="Arial" w:cs="Arial"/>
          <w:sz w:val="24"/>
          <w:szCs w:val="24"/>
        </w:rPr>
        <w:t xml:space="preserve">) que contêm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AB085C" w:rsidRPr="00FE6600">
        <w:rPr>
          <w:rFonts w:ascii="Arial" w:hAnsi="Arial" w:cs="Arial"/>
          <w:sz w:val="24"/>
          <w:szCs w:val="24"/>
        </w:rPr>
        <w:t>, reatividade diante de Emergências ou</w:t>
      </w:r>
      <w:r w:rsidR="00AB085C" w:rsidRPr="006A3EDF">
        <w:rPr>
          <w:rFonts w:ascii="Arial" w:hAnsi="Arial" w:cs="Arial"/>
          <w:sz w:val="24"/>
          <w:szCs w:val="24"/>
        </w:rPr>
        <w:t xml:space="preserve"> Circunstâncias Inesperadas, Adaptabilidade Interpessoal, Treinamento e Aprendizagem, e Gerenciamento do Estresse. </w:t>
      </w:r>
    </w:p>
    <w:p w14:paraId="6EE64EBE" w14:textId="4816D0D2"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lastRenderedPageBreak/>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no qual 1 é discordo completamente e 7 é concordo completamente.</w:t>
      </w:r>
      <w:r w:rsidR="00F054D8" w:rsidRPr="006A3EDF">
        <w:rPr>
          <w:rFonts w:ascii="Arial" w:hAnsi="Arial" w:cs="Arial"/>
          <w:sz w:val="24"/>
          <w:szCs w:val="24"/>
        </w:rPr>
        <w:t xml:space="preserve"> Vale salientar que </w:t>
      </w:r>
      <w:r w:rsidR="00470E49">
        <w:rPr>
          <w:rFonts w:ascii="Arial" w:hAnsi="Arial" w:cs="Arial"/>
          <w:sz w:val="24"/>
          <w:szCs w:val="24"/>
        </w:rPr>
        <w:t>a</w:t>
      </w:r>
      <w:r w:rsidR="00F054D8" w:rsidRPr="006A3EDF">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 xml:space="preserve">Nesta tese foi realizada a tradução para o português. Esse </w:t>
      </w:r>
      <w:r w:rsidR="00A7267C" w:rsidRPr="006A3EDF">
        <w:rPr>
          <w:rFonts w:ascii="Arial" w:hAnsi="Arial" w:cs="Arial"/>
          <w:sz w:val="24"/>
          <w:szCs w:val="24"/>
        </w:rPr>
        <w:t xml:space="preserve">processo de tradução será comentado na Seção </w:t>
      </w:r>
      <w:r w:rsidR="00A7267C" w:rsidRPr="006A3EDF">
        <w:rPr>
          <w:rFonts w:ascii="Arial" w:hAnsi="Arial" w:cs="Arial"/>
          <w:sz w:val="24"/>
          <w:szCs w:val="24"/>
        </w:rPr>
        <w:fldChar w:fldCharType="begin"/>
      </w:r>
      <w:r w:rsidR="00A7267C" w:rsidRPr="006A3EDF">
        <w:rPr>
          <w:rFonts w:ascii="Arial" w:hAnsi="Arial" w:cs="Arial"/>
          <w:sz w:val="24"/>
          <w:szCs w:val="24"/>
        </w:rPr>
        <w:instrText xml:space="preserve"> REF _Ref38382630 \r \h </w:instrText>
      </w:r>
      <w:r w:rsidR="00A7267C">
        <w:rPr>
          <w:rFonts w:ascii="Arial" w:hAnsi="Arial" w:cs="Arial"/>
          <w:sz w:val="24"/>
          <w:szCs w:val="24"/>
        </w:rPr>
        <w:instrText xml:space="preserve"> \* MERGEFORMAT </w:instrText>
      </w:r>
      <w:r w:rsidR="00A7267C" w:rsidRPr="006A3EDF">
        <w:rPr>
          <w:rFonts w:ascii="Arial" w:hAnsi="Arial" w:cs="Arial"/>
          <w:sz w:val="24"/>
          <w:szCs w:val="24"/>
        </w:rPr>
      </w:r>
      <w:r w:rsidR="00A7267C" w:rsidRPr="006A3EDF">
        <w:rPr>
          <w:rFonts w:ascii="Arial" w:hAnsi="Arial" w:cs="Arial"/>
          <w:sz w:val="24"/>
          <w:szCs w:val="24"/>
        </w:rPr>
        <w:fldChar w:fldCharType="separate"/>
      </w:r>
      <w:r w:rsidR="00A7267C" w:rsidRPr="006A3EDF">
        <w:rPr>
          <w:rFonts w:ascii="Arial" w:hAnsi="Arial" w:cs="Arial"/>
          <w:sz w:val="24"/>
          <w:szCs w:val="24"/>
        </w:rPr>
        <w:t>4.5</w:t>
      </w:r>
      <w:r w:rsidR="00A7267C" w:rsidRPr="006A3EDF">
        <w:rPr>
          <w:rFonts w:ascii="Arial" w:hAnsi="Arial" w:cs="Arial"/>
          <w:sz w:val="24"/>
          <w:szCs w:val="24"/>
        </w:rPr>
        <w:fldChar w:fldCharType="end"/>
      </w:r>
      <w:r w:rsidR="00A7267C" w:rsidRPr="006A3EDF">
        <w:rPr>
          <w:rFonts w:ascii="Arial" w:hAnsi="Arial" w:cs="Arial"/>
          <w:sz w:val="24"/>
          <w:szCs w:val="24"/>
        </w:rPr>
        <w:t xml:space="preserve"> e os resultados da validação na Seção </w:t>
      </w:r>
      <w:r w:rsidR="00A7267C" w:rsidRPr="006A3EDF">
        <w:rPr>
          <w:rFonts w:ascii="Arial" w:hAnsi="Arial" w:cs="Arial"/>
          <w:sz w:val="24"/>
          <w:szCs w:val="24"/>
        </w:rPr>
        <w:fldChar w:fldCharType="begin"/>
      </w:r>
      <w:r w:rsidR="00A7267C" w:rsidRPr="006A3EDF">
        <w:rPr>
          <w:rFonts w:ascii="Arial" w:hAnsi="Arial" w:cs="Arial"/>
          <w:sz w:val="24"/>
          <w:szCs w:val="24"/>
        </w:rPr>
        <w:instrText xml:space="preserve"> REF _Ref38880293 \r \h </w:instrText>
      </w:r>
      <w:r w:rsidR="00A7267C">
        <w:rPr>
          <w:rFonts w:ascii="Arial" w:hAnsi="Arial" w:cs="Arial"/>
          <w:sz w:val="24"/>
          <w:szCs w:val="24"/>
        </w:rPr>
        <w:instrText xml:space="preserve"> \* MERGEFORMAT </w:instrText>
      </w:r>
      <w:r w:rsidR="00A7267C" w:rsidRPr="006A3EDF">
        <w:rPr>
          <w:rFonts w:ascii="Arial" w:hAnsi="Arial" w:cs="Arial"/>
          <w:sz w:val="24"/>
          <w:szCs w:val="24"/>
        </w:rPr>
      </w:r>
      <w:r w:rsidR="00A7267C" w:rsidRPr="006A3EDF">
        <w:rPr>
          <w:rFonts w:ascii="Arial" w:hAnsi="Arial" w:cs="Arial"/>
          <w:sz w:val="24"/>
          <w:szCs w:val="24"/>
        </w:rPr>
        <w:fldChar w:fldCharType="separate"/>
      </w:r>
      <w:r w:rsidR="00A7267C" w:rsidRPr="006A3EDF">
        <w:rPr>
          <w:rFonts w:ascii="Arial" w:hAnsi="Arial" w:cs="Arial"/>
          <w:sz w:val="24"/>
          <w:szCs w:val="24"/>
        </w:rPr>
        <w:t>5.4</w:t>
      </w:r>
      <w:r w:rsidR="00A7267C" w:rsidRPr="006A3EDF">
        <w:rPr>
          <w:rFonts w:ascii="Arial" w:hAnsi="Arial" w:cs="Arial"/>
          <w:sz w:val="24"/>
          <w:szCs w:val="24"/>
        </w:rPr>
        <w:fldChar w:fldCharType="end"/>
      </w:r>
      <w:r w:rsidR="00A7267C" w:rsidRPr="006A3EDF">
        <w:rPr>
          <w:rFonts w:ascii="Arial" w:hAnsi="Arial" w:cs="Arial"/>
          <w:sz w:val="24"/>
          <w:szCs w:val="24"/>
        </w:rPr>
        <w:t>.</w:t>
      </w:r>
      <w:r w:rsidR="00A7267C">
        <w:rPr>
          <w:rFonts w:ascii="Arial" w:hAnsi="Arial" w:cs="Arial"/>
          <w:sz w:val="24"/>
          <w:szCs w:val="24"/>
        </w:rPr>
        <w:t xml:space="preserve"> </w:t>
      </w:r>
      <w:r w:rsidRPr="006A3EDF">
        <w:rPr>
          <w:rFonts w:ascii="Arial" w:hAnsi="Arial" w:cs="Arial"/>
          <w:sz w:val="24"/>
          <w:szCs w:val="24"/>
        </w:rPr>
        <w:t>Ao todo são 19 itens que estão no</w:t>
      </w:r>
      <w:r w:rsidR="00CE1E98" w:rsidRPr="006A3EDF">
        <w:rPr>
          <w:rFonts w:ascii="Arial" w:hAnsi="Arial" w:cs="Arial"/>
          <w:sz w:val="24"/>
          <w:szCs w:val="24"/>
        </w:rPr>
        <w:t xml:space="preserve"> </w:t>
      </w:r>
      <w:r w:rsidR="00165EAC" w:rsidRPr="006A3EDF">
        <w:rPr>
          <w:rFonts w:ascii="Arial" w:hAnsi="Arial" w:cs="Arial"/>
          <w:sz w:val="24"/>
          <w:szCs w:val="24"/>
        </w:rPr>
        <w:fldChar w:fldCharType="begin"/>
      </w:r>
      <w:r w:rsidR="00165EAC" w:rsidRPr="006A3EDF">
        <w:rPr>
          <w:rFonts w:ascii="Arial" w:hAnsi="Arial" w:cs="Arial"/>
          <w:sz w:val="24"/>
          <w:szCs w:val="24"/>
        </w:rPr>
        <w:instrText xml:space="preserve"> REF _Ref38880114 \h  \* MERGEFORMAT </w:instrText>
      </w:r>
      <w:r w:rsidR="00165EAC" w:rsidRPr="006A3EDF">
        <w:rPr>
          <w:rFonts w:ascii="Arial" w:hAnsi="Arial" w:cs="Arial"/>
          <w:sz w:val="24"/>
          <w:szCs w:val="24"/>
        </w:rPr>
      </w:r>
      <w:r w:rsidR="00165EAC" w:rsidRPr="006A3EDF">
        <w:rPr>
          <w:rFonts w:ascii="Arial" w:hAnsi="Arial" w:cs="Arial"/>
          <w:sz w:val="24"/>
          <w:szCs w:val="24"/>
        </w:rPr>
        <w:fldChar w:fldCharType="separate"/>
      </w:r>
      <w:r w:rsidR="00165EAC" w:rsidRPr="006A3EDF">
        <w:rPr>
          <w:rFonts w:ascii="Arial" w:hAnsi="Arial" w:cs="Arial"/>
          <w:sz w:val="24"/>
          <w:szCs w:val="24"/>
        </w:rPr>
        <w:t xml:space="preserve">Apêndice </w:t>
      </w:r>
      <w:r w:rsidR="00165EAC" w:rsidRPr="006A3EDF">
        <w:rPr>
          <w:rFonts w:ascii="Arial" w:hAnsi="Arial" w:cs="Arial"/>
          <w:noProof/>
          <w:sz w:val="24"/>
          <w:szCs w:val="24"/>
        </w:rPr>
        <w:t>A</w:t>
      </w:r>
      <w:r w:rsidR="00165EAC" w:rsidRPr="006A3EDF">
        <w:rPr>
          <w:rFonts w:ascii="Arial" w:hAnsi="Arial" w:cs="Arial"/>
          <w:sz w:val="24"/>
          <w:szCs w:val="24"/>
        </w:rPr>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27727F" w:rsidRPr="006A3EDF">
        <w:rPr>
          <w:rFonts w:ascii="Arial" w:hAnsi="Arial" w:cs="Arial"/>
          <w:sz w:val="24"/>
          <w:szCs w:val="24"/>
        </w:rPr>
        <w:fldChar w:fldCharType="begin"/>
      </w:r>
      <w:r w:rsidR="0027727F" w:rsidRPr="006A3EDF">
        <w:rPr>
          <w:rFonts w:ascii="Arial" w:hAnsi="Arial" w:cs="Arial"/>
          <w:sz w:val="24"/>
          <w:szCs w:val="24"/>
        </w:rPr>
        <w:instrText xml:space="preserve"> REF _Ref38739963 \h </w:instrText>
      </w:r>
      <w:r w:rsidR="005D1D67" w:rsidRPr="006A3EDF">
        <w:rPr>
          <w:rFonts w:ascii="Arial" w:hAnsi="Arial" w:cs="Arial"/>
          <w:sz w:val="24"/>
          <w:szCs w:val="24"/>
        </w:rPr>
        <w:instrText xml:space="preserve"> \* MERGEFORMAT </w:instrText>
      </w:r>
      <w:r w:rsidR="0027727F" w:rsidRPr="006A3EDF">
        <w:rPr>
          <w:rFonts w:ascii="Arial" w:hAnsi="Arial" w:cs="Arial"/>
          <w:sz w:val="24"/>
          <w:szCs w:val="24"/>
        </w:rPr>
      </w:r>
      <w:r w:rsidR="0027727F" w:rsidRPr="006A3EDF">
        <w:rPr>
          <w:rFonts w:ascii="Arial" w:hAnsi="Arial" w:cs="Arial"/>
          <w:sz w:val="24"/>
          <w:szCs w:val="24"/>
        </w:rPr>
        <w:fldChar w:fldCharType="separate"/>
      </w:r>
      <w:r w:rsidR="0027727F" w:rsidRPr="006A3EDF">
        <w:rPr>
          <w:rFonts w:ascii="Arial" w:hAnsi="Arial" w:cs="Arial"/>
          <w:sz w:val="24"/>
          <w:szCs w:val="24"/>
        </w:rPr>
        <w:t xml:space="preserve">Quadro </w:t>
      </w:r>
      <w:r w:rsidR="0027727F" w:rsidRPr="006A3EDF">
        <w:rPr>
          <w:rFonts w:ascii="Arial" w:hAnsi="Arial" w:cs="Arial"/>
          <w:noProof/>
        </w:rPr>
        <w:t>1</w:t>
      </w:r>
      <w:r w:rsidR="0027727F" w:rsidRPr="006A3EDF">
        <w:rPr>
          <w:rFonts w:ascii="Arial" w:hAnsi="Arial" w:cs="Arial"/>
          <w:sz w:val="24"/>
          <w:szCs w:val="24"/>
        </w:rPr>
        <w:fldChar w:fldCharType="end"/>
      </w:r>
      <w:r w:rsidR="0027727F" w:rsidRPr="006A3EDF">
        <w:rPr>
          <w:rFonts w:ascii="Arial" w:hAnsi="Arial" w:cs="Arial"/>
          <w:sz w:val="24"/>
          <w:szCs w:val="24"/>
        </w:rPr>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381C0C" w:rsidRPr="006A3EDF">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r w:rsidR="00217EA8" w:rsidRPr="006A3EDF">
        <w:rPr>
          <w:rFonts w:ascii="Arial" w:hAnsi="Arial" w:cs="Arial"/>
          <w:sz w:val="24"/>
          <w:szCs w:val="24"/>
        </w:rPr>
        <w:t xml:space="preserve"> </w:t>
      </w:r>
    </w:p>
    <w:p w14:paraId="1467B767" w14:textId="5912169D" w:rsidR="00AB085C" w:rsidRPr="006A3EDF" w:rsidRDefault="00535994" w:rsidP="00535994">
      <w:pPr>
        <w:pStyle w:val="Legenda"/>
        <w:keepNext/>
        <w:rPr>
          <w:rFonts w:ascii="Arial" w:hAnsi="Arial" w:cs="Arial"/>
        </w:rPr>
      </w:pPr>
      <w:bookmarkStart w:id="126" w:name="_Ref38739963"/>
      <w:bookmarkStart w:id="127" w:name="_Ref24968410"/>
      <w:bookmarkStart w:id="128" w:name="_Toc31965941"/>
      <w:bookmarkStart w:id="129" w:name="_Toc42242480"/>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00864A97" w:rsidRPr="006A3EDF">
        <w:rPr>
          <w:rFonts w:ascii="Arial" w:hAnsi="Arial" w:cs="Arial"/>
          <w:noProof/>
        </w:rPr>
        <w:t>1</w:t>
      </w:r>
      <w:r w:rsidRPr="006A3EDF">
        <w:rPr>
          <w:rFonts w:ascii="Arial" w:hAnsi="Arial" w:cs="Arial"/>
        </w:rPr>
        <w:fldChar w:fldCharType="end"/>
      </w:r>
      <w:bookmarkEnd w:id="126"/>
      <w:r w:rsidRPr="006A3EDF">
        <w:rPr>
          <w:rFonts w:ascii="Arial" w:hAnsi="Arial" w:cs="Arial"/>
        </w:rPr>
        <w:t xml:space="preserve"> - Exemplo de </w:t>
      </w:r>
      <w:r w:rsidR="00A7267C">
        <w:rPr>
          <w:rFonts w:ascii="Arial" w:hAnsi="Arial" w:cs="Arial"/>
        </w:rPr>
        <w:t>itens</w:t>
      </w:r>
      <w:r w:rsidR="00A7267C" w:rsidRPr="006A3EDF">
        <w:rPr>
          <w:rFonts w:ascii="Arial" w:hAnsi="Arial" w:cs="Arial"/>
        </w:rPr>
        <w:t xml:space="preserve"> </w:t>
      </w:r>
      <w:r w:rsidRPr="006A3EDF">
        <w:rPr>
          <w:rFonts w:ascii="Arial" w:hAnsi="Arial" w:cs="Arial"/>
        </w:rPr>
        <w:t>de Adaptabilidade Individual</w:t>
      </w:r>
      <w:bookmarkEnd w:id="127"/>
      <w:bookmarkEnd w:id="128"/>
      <w:bookmarkEnd w:id="129"/>
    </w:p>
    <w:tbl>
      <w:tblPr>
        <w:tblStyle w:val="TabeladeGrade4-nfase5"/>
        <w:tblW w:w="0" w:type="auto"/>
        <w:tblLook w:val="04A0" w:firstRow="1" w:lastRow="0" w:firstColumn="1" w:lastColumn="0" w:noHBand="0" w:noVBand="1"/>
      </w:tblPr>
      <w:tblGrid>
        <w:gridCol w:w="9062"/>
      </w:tblGrid>
      <w:tr w:rsidR="00AB085C" w:rsidRPr="006A3EDF" w14:paraId="42256A0E"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9F39EF1"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rPr>
              <w:fldChar w:fldCharType="separate"/>
            </w:r>
            <w:r w:rsidRPr="006A3EDF">
              <w:rPr>
                <w:rFonts w:ascii="Arial" w:hAnsi="Arial" w:cs="Arial"/>
                <w:noProof/>
              </w:rPr>
              <w:t>Charbonnier-voirin; Roussel (2012</w:t>
            </w:r>
            <w:r w:rsidRPr="006A3EDF">
              <w:rPr>
                <w:rFonts w:ascii="Arial" w:hAnsi="Arial" w:cs="Arial"/>
              </w:rPr>
              <w:fldChar w:fldCharType="end"/>
            </w:r>
            <w:r w:rsidRPr="006A3EDF">
              <w:rPr>
                <w:rFonts w:ascii="Arial" w:hAnsi="Arial" w:cs="Arial"/>
              </w:rPr>
              <w:t>)</w:t>
            </w:r>
          </w:p>
        </w:tc>
      </w:tr>
      <w:tr w:rsidR="00AB085C" w:rsidRPr="006A3EDF" w14:paraId="49359BE9"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0626125" w14:textId="77777777" w:rsidR="00AB085C" w:rsidRPr="006A3EDF" w:rsidRDefault="00AB085C" w:rsidP="00A8209C">
            <w:pPr>
              <w:rPr>
                <w:rFonts w:ascii="Arial" w:hAnsi="Arial" w:cs="Arial"/>
                <w:b w:val="0"/>
                <w:bCs w:val="0"/>
                <w:i/>
                <w:iCs/>
              </w:rPr>
            </w:pPr>
            <w:r w:rsidRPr="006A3EDF">
              <w:rPr>
                <w:rFonts w:ascii="Arial" w:hAnsi="Arial" w:cs="Arial"/>
                <w:b w:val="0"/>
                <w:bCs w:val="0"/>
                <w:i/>
                <w:iCs/>
              </w:rPr>
              <w:t>Eu mantenho minha calma em situações em que sou obrigado a tomar muitas decisões</w:t>
            </w:r>
          </w:p>
        </w:tc>
      </w:tr>
      <w:tr w:rsidR="00AB085C" w:rsidRPr="006A3EDF" w14:paraId="4816F6B3"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8AB20D3" w14:textId="77777777" w:rsidR="00AB085C" w:rsidRPr="006A3EDF" w:rsidRDefault="00AB085C" w:rsidP="00A8209C">
            <w:pPr>
              <w:rPr>
                <w:rFonts w:ascii="Arial" w:hAnsi="Arial" w:cs="Arial"/>
                <w:b w:val="0"/>
                <w:bCs w:val="0"/>
                <w:i/>
                <w:iCs/>
              </w:rPr>
            </w:pPr>
            <w:r w:rsidRPr="006A3EDF">
              <w:rPr>
                <w:rFonts w:ascii="Arial" w:hAnsi="Arial" w:cs="Arial"/>
                <w:b w:val="0"/>
                <w:bCs w:val="0"/>
                <w:i/>
                <w:iCs/>
              </w:rPr>
              <w:t>Eu faço treinamento regularmente ou fora do trabalho para manter minhas competências atualizadas</w:t>
            </w:r>
          </w:p>
        </w:tc>
      </w:tr>
    </w:tbl>
    <w:p w14:paraId="5727E3A3" w14:textId="4643C4AD" w:rsidR="00D278A4" w:rsidRPr="006A3EDF" w:rsidRDefault="005D34BA" w:rsidP="00AF0E63">
      <w:pPr>
        <w:pStyle w:val="PhD-Title2"/>
        <w:numPr>
          <w:ilvl w:val="2"/>
          <w:numId w:val="1"/>
        </w:numPr>
        <w:rPr>
          <w:rStyle w:val="tlid-translation"/>
        </w:rPr>
      </w:pPr>
      <w:bookmarkStart w:id="130" w:name="_Toc42242451"/>
      <w:bookmarkStart w:id="131" w:name="_Ref50824226"/>
      <w:r w:rsidRPr="006A3EDF">
        <w:t>S</w:t>
      </w:r>
      <w:r w:rsidR="003D4675" w:rsidRPr="006A3EDF">
        <w:t>atisfação com o trabalho</w:t>
      </w:r>
      <w:bookmarkEnd w:id="130"/>
      <w:bookmarkEnd w:id="131"/>
    </w:p>
    <w:p w14:paraId="3091D121" w14:textId="653208B7"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Pr="00224ED3">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AB085C" w:rsidRPr="006A3EDF">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AB085C" w:rsidRPr="006A3EDF">
        <w:rPr>
          <w:rStyle w:val="tlid-translation"/>
          <w:rFonts w:ascii="Arial" w:hAnsi="Arial" w:cs="Arial"/>
          <w:sz w:val="24"/>
          <w:szCs w:val="24"/>
        </w:rPr>
        <w:t xml:space="preserve"> </w:t>
      </w:r>
      <w:r w:rsidR="009C48FE">
        <w:rPr>
          <w:rStyle w:val="tlid-translation"/>
          <w:rFonts w:ascii="Arial" w:hAnsi="Arial" w:cs="Arial"/>
          <w:sz w:val="24"/>
          <w:szCs w:val="24"/>
        </w:rPr>
        <w:t>a</w:t>
      </w:r>
      <w:r w:rsidR="009C48FE" w:rsidRPr="006A3EDF">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AB085C" w:rsidRPr="006A3EDF">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C48FE" w:rsidRPr="006A3EDF">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A5466E" w:rsidRPr="006A3EDF">
        <w:rPr>
          <w:rStyle w:val="tlid-translation"/>
          <w:rFonts w:ascii="Arial" w:hAnsi="Arial" w:cs="Arial"/>
          <w:i/>
          <w:iCs/>
          <w:sz w:val="24"/>
          <w:szCs w:val="24"/>
        </w:rPr>
        <w:t xml:space="preserve"> </w:t>
      </w:r>
      <w:r w:rsidR="00827694" w:rsidRPr="006A3EDF">
        <w:rPr>
          <w:rStyle w:val="tlid-translation"/>
          <w:rFonts w:ascii="Arial" w:hAnsi="Arial" w:cs="Arial"/>
          <w:i/>
          <w:iCs/>
          <w:sz w:val="24"/>
          <w:szCs w:val="24"/>
        </w:rPr>
        <w:fldChar w:fldCharType="begin" w:fldLock="1"/>
      </w:r>
      <w:r w:rsidR="00682B4E">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et al., 1979)","plainTextFormattedCitation":"(CAMMANN et al., 1979)","previouslyFormattedCitation":"(CAMMANN et al., 1979)"},"properties":{"noteIndex":0},"schema":"https://github.com/citation-style-language/schema/raw/master/csl-citation.json"}</w:instrText>
      </w:r>
      <w:r w:rsidR="00827694" w:rsidRPr="006A3EDF">
        <w:rPr>
          <w:rStyle w:val="tlid-translation"/>
          <w:rFonts w:ascii="Arial" w:hAnsi="Arial" w:cs="Arial"/>
          <w:i/>
          <w:iCs/>
          <w:sz w:val="24"/>
          <w:szCs w:val="24"/>
        </w:rPr>
        <w:fldChar w:fldCharType="separate"/>
      </w:r>
      <w:r w:rsidR="00E91695" w:rsidRPr="004C09D6">
        <w:rPr>
          <w:rStyle w:val="tlid-translation"/>
          <w:rFonts w:ascii="Arial" w:hAnsi="Arial" w:cs="Arial"/>
          <w:iCs/>
          <w:noProof/>
          <w:sz w:val="24"/>
          <w:szCs w:val="24"/>
        </w:rPr>
        <w:t>(CAMMANN et al., 1979)</w:t>
      </w:r>
      <w:r w:rsidR="00827694"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escolha se deve por três motivos, </w:t>
      </w:r>
      <w:r w:rsidR="0072283A">
        <w:rPr>
          <w:rStyle w:val="tlid-translation"/>
          <w:rFonts w:ascii="Arial" w:hAnsi="Arial" w:cs="Arial"/>
          <w:sz w:val="24"/>
          <w:szCs w:val="24"/>
        </w:rPr>
        <w:t xml:space="preserve">primeiro pela sua qualidade, segundo pelo seu tamanho e terceiro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64712F" w:rsidRPr="006A3EDF">
        <w:rPr>
          <w:rStyle w:val="tlid-translation"/>
          <w:rFonts w:ascii="Arial" w:hAnsi="Arial" w:cs="Arial"/>
          <w:sz w:val="24"/>
          <w:szCs w:val="24"/>
        </w:rPr>
        <w:t>,</w:t>
      </w:r>
      <w:r w:rsidR="004E52DE">
        <w:rPr>
          <w:rStyle w:val="tlid-translation"/>
          <w:rFonts w:ascii="Arial" w:hAnsi="Arial" w:cs="Arial"/>
          <w:sz w:val="24"/>
          <w:szCs w:val="24"/>
        </w:rPr>
        <w:t xml:space="preserve"> e para isso utiliza o</w:t>
      </w:r>
      <w:r w:rsidR="00827694" w:rsidRPr="006A3EDF">
        <w:rPr>
          <w:rStyle w:val="tlid-translation"/>
          <w:rFonts w:ascii="Arial" w:hAnsi="Arial" w:cs="Arial"/>
          <w:sz w:val="24"/>
          <w:szCs w:val="24"/>
        </w:rPr>
        <w:t xml:space="preserve"> questionário em português</w:t>
      </w:r>
      <w:r w:rsidR="004E52DE">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A845A0"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2016)","manualFormatting":"Da Silva et al. (2016)","plainTextFormattedCitation":"(DA SILVA et al., 2016)","previouslyFormattedCitation":"(DA SILVA et al., 2016)"},"properties":{"noteIndex":0},"schema":"https://github.com/citation-style-language/schema/raw/master/csl-citation.json"}</w:instrText>
      </w:r>
      <w:r w:rsidR="00A845A0"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A845A0"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A845A0"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et al., 2019)","manualFormatting":" Santos et al. (2019)","plainTextFormattedCitation":"(E.S. SANTOS et al., 2019)","previouslyFormattedCitation":"(E.S. SANTOS et al., 2019)"},"properties":{"noteIndex":0},"schema":"https://github.com/citation-style-language/schema/raw/master/csl-citation.json"}</w:instrText>
      </w:r>
      <w:r w:rsidR="00A845A0"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A845A0"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e por </w:t>
      </w:r>
      <w:r w:rsidR="00C4306A" w:rsidRPr="006A3EDF">
        <w:rPr>
          <w:rStyle w:val="tlid-translation"/>
          <w:rFonts w:ascii="Arial" w:hAnsi="Arial" w:cs="Arial"/>
          <w:sz w:val="24"/>
          <w:szCs w:val="24"/>
        </w:rPr>
        <w:fldChar w:fldCharType="begin" w:fldLock="1"/>
      </w:r>
      <w:r w:rsidR="00893CC0" w:rsidRPr="006A3EDF">
        <w:rPr>
          <w:rStyle w:val="tlid-translation"/>
          <w:rFonts w:ascii="Arial" w:hAnsi="Arial" w:cs="Arial"/>
          <w:sz w:val="24"/>
          <w:szCs w:val="24"/>
        </w:rPr>
        <w:instrText>ADDIN CSL_CITATION {"citationItems":[{"id":"ITEM-1","itemData":{"author":[{"dropping-particle":"","family":"Batista","given":"Any Caroliny Duarte","non-dropping-particle":"","parse-names":false,"suffix":""}],"id":"ITEM-1","issued":{"date-parts":[["2018"]]},"title":"QUALIDADE DO TRABALHO EM EQUIPES DE DESENVOLVIMENTO DE SOFTWARE Por Proposta de Pesquisa de Doutorado","type":"article-journal"},"uris":["http://www.mendeley.com/documents/?uuid=94a02068-e4e8-4866-bb19-a44e66aad28f"]}],"mendeley":{"formattedCitation":"(BATISTA, 2018)","manualFormatting":"Batista (2018)","plainTextFormattedCitation":"(BATISTA, 2018)","previouslyFormattedCitation":"(BATISTA, 2018)"},"properties":{"noteIndex":0},"schema":"https://github.com/citation-style-language/schema/raw/master/csl-citation.json"}</w:instrText>
      </w:r>
      <w:r w:rsidR="00C4306A" w:rsidRPr="006A3EDF">
        <w:rPr>
          <w:rStyle w:val="tlid-translation"/>
          <w:rFonts w:ascii="Arial" w:hAnsi="Arial" w:cs="Arial"/>
          <w:sz w:val="24"/>
          <w:szCs w:val="24"/>
        </w:rPr>
        <w:fldChar w:fldCharType="separate"/>
      </w:r>
      <w:r w:rsidR="00C4306A" w:rsidRPr="006A3EDF">
        <w:rPr>
          <w:rStyle w:val="tlid-translation"/>
          <w:rFonts w:ascii="Arial" w:hAnsi="Arial" w:cs="Arial"/>
          <w:noProof/>
          <w:sz w:val="24"/>
          <w:szCs w:val="24"/>
        </w:rPr>
        <w:t>Batista (2018)</w:t>
      </w:r>
      <w:r w:rsidR="00C4306A" w:rsidRPr="006A3EDF">
        <w:rPr>
          <w:rStyle w:val="tlid-translation"/>
          <w:rFonts w:ascii="Arial" w:hAnsi="Arial" w:cs="Arial"/>
          <w:sz w:val="24"/>
          <w:szCs w:val="24"/>
        </w:rPr>
        <w:fldChar w:fldCharType="end"/>
      </w:r>
      <w:r w:rsidR="00C4306A" w:rsidRPr="006A3EDF">
        <w:rPr>
          <w:rStyle w:val="tlid-translation"/>
          <w:rFonts w:ascii="Arial" w:hAnsi="Arial" w:cs="Arial"/>
          <w:sz w:val="24"/>
          <w:szCs w:val="24"/>
        </w:rPr>
        <w:t xml:space="preserve"> </w:t>
      </w:r>
      <w:r w:rsidR="00DE41DB">
        <w:rPr>
          <w:rStyle w:val="tlid-translation"/>
          <w:rFonts w:ascii="Arial" w:hAnsi="Arial" w:cs="Arial"/>
          <w:sz w:val="24"/>
          <w:szCs w:val="24"/>
        </w:rPr>
        <w:t xml:space="preserve">que pertence ao mesmo </w:t>
      </w:r>
      <w:r w:rsidR="00C4306A" w:rsidRPr="006A3EDF">
        <w:rPr>
          <w:rStyle w:val="tlid-translation"/>
          <w:rFonts w:ascii="Arial" w:hAnsi="Arial" w:cs="Arial"/>
          <w:sz w:val="24"/>
          <w:szCs w:val="24"/>
        </w:rPr>
        <w:t>grupo</w:t>
      </w:r>
      <w:r w:rsidR="00DE41DB">
        <w:rPr>
          <w:rStyle w:val="tlid-translation"/>
          <w:rFonts w:ascii="Arial" w:hAnsi="Arial" w:cs="Arial"/>
          <w:sz w:val="24"/>
          <w:szCs w:val="24"/>
        </w:rPr>
        <w:t xml:space="preserve"> de pesquisa</w:t>
      </w:r>
      <w:r w:rsidR="00A845A0" w:rsidRPr="006A3EDF">
        <w:rPr>
          <w:rStyle w:val="tlid-translation"/>
          <w:rFonts w:ascii="Arial" w:hAnsi="Arial" w:cs="Arial"/>
          <w:sz w:val="24"/>
          <w:szCs w:val="24"/>
        </w:rPr>
        <w:t xml:space="preserve">. </w:t>
      </w:r>
    </w:p>
    <w:p w14:paraId="6F92D167"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E784B3C" w14:textId="77777777" w:rsidR="006A16F5" w:rsidRPr="006A3EDF" w:rsidRDefault="006A16F5" w:rsidP="006A16F5">
      <w:pPr>
        <w:pStyle w:val="Legenda"/>
        <w:rPr>
          <w:rFonts w:ascii="Arial" w:hAnsi="Arial" w:cs="Arial"/>
        </w:rPr>
      </w:pPr>
      <w:bookmarkStart w:id="132" w:name="_Ref38739987"/>
      <w:bookmarkStart w:id="133" w:name="_Ref24970022"/>
      <w:bookmarkStart w:id="134" w:name="_Toc31965942"/>
      <w:bookmarkStart w:id="135" w:name="_Toc42242481"/>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Pr="006A3EDF">
        <w:rPr>
          <w:rFonts w:ascii="Arial" w:hAnsi="Arial" w:cs="Arial"/>
          <w:noProof/>
        </w:rPr>
        <w:t>2</w:t>
      </w:r>
      <w:r w:rsidRPr="006A3EDF">
        <w:rPr>
          <w:rFonts w:ascii="Arial" w:hAnsi="Arial" w:cs="Arial"/>
        </w:rPr>
        <w:fldChar w:fldCharType="end"/>
      </w:r>
      <w:bookmarkEnd w:id="132"/>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133"/>
      <w:bookmarkEnd w:id="134"/>
      <w:bookmarkEnd w:id="135"/>
    </w:p>
    <w:tbl>
      <w:tblPr>
        <w:tblStyle w:val="TabeladeGrade4-nfase5"/>
        <w:tblW w:w="0" w:type="auto"/>
        <w:tblLook w:val="04A0" w:firstRow="1" w:lastRow="0" w:firstColumn="1" w:lastColumn="0" w:noHBand="0" w:noVBand="1"/>
      </w:tblPr>
      <w:tblGrid>
        <w:gridCol w:w="9062"/>
      </w:tblGrid>
      <w:tr w:rsidR="006A16F5" w:rsidRPr="006A3EDF" w14:paraId="348A9207"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7EB2F84"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790B71FD"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310DD6D" w14:textId="77777777" w:rsidR="006A16F5" w:rsidRPr="006A3EDF" w:rsidRDefault="006A16F5" w:rsidP="0075202B">
            <w:pPr>
              <w:rPr>
                <w:rStyle w:val="tlid-translation"/>
                <w:rFonts w:ascii="Arial" w:hAnsi="Arial" w:cs="Arial"/>
                <w:b w:val="0"/>
                <w:bCs w:val="0"/>
                <w:i/>
                <w:iCs/>
                <w:sz w:val="24"/>
                <w:szCs w:val="24"/>
              </w:rPr>
            </w:pPr>
            <w:r w:rsidRPr="006A3EDF">
              <w:rPr>
                <w:rStyle w:val="tlid-translation"/>
                <w:rFonts w:ascii="Arial" w:hAnsi="Arial" w:cs="Arial"/>
                <w:b w:val="0"/>
                <w:bCs w:val="0"/>
                <w:i/>
                <w:iCs/>
                <w:sz w:val="24"/>
                <w:szCs w:val="24"/>
              </w:rPr>
              <w:t xml:space="preserve">Considerando tudo, estou satisfeito com meu trabalho. </w:t>
            </w:r>
          </w:p>
        </w:tc>
      </w:tr>
      <w:tr w:rsidR="006A16F5" w:rsidRPr="006A3EDF" w14:paraId="57A93A37"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720FD7B" w14:textId="77777777" w:rsidR="006A16F5" w:rsidRPr="006A3EDF" w:rsidRDefault="006A16F5" w:rsidP="0075202B">
            <w:pPr>
              <w:rPr>
                <w:rStyle w:val="tlid-translation"/>
                <w:rFonts w:ascii="Arial" w:hAnsi="Arial" w:cs="Arial"/>
                <w:b w:val="0"/>
                <w:bCs w:val="0"/>
                <w:i/>
                <w:iCs/>
                <w:sz w:val="24"/>
                <w:szCs w:val="24"/>
              </w:rPr>
            </w:pPr>
            <w:r w:rsidRPr="006A3EDF">
              <w:rPr>
                <w:rStyle w:val="tlid-translation"/>
                <w:rFonts w:ascii="Arial" w:hAnsi="Arial" w:cs="Arial"/>
                <w:b w:val="0"/>
                <w:bCs w:val="0"/>
                <w:i/>
                <w:iCs/>
                <w:sz w:val="24"/>
                <w:szCs w:val="24"/>
              </w:rPr>
              <w:t>Em geral, eu gosto de trabalhar aqui</w:t>
            </w:r>
          </w:p>
        </w:tc>
      </w:tr>
      <w:tr w:rsidR="006A16F5" w:rsidRPr="006A3EDF" w14:paraId="1C1E5867"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22B245A" w14:textId="77777777" w:rsidR="006A16F5" w:rsidRPr="006A3EDF" w:rsidRDefault="006A16F5" w:rsidP="0075202B">
            <w:pPr>
              <w:rPr>
                <w:rStyle w:val="tlid-translation"/>
                <w:rFonts w:ascii="Arial" w:hAnsi="Arial" w:cs="Arial"/>
                <w:b w:val="0"/>
                <w:bCs w:val="0"/>
                <w:i/>
                <w:iCs/>
                <w:sz w:val="24"/>
                <w:szCs w:val="24"/>
              </w:rPr>
            </w:pPr>
            <w:r w:rsidRPr="006A3EDF">
              <w:rPr>
                <w:rStyle w:val="tlid-translation"/>
                <w:rFonts w:ascii="Arial" w:hAnsi="Arial" w:cs="Arial"/>
                <w:b w:val="0"/>
                <w:bCs w:val="0"/>
                <w:i/>
                <w:iCs/>
                <w:sz w:val="24"/>
                <w:szCs w:val="24"/>
              </w:rPr>
              <w:t xml:space="preserve">Em geral, não gosto do meu trabalho </w:t>
            </w:r>
          </w:p>
        </w:tc>
      </w:tr>
    </w:tbl>
    <w:p w14:paraId="726A59DA" w14:textId="77777777" w:rsidR="00DE41DB" w:rsidRDefault="00AB085C" w:rsidP="006A16F5">
      <w:pPr>
        <w:spacing w:before="240"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 </w:t>
      </w:r>
      <w:r w:rsidR="009C48FE">
        <w:rPr>
          <w:rStyle w:val="tlid-translation"/>
          <w:rFonts w:ascii="Arial" w:hAnsi="Arial" w:cs="Arial"/>
          <w:sz w:val="24"/>
          <w:szCs w:val="24"/>
        </w:rPr>
        <w:t>O Quadro 2 apresenta os três itens utilizados nesta tese.</w:t>
      </w:r>
      <w:r w:rsidRPr="006A3EDF">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3D3891">
        <w:rPr>
          <w:rStyle w:val="tlid-translation"/>
          <w:rFonts w:ascii="Arial" w:hAnsi="Arial" w:cs="Arial"/>
          <w:sz w:val="24"/>
          <w:szCs w:val="24"/>
        </w:rPr>
        <w:t xml:space="preserve"> </w:t>
      </w:r>
      <w:r w:rsidR="007C3F48">
        <w:rPr>
          <w:rStyle w:val="tlid-translation"/>
          <w:rFonts w:ascii="Arial" w:hAnsi="Arial" w:cs="Arial"/>
          <w:sz w:val="24"/>
          <w:szCs w:val="24"/>
        </w:rPr>
        <w:t xml:space="preserve">dos indivíduos em relação ao seu trabalho,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w:t>
      </w:r>
      <w:r w:rsidR="007C3F48">
        <w:rPr>
          <w:rStyle w:val="tlid-translation"/>
          <w:rFonts w:ascii="Arial" w:hAnsi="Arial" w:cs="Arial"/>
          <w:sz w:val="24"/>
          <w:szCs w:val="24"/>
        </w:rPr>
        <w:lastRenderedPageBreak/>
        <w:t>pergunta</w:t>
      </w:r>
      <w:r w:rsidR="00D31E6A">
        <w:rPr>
          <w:rStyle w:val="tlid-translation"/>
          <w:rFonts w:ascii="Arial" w:hAnsi="Arial" w:cs="Arial"/>
          <w:sz w:val="24"/>
          <w:szCs w:val="24"/>
        </w:rPr>
        <w:t xml:space="preserve"> está associada a percepção do </w:t>
      </w:r>
      <w:r w:rsidR="00A16638">
        <w:rPr>
          <w:rStyle w:val="tlid-translation"/>
          <w:rFonts w:ascii="Arial" w:hAnsi="Arial" w:cs="Arial"/>
          <w:sz w:val="24"/>
          <w:szCs w:val="24"/>
        </w:rPr>
        <w:t>indivíduo</w:t>
      </w:r>
      <w:r w:rsidR="00D31E6A">
        <w:rPr>
          <w:rStyle w:val="tlid-translation"/>
          <w:rFonts w:ascii="Arial" w:hAnsi="Arial" w:cs="Arial"/>
          <w:sz w:val="24"/>
          <w:szCs w:val="24"/>
        </w:rPr>
        <w:t xml:space="preserve"> em relação a sua empresa e a terceira pergunta está associada </w:t>
      </w:r>
      <w:r w:rsidR="00AA2CD7">
        <w:rPr>
          <w:rStyle w:val="tlid-translation"/>
          <w:rFonts w:ascii="Arial" w:hAnsi="Arial" w:cs="Arial"/>
          <w:sz w:val="24"/>
          <w:szCs w:val="24"/>
        </w:rPr>
        <w:t>as atividades</w:t>
      </w:r>
      <w:r w:rsidR="006A16F5">
        <w:rPr>
          <w:rStyle w:val="tlid-translation"/>
          <w:rFonts w:ascii="Arial" w:hAnsi="Arial" w:cs="Arial"/>
          <w:sz w:val="24"/>
          <w:szCs w:val="24"/>
        </w:rPr>
        <w:t xml:space="preserve"> que são realizadas no seu trabalho. </w:t>
      </w:r>
    </w:p>
    <w:p w14:paraId="393300E2" w14:textId="6C44B840" w:rsidR="00AB085C" w:rsidRPr="006A3EDF" w:rsidRDefault="002C41C3"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Um ponto que pode chamar a atenção é a diferença entre estar satisfeito e gostar do trabalho.</w:t>
      </w:r>
      <w:r w:rsidR="00340C35">
        <w:rPr>
          <w:rStyle w:val="tlid-translation"/>
          <w:rFonts w:ascii="Arial" w:hAnsi="Arial" w:cs="Arial"/>
          <w:sz w:val="24"/>
          <w:szCs w:val="24"/>
        </w:rPr>
        <w:t xml:space="preserve"> Por exemplo, o indivíduo pode</w:t>
      </w:r>
      <w:r w:rsidR="00AA2CD7">
        <w:rPr>
          <w:rStyle w:val="tlid-translation"/>
          <w:rFonts w:ascii="Arial" w:hAnsi="Arial" w:cs="Arial"/>
          <w:sz w:val="24"/>
          <w:szCs w:val="24"/>
        </w:rPr>
        <w:t xml:space="preserve"> gostar do </w:t>
      </w:r>
      <w:r w:rsidR="00340C35">
        <w:rPr>
          <w:rStyle w:val="tlid-translation"/>
          <w:rFonts w:ascii="Arial" w:hAnsi="Arial" w:cs="Arial"/>
          <w:sz w:val="24"/>
          <w:szCs w:val="24"/>
        </w:rPr>
        <w:t>seu</w:t>
      </w:r>
      <w:r w:rsidR="00AA2CD7">
        <w:rPr>
          <w:rStyle w:val="tlid-translation"/>
          <w:rFonts w:ascii="Arial" w:hAnsi="Arial" w:cs="Arial"/>
          <w:sz w:val="24"/>
          <w:szCs w:val="24"/>
        </w:rPr>
        <w:t xml:space="preserve"> trabalho como desenvolvedor de software, das atividades que fa</w:t>
      </w:r>
      <w:r w:rsidR="00340C35">
        <w:rPr>
          <w:rStyle w:val="tlid-translation"/>
          <w:rFonts w:ascii="Arial" w:hAnsi="Arial" w:cs="Arial"/>
          <w:sz w:val="24"/>
          <w:szCs w:val="24"/>
        </w:rPr>
        <w:t>z</w:t>
      </w:r>
      <w:r w:rsidR="00AA2CD7">
        <w:rPr>
          <w:rStyle w:val="tlid-translation"/>
          <w:rFonts w:ascii="Arial" w:hAnsi="Arial" w:cs="Arial"/>
          <w:sz w:val="24"/>
          <w:szCs w:val="24"/>
        </w:rPr>
        <w:t xml:space="preserve">, </w:t>
      </w:r>
      <w:r w:rsidR="00A50429">
        <w:rPr>
          <w:rStyle w:val="tlid-translation"/>
          <w:rFonts w:ascii="Arial" w:hAnsi="Arial" w:cs="Arial"/>
          <w:sz w:val="24"/>
          <w:szCs w:val="24"/>
        </w:rPr>
        <w:t xml:space="preserve">do fato de não atuar em determinada área, mas estar insatisfeito com </w:t>
      </w:r>
      <w:r w:rsidR="00340C35">
        <w:rPr>
          <w:rStyle w:val="tlid-translation"/>
          <w:rFonts w:ascii="Arial" w:hAnsi="Arial" w:cs="Arial"/>
          <w:sz w:val="24"/>
          <w:szCs w:val="24"/>
        </w:rPr>
        <w:t>seu</w:t>
      </w:r>
      <w:r w:rsidR="00A50429">
        <w:rPr>
          <w:rStyle w:val="tlid-translation"/>
          <w:rFonts w:ascii="Arial" w:hAnsi="Arial" w:cs="Arial"/>
          <w:sz w:val="24"/>
          <w:szCs w:val="24"/>
        </w:rPr>
        <w:t xml:space="preserve"> trabalho no tocante a </w:t>
      </w:r>
      <w:r w:rsidR="00BE7005">
        <w:rPr>
          <w:rStyle w:val="tlid-translation"/>
          <w:rFonts w:ascii="Arial" w:hAnsi="Arial" w:cs="Arial"/>
          <w:sz w:val="24"/>
          <w:szCs w:val="24"/>
        </w:rPr>
        <w:t xml:space="preserve">atrasos de </w:t>
      </w:r>
      <w:r w:rsidR="00A50429">
        <w:rPr>
          <w:rStyle w:val="tlid-translation"/>
          <w:rFonts w:ascii="Arial" w:hAnsi="Arial" w:cs="Arial"/>
          <w:sz w:val="24"/>
          <w:szCs w:val="24"/>
        </w:rPr>
        <w:t xml:space="preserve">salário, </w:t>
      </w:r>
      <w:r w:rsidR="00BE7005">
        <w:rPr>
          <w:rStyle w:val="tlid-translation"/>
          <w:rFonts w:ascii="Arial" w:hAnsi="Arial" w:cs="Arial"/>
          <w:sz w:val="24"/>
          <w:szCs w:val="24"/>
        </w:rPr>
        <w:t xml:space="preserve">falta de </w:t>
      </w:r>
      <w:r w:rsidR="00D96DF3">
        <w:rPr>
          <w:rStyle w:val="tlid-translation"/>
          <w:rFonts w:ascii="Arial" w:hAnsi="Arial" w:cs="Arial"/>
          <w:sz w:val="24"/>
          <w:szCs w:val="24"/>
        </w:rPr>
        <w:t>oportunidades</w:t>
      </w:r>
      <w:r w:rsidR="00BE7005">
        <w:rPr>
          <w:rStyle w:val="tlid-translation"/>
          <w:rFonts w:ascii="Arial" w:hAnsi="Arial" w:cs="Arial"/>
          <w:sz w:val="24"/>
          <w:szCs w:val="24"/>
        </w:rPr>
        <w:t xml:space="preserve"> e muita </w:t>
      </w:r>
      <w:r w:rsidR="004C57D3">
        <w:rPr>
          <w:rStyle w:val="tlid-translation"/>
          <w:rFonts w:ascii="Arial" w:hAnsi="Arial" w:cs="Arial"/>
          <w:sz w:val="24"/>
          <w:szCs w:val="24"/>
        </w:rPr>
        <w:t>pressão exercida pela direção.</w:t>
      </w:r>
      <w:r w:rsidR="000B7644">
        <w:rPr>
          <w:rStyle w:val="tlid-translation"/>
          <w:rFonts w:ascii="Arial" w:hAnsi="Arial" w:cs="Arial"/>
          <w:sz w:val="24"/>
          <w:szCs w:val="24"/>
        </w:rPr>
        <w:t xml:space="preserve"> </w:t>
      </w:r>
    </w:p>
    <w:p w14:paraId="39005FAA" w14:textId="29F811E3" w:rsidR="00AB085C" w:rsidRPr="006A3EDF" w:rsidRDefault="005D34BA" w:rsidP="00AF0E63">
      <w:pPr>
        <w:pStyle w:val="PhD-Title2"/>
        <w:numPr>
          <w:ilvl w:val="2"/>
          <w:numId w:val="1"/>
        </w:numPr>
      </w:pPr>
      <w:bookmarkStart w:id="136" w:name="_Ref39061167"/>
      <w:bookmarkStart w:id="137" w:name="_Toc42242452"/>
      <w:r w:rsidRPr="006A3EDF">
        <w:t>B</w:t>
      </w:r>
      <w:r w:rsidR="003D4675" w:rsidRPr="006A3EDF">
        <w:t>urnout no trabalho</w:t>
      </w:r>
      <w:bookmarkEnd w:id="136"/>
      <w:bookmarkEnd w:id="137"/>
    </w:p>
    <w:p w14:paraId="3D811064" w14:textId="2B3F2FCB"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 xml:space="preserve">Para mensurar o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no trabalho </w:t>
      </w:r>
      <w:r w:rsidR="00CF3C08" w:rsidRPr="006A3EDF">
        <w:rPr>
          <w:rFonts w:ascii="Arial" w:hAnsi="Arial" w:cs="Arial"/>
          <w:sz w:val="24"/>
          <w:szCs w:val="24"/>
        </w:rPr>
        <w:t xml:space="preserve">também </w:t>
      </w:r>
      <w:r w:rsidRPr="006A3EDF">
        <w:rPr>
          <w:rFonts w:ascii="Arial" w:hAnsi="Arial" w:cs="Arial"/>
          <w:sz w:val="24"/>
          <w:szCs w:val="24"/>
        </w:rPr>
        <w:t xml:space="preserve">foi utilizado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09416A">
        <w:rPr>
          <w:rStyle w:val="Refdecomentrio"/>
        </w:rPr>
        <w:t xml:space="preserve"> </w:t>
      </w:r>
      <w:r w:rsidRPr="006A3EDF">
        <w:rPr>
          <w:rStyle w:val="tlid-translation"/>
          <w:rFonts w:ascii="Arial" w:hAnsi="Arial" w:cs="Arial"/>
          <w:sz w:val="24"/>
          <w:szCs w:val="24"/>
        </w:rPr>
        <w:t>por</w:t>
      </w:r>
      <w:r w:rsidR="00CF3C08" w:rsidRPr="006A3EDF">
        <w:rPr>
          <w:rStyle w:val="tlid-translation"/>
          <w:rFonts w:ascii="Arial" w:hAnsi="Arial" w:cs="Arial"/>
          <w:sz w:val="24"/>
          <w:szCs w:val="24"/>
        </w:rPr>
        <w:t xml:space="preserve"> </w:t>
      </w:r>
      <w:r w:rsidR="00CF3C08"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2016)","manualFormatting":"Da Silva et al. (2016)","plainTextFormattedCitation":"(DA SILVA et al., 2016)","previouslyFormattedCitation":"(DA SILVA et al., 2016)"},"properties":{"noteIndex":0},"schema":"https://github.com/citation-style-language/schema/raw/master/csl-citation.json"}</w:instrText>
      </w:r>
      <w:r w:rsidR="00CF3C08"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D73F4A" w:rsidRPr="006A3EDF">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CF3C08"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CA7E3A">
        <w:rPr>
          <w:rStyle w:val="tlid-translation"/>
          <w:rFonts w:ascii="Arial" w:hAnsi="Arial" w:cs="Arial"/>
          <w:sz w:val="24"/>
          <w:szCs w:val="24"/>
        </w:rPr>
        <w:t xml:space="preserve"> </w:t>
      </w:r>
      <w:r w:rsidR="00255902">
        <w:rPr>
          <w:rStyle w:val="tlid-translation"/>
          <w:rFonts w:ascii="Arial" w:hAnsi="Arial" w:cs="Arial"/>
          <w:sz w:val="24"/>
          <w:szCs w:val="24"/>
        </w:rPr>
        <w:t>da área</w:t>
      </w:r>
      <w:r w:rsidR="00AC5400">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r w:rsidR="00255902">
        <w:rPr>
          <w:rStyle w:val="tlid-translation"/>
          <w:rFonts w:ascii="Arial" w:hAnsi="Arial" w:cs="Arial"/>
          <w:sz w:val="24"/>
          <w:szCs w:val="24"/>
        </w:rPr>
        <w:t xml:space="preserve"> </w:t>
      </w:r>
    </w:p>
    <w:p w14:paraId="7371CF79" w14:textId="6936DCC8" w:rsidR="0027727F" w:rsidRPr="006A3EDF" w:rsidRDefault="000D3341" w:rsidP="0027727F">
      <w:pPr>
        <w:spacing w:line="360" w:lineRule="auto"/>
        <w:ind w:firstLine="720"/>
        <w:rPr>
          <w:rFonts w:ascii="Arial" w:hAnsi="Arial" w:cs="Arial"/>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CF3C08"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et al., 2019)","manualFormatting":" Santos et al. (2019)","plainTextFormattedCitation":"(E.S. SANTOS et al., 2019)","previouslyFormattedCitation":"(E.S. SANTOS et al., 2019)"},"properties":{"noteIndex":0},"schema":"https://github.com/citation-style-language/schema/raw/master/csl-citation.json"}</w:instrText>
      </w:r>
      <w:r w:rsidR="00CF3C08"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CF3C08" w:rsidRPr="006A3EDF">
        <w:rPr>
          <w:rStyle w:val="tlid-translation"/>
          <w:rFonts w:ascii="Arial" w:hAnsi="Arial" w:cs="Arial"/>
          <w:sz w:val="24"/>
          <w:szCs w:val="24"/>
        </w:rPr>
        <w:fldChar w:fldCharType="end"/>
      </w:r>
      <w:r w:rsidR="00CF3C08" w:rsidRPr="006A3EDF">
        <w:rPr>
          <w:rStyle w:val="tlid-translation"/>
          <w:rFonts w:ascii="Arial" w:hAnsi="Arial" w:cs="Arial"/>
          <w:sz w:val="24"/>
          <w:szCs w:val="24"/>
        </w:rPr>
        <w:t xml:space="preserve"> e por </w:t>
      </w:r>
      <w:r w:rsidR="00AB085C" w:rsidRPr="006A3EDF">
        <w:rPr>
          <w:rStyle w:val="tlid-translation"/>
          <w:rFonts w:ascii="Arial" w:hAnsi="Arial" w:cs="Arial"/>
          <w:sz w:val="24"/>
          <w:szCs w:val="24"/>
        </w:rPr>
        <w:fldChar w:fldCharType="begin" w:fldLock="1"/>
      </w:r>
      <w:r w:rsidR="00CF3C08" w:rsidRPr="006A3EDF">
        <w:rPr>
          <w:rStyle w:val="tlid-translation"/>
          <w:rFonts w:ascii="Arial" w:hAnsi="Arial" w:cs="Arial"/>
          <w:sz w:val="24"/>
          <w:szCs w:val="24"/>
        </w:rPr>
        <w:instrText>ADDIN CSL_CITATION {"citationItems":[{"id":"ITEM-1","itemData":{"author":[{"dropping-particle":"","family":"Batista","given":"Any Caroliny Duarte","non-dropping-particle":"","parse-names":false,"suffix":""}],"id":"ITEM-1","issued":{"date-parts":[["2018"]]},"title":"QUALIDADE DO TRABALHO EM EQUIPES DE DESENVOLVIMENTO DE SOFTWARE Por Proposta de Pesquisa de Doutorado","type":"article-journal"},"uris":["http://www.mendeley.com/documents/?uuid=94a02068-e4e8-4866-bb19-a44e66aad28f"]}],"mendeley":{"formattedCitation":"(BATISTA, 2018)","manualFormatting":"Batista (2018)","plainTextFormattedCitation":"(BATISTA, 2018)","previouslyFormattedCitation":"(BATISTA, 2018)"},"properties":{"noteIndex":0},"schema":"https://github.com/citation-style-language/schema/raw/master/csl-citation.json"}</w:instrText>
      </w:r>
      <w:r w:rsidR="00AB085C"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Batista (</w:t>
      </w:r>
      <w:r w:rsidR="00AB085C" w:rsidRPr="006A3EDF">
        <w:rPr>
          <w:rStyle w:val="tlid-translation"/>
          <w:rFonts w:ascii="Arial" w:hAnsi="Arial" w:cs="Arial"/>
          <w:noProof/>
          <w:sz w:val="24"/>
          <w:szCs w:val="24"/>
        </w:rPr>
        <w:t>2018)</w:t>
      </w:r>
      <w:r w:rsidR="00AB085C" w:rsidRPr="006A3EDF">
        <w:rPr>
          <w:rStyle w:val="tlid-translation"/>
          <w:rFonts w:ascii="Arial" w:hAnsi="Arial" w:cs="Arial"/>
          <w:sz w:val="24"/>
          <w:szCs w:val="24"/>
        </w:rPr>
        <w:fldChar w:fldCharType="end"/>
      </w:r>
      <w:r>
        <w:rPr>
          <w:rStyle w:val="tlid-translation"/>
          <w:rFonts w:ascii="Arial" w:hAnsi="Arial" w:cs="Arial"/>
          <w:sz w:val="24"/>
          <w:szCs w:val="24"/>
        </w:rPr>
        <w:t xml:space="preserve"> 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AB085C" w:rsidRPr="006A3EDF">
        <w:rPr>
          <w:rFonts w:ascii="Arial" w:hAnsi="Arial" w:cs="Arial"/>
          <w:bCs/>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9F6210">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discordo </w:t>
      </w:r>
      <w:r w:rsidR="00902619">
        <w:rPr>
          <w:rFonts w:ascii="Arial" w:hAnsi="Arial" w:cs="Arial"/>
          <w:bCs/>
          <w:sz w:val="24"/>
          <w:szCs w:val="24"/>
        </w:rPr>
        <w:t>totalmente</w:t>
      </w:r>
      <w:r w:rsidR="00AB085C" w:rsidRPr="006A3EDF">
        <w:rPr>
          <w:rFonts w:ascii="Arial" w:hAnsi="Arial" w:cs="Arial"/>
          <w:bCs/>
          <w:sz w:val="24"/>
          <w:szCs w:val="24"/>
        </w:rPr>
        <w:t xml:space="preserve"> </w:t>
      </w:r>
      <w:r w:rsidR="00CF77B2">
        <w:rPr>
          <w:rFonts w:ascii="Arial" w:hAnsi="Arial" w:cs="Arial"/>
          <w:bCs/>
          <w:sz w:val="24"/>
          <w:szCs w:val="24"/>
        </w:rPr>
        <w:t xml:space="preserve">e </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1678A3" w:rsidRPr="006A3EDF">
        <w:rPr>
          <w:rFonts w:ascii="Arial" w:hAnsi="Arial" w:cs="Arial"/>
          <w:bCs/>
          <w:sz w:val="24"/>
          <w:szCs w:val="24"/>
        </w:rPr>
        <w:t xml:space="preserve"> </w:t>
      </w:r>
      <w:r w:rsidR="00E452B7" w:rsidRPr="006A3EDF">
        <w:rPr>
          <w:rFonts w:ascii="Arial" w:hAnsi="Arial" w:cs="Arial"/>
          <w:bCs/>
          <w:sz w:val="24"/>
          <w:szCs w:val="24"/>
        </w:rPr>
        <w:t xml:space="preserve">podem ser </w:t>
      </w:r>
      <w:r w:rsidR="002F0A65" w:rsidRPr="006A3EDF">
        <w:rPr>
          <w:rFonts w:ascii="Arial" w:hAnsi="Arial" w:cs="Arial"/>
          <w:bCs/>
          <w:sz w:val="24"/>
          <w:szCs w:val="24"/>
        </w:rPr>
        <w:t>observadas n</w:t>
      </w:r>
      <w:r w:rsidR="0027727F" w:rsidRPr="006A3EDF">
        <w:rPr>
          <w:rFonts w:ascii="Arial" w:hAnsi="Arial" w:cs="Arial"/>
          <w:bCs/>
          <w:sz w:val="24"/>
          <w:szCs w:val="24"/>
        </w:rPr>
        <w:t>o</w:t>
      </w:r>
      <w:r w:rsidR="00EB330F" w:rsidRPr="006A3EDF">
        <w:rPr>
          <w:rFonts w:ascii="Arial" w:hAnsi="Arial" w:cs="Arial"/>
          <w:bCs/>
          <w:sz w:val="24"/>
          <w:szCs w:val="24"/>
        </w:rPr>
        <w:t xml:space="preserve"> </w:t>
      </w:r>
      <w:r w:rsidR="0027727F" w:rsidRPr="006A3EDF">
        <w:rPr>
          <w:rFonts w:ascii="Arial" w:hAnsi="Arial" w:cs="Arial"/>
          <w:bCs/>
          <w:sz w:val="24"/>
          <w:szCs w:val="24"/>
        </w:rPr>
        <w:fldChar w:fldCharType="begin"/>
      </w:r>
      <w:r w:rsidR="0027727F" w:rsidRPr="006A3EDF">
        <w:rPr>
          <w:rFonts w:ascii="Arial" w:hAnsi="Arial" w:cs="Arial"/>
          <w:bCs/>
          <w:sz w:val="24"/>
          <w:szCs w:val="24"/>
        </w:rPr>
        <w:instrText xml:space="preserve"> REF _Ref38740040 \h </w:instrText>
      </w:r>
      <w:r w:rsidR="00EB330F" w:rsidRPr="006A3EDF">
        <w:rPr>
          <w:rFonts w:ascii="Arial" w:hAnsi="Arial" w:cs="Arial"/>
          <w:bCs/>
          <w:sz w:val="24"/>
          <w:szCs w:val="24"/>
        </w:rPr>
        <w:instrText xml:space="preserve"> \* MERGEFORMAT </w:instrText>
      </w:r>
      <w:r w:rsidR="0027727F" w:rsidRPr="006A3EDF">
        <w:rPr>
          <w:rFonts w:ascii="Arial" w:hAnsi="Arial" w:cs="Arial"/>
          <w:bCs/>
          <w:sz w:val="24"/>
          <w:szCs w:val="24"/>
        </w:rPr>
      </w:r>
      <w:r w:rsidR="0027727F" w:rsidRPr="006A3EDF">
        <w:rPr>
          <w:rFonts w:ascii="Arial" w:hAnsi="Arial" w:cs="Arial"/>
          <w:bCs/>
          <w:sz w:val="24"/>
          <w:szCs w:val="24"/>
        </w:rPr>
        <w:fldChar w:fldCharType="separate"/>
      </w:r>
      <w:r w:rsidR="0027727F" w:rsidRPr="006A3EDF">
        <w:rPr>
          <w:rFonts w:ascii="Arial" w:hAnsi="Arial" w:cs="Arial"/>
          <w:sz w:val="24"/>
          <w:szCs w:val="24"/>
        </w:rPr>
        <w:t xml:space="preserve">Quadro </w:t>
      </w:r>
      <w:r w:rsidR="0027727F" w:rsidRPr="006A3EDF">
        <w:rPr>
          <w:rFonts w:ascii="Arial" w:hAnsi="Arial" w:cs="Arial"/>
          <w:noProof/>
          <w:sz w:val="24"/>
          <w:szCs w:val="24"/>
        </w:rPr>
        <w:t>3</w:t>
      </w:r>
      <w:r w:rsidR="0027727F" w:rsidRPr="006A3EDF">
        <w:rPr>
          <w:rFonts w:ascii="Arial" w:hAnsi="Arial" w:cs="Arial"/>
          <w:bCs/>
          <w:sz w:val="24"/>
          <w:szCs w:val="24"/>
        </w:rPr>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165EAC" w:rsidRPr="006A3EDF">
        <w:rPr>
          <w:rFonts w:ascii="Arial" w:hAnsi="Arial" w:cs="Arial"/>
          <w:bCs/>
          <w:sz w:val="24"/>
          <w:szCs w:val="24"/>
        </w:rPr>
        <w:fldChar w:fldCharType="begin"/>
      </w:r>
      <w:r w:rsidR="00165EAC" w:rsidRPr="006A3EDF">
        <w:rPr>
          <w:rFonts w:ascii="Arial" w:hAnsi="Arial" w:cs="Arial"/>
          <w:bCs/>
          <w:sz w:val="24"/>
          <w:szCs w:val="24"/>
        </w:rPr>
        <w:instrText xml:space="preserve"> REF _Ref38880154 \h  \* MERGEFORMAT </w:instrText>
      </w:r>
      <w:r w:rsidR="00165EAC" w:rsidRPr="006A3EDF">
        <w:rPr>
          <w:rFonts w:ascii="Arial" w:hAnsi="Arial" w:cs="Arial"/>
          <w:bCs/>
          <w:sz w:val="24"/>
          <w:szCs w:val="24"/>
        </w:rPr>
      </w:r>
      <w:r w:rsidR="00165EAC" w:rsidRPr="006A3EDF">
        <w:rPr>
          <w:rFonts w:ascii="Arial" w:hAnsi="Arial" w:cs="Arial"/>
          <w:bCs/>
          <w:sz w:val="24"/>
          <w:szCs w:val="24"/>
        </w:rPr>
        <w:fldChar w:fldCharType="separate"/>
      </w:r>
      <w:r w:rsidR="00165EAC" w:rsidRPr="006A3EDF">
        <w:rPr>
          <w:rFonts w:ascii="Arial" w:hAnsi="Arial" w:cs="Arial"/>
          <w:sz w:val="24"/>
          <w:szCs w:val="24"/>
        </w:rPr>
        <w:t xml:space="preserve">Apêndice </w:t>
      </w:r>
      <w:r w:rsidR="00165EAC" w:rsidRPr="006A3EDF">
        <w:rPr>
          <w:rFonts w:ascii="Arial" w:hAnsi="Arial" w:cs="Arial"/>
          <w:noProof/>
          <w:sz w:val="24"/>
          <w:szCs w:val="24"/>
        </w:rPr>
        <w:t>B</w:t>
      </w:r>
      <w:r w:rsidR="00165EAC" w:rsidRPr="006A3EDF">
        <w:rPr>
          <w:rFonts w:ascii="Arial" w:hAnsi="Arial" w:cs="Arial"/>
          <w:bCs/>
          <w:sz w:val="24"/>
          <w:szCs w:val="24"/>
        </w:rPr>
        <w:fldChar w:fldCharType="end"/>
      </w:r>
      <w:r w:rsidR="00AB085C" w:rsidRPr="006A3EDF">
        <w:rPr>
          <w:rFonts w:ascii="Arial" w:hAnsi="Arial" w:cs="Arial"/>
          <w:bCs/>
          <w:sz w:val="24"/>
          <w:szCs w:val="24"/>
        </w:rPr>
        <w:t>.</w:t>
      </w:r>
      <w:bookmarkStart w:id="138" w:name="_Ref24970393"/>
      <w:bookmarkStart w:id="139" w:name="_Toc31965943"/>
    </w:p>
    <w:p w14:paraId="7E4D459D" w14:textId="7D46BBBA" w:rsidR="000E1AF2" w:rsidRPr="006A3EDF" w:rsidRDefault="0027727F" w:rsidP="0027727F">
      <w:pPr>
        <w:pStyle w:val="Legenda"/>
        <w:keepNext/>
        <w:rPr>
          <w:rFonts w:ascii="Arial" w:hAnsi="Arial" w:cs="Arial"/>
        </w:rPr>
      </w:pPr>
      <w:bookmarkStart w:id="140" w:name="_Ref38740040"/>
      <w:bookmarkStart w:id="141" w:name="_Toc42242482"/>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00864A97" w:rsidRPr="006A3EDF">
        <w:rPr>
          <w:rFonts w:ascii="Arial" w:hAnsi="Arial" w:cs="Arial"/>
          <w:noProof/>
        </w:rPr>
        <w:t>3</w:t>
      </w:r>
      <w:r w:rsidRPr="006A3EDF">
        <w:rPr>
          <w:rFonts w:ascii="Arial" w:hAnsi="Arial" w:cs="Arial"/>
        </w:rPr>
        <w:fldChar w:fldCharType="end"/>
      </w:r>
      <w:bookmarkEnd w:id="140"/>
      <w:r w:rsidRPr="006A3EDF">
        <w:rPr>
          <w:rFonts w:ascii="Arial" w:hAnsi="Arial" w:cs="Arial"/>
        </w:rPr>
        <w:t xml:space="preserve"> </w:t>
      </w:r>
      <w:r w:rsidR="00C859C0">
        <w:rPr>
          <w:rFonts w:ascii="Arial" w:hAnsi="Arial" w:cs="Arial"/>
        </w:rPr>
        <w:t>–</w:t>
      </w:r>
      <w:r w:rsidRPr="006A3EDF">
        <w:rPr>
          <w:rFonts w:ascii="Arial" w:hAnsi="Arial" w:cs="Arial"/>
        </w:rPr>
        <w:t xml:space="preserve"> </w:t>
      </w:r>
      <w:r w:rsidR="00C859C0">
        <w:rPr>
          <w:rFonts w:ascii="Arial" w:hAnsi="Arial" w:cs="Arial"/>
        </w:rPr>
        <w:t>Exemplo de Itens</w:t>
      </w:r>
      <w:r w:rsidRPr="006A3EDF">
        <w:rPr>
          <w:rFonts w:ascii="Arial" w:hAnsi="Arial" w:cs="Arial"/>
        </w:rPr>
        <w:t xml:space="preserve"> sobre Burnout no trabalho</w:t>
      </w:r>
      <w:bookmarkEnd w:id="138"/>
      <w:bookmarkEnd w:id="139"/>
      <w:bookmarkEnd w:id="141"/>
    </w:p>
    <w:tbl>
      <w:tblPr>
        <w:tblStyle w:val="TabeladeGrade4-nfase5"/>
        <w:tblW w:w="0" w:type="auto"/>
        <w:tblLook w:val="04A0" w:firstRow="1" w:lastRow="0" w:firstColumn="1" w:lastColumn="0" w:noHBand="0" w:noVBand="1"/>
      </w:tblPr>
      <w:tblGrid>
        <w:gridCol w:w="9062"/>
      </w:tblGrid>
      <w:tr w:rsidR="000E1AF2" w:rsidRPr="006A3EDF" w14:paraId="161241B3"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5749F5A"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248C53B5"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56F2932"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b w:val="0"/>
                <w:bCs w:val="0"/>
                <w:i/>
                <w:sz w:val="24"/>
                <w:szCs w:val="24"/>
              </w:rPr>
              <w:t xml:space="preserve">Estou perdendo o entusiasmo pelo meu trabalho </w:t>
            </w:r>
          </w:p>
        </w:tc>
      </w:tr>
      <w:tr w:rsidR="000E1AF2" w:rsidRPr="006A3EDF" w14:paraId="1F108488"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67419DA"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b w:val="0"/>
                <w:bCs w:val="0"/>
                <w:i/>
                <w:sz w:val="24"/>
                <w:szCs w:val="24"/>
              </w:rPr>
              <w:t xml:space="preserve">No meu trabalho, eu me sinto confiante de que realizo minhas tarefas com efetividade </w:t>
            </w:r>
          </w:p>
        </w:tc>
      </w:tr>
      <w:tr w:rsidR="000E1AF2" w:rsidRPr="006A3EDF" w14:paraId="745C6C51"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7B9220F"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b w:val="0"/>
                <w:bCs w:val="0"/>
                <w:i/>
                <w:sz w:val="24"/>
                <w:szCs w:val="24"/>
              </w:rPr>
              <w:t xml:space="preserve">Acho que meu trabalho não contribui para nada </w:t>
            </w:r>
          </w:p>
        </w:tc>
      </w:tr>
    </w:tbl>
    <w:p w14:paraId="5604E07A" w14:textId="562A6AF8" w:rsidR="000E1AF2" w:rsidRPr="001D7E25" w:rsidRDefault="000E1AF2" w:rsidP="00CF3C08">
      <w:pPr>
        <w:ind w:firstLine="720"/>
        <w:rPr>
          <w:rFonts w:ascii="Times New Roman" w:hAnsi="Times New Roman"/>
          <w:bCs/>
          <w:sz w:val="24"/>
          <w:szCs w:val="24"/>
        </w:rPr>
      </w:pPr>
    </w:p>
    <w:p w14:paraId="55003950" w14:textId="43E26C92" w:rsidR="00AB085C" w:rsidRPr="001D7E25" w:rsidRDefault="005D34BA" w:rsidP="00AF0E63">
      <w:pPr>
        <w:pStyle w:val="PhD-Title2"/>
        <w:numPr>
          <w:ilvl w:val="2"/>
          <w:numId w:val="1"/>
        </w:numPr>
      </w:pPr>
      <w:bookmarkStart w:id="142" w:name="_Toc42242453"/>
      <w:r>
        <w:t>I</w:t>
      </w:r>
      <w:r w:rsidR="003D4675" w:rsidRPr="001D7E25">
        <w:t>nstabilidade do projeto</w:t>
      </w:r>
      <w:bookmarkEnd w:id="142"/>
    </w:p>
    <w:p w14:paraId="5B1D2293" w14:textId="2184CCD2"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FF160A" w:rsidRPr="006A3EDF">
        <w:rPr>
          <w:rFonts w:ascii="Arial" w:hAnsi="Arial" w:cs="Arial"/>
          <w:sz w:val="24"/>
          <w:szCs w:val="24"/>
        </w:rPr>
        <w:t>a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r w:rsidR="00FF160A" w:rsidRPr="006A3EDF">
        <w:rPr>
          <w:rFonts w:ascii="Arial" w:hAnsi="Arial" w:cs="Arial"/>
          <w:sz w:val="24"/>
          <w:szCs w:val="24"/>
        </w:rPr>
        <w:t xml:space="preserve"> Quanto maior for a quantidade de deixas para mudanças, maior será </w:t>
      </w:r>
      <w:r w:rsidR="00041D65" w:rsidRPr="006A3EDF">
        <w:rPr>
          <w:rFonts w:ascii="Arial" w:hAnsi="Arial" w:cs="Arial"/>
          <w:sz w:val="24"/>
          <w:szCs w:val="24"/>
        </w:rPr>
        <w:t>o índice de</w:t>
      </w:r>
      <w:r w:rsidR="00AA3695" w:rsidRPr="006A3EDF">
        <w:rPr>
          <w:rFonts w:ascii="Arial" w:hAnsi="Arial" w:cs="Arial"/>
          <w:sz w:val="24"/>
          <w:szCs w:val="24"/>
        </w:rPr>
        <w:t xml:space="preserve"> instabilidade do projeto. </w:t>
      </w:r>
    </w:p>
    <w:p w14:paraId="04A3907A" w14:textId="37FBF773"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 do projeto</w:t>
      </w:r>
      <w:r w:rsidR="00C50CD5" w:rsidRPr="006A3EDF">
        <w:rPr>
          <w:rFonts w:ascii="Arial" w:hAnsi="Arial" w:cs="Arial"/>
          <w:sz w:val="24"/>
          <w:szCs w:val="24"/>
        </w:rPr>
        <w:t xml:space="preserve"> </w:t>
      </w:r>
      <w:r w:rsidRPr="006A3EDF">
        <w:rPr>
          <w:rFonts w:ascii="Arial" w:hAnsi="Arial" w:cs="Arial"/>
          <w:sz w:val="24"/>
          <w:szCs w:val="24"/>
        </w:rPr>
        <w:t>foi desenvolvido um</w:t>
      </w:r>
      <w:r w:rsidR="00EA72AC">
        <w:rPr>
          <w:rFonts w:ascii="Arial" w:hAnsi="Arial" w:cs="Arial"/>
          <w:sz w:val="24"/>
          <w:szCs w:val="24"/>
        </w:rPr>
        <w:t>a</w:t>
      </w:r>
      <w:r w:rsidRPr="006A3EDF">
        <w:rPr>
          <w:rFonts w:ascii="Arial" w:hAnsi="Arial" w:cs="Arial"/>
          <w:sz w:val="24"/>
          <w:szCs w:val="24"/>
        </w:rPr>
        <w:t xml:space="preserve"> </w:t>
      </w:r>
      <w:r w:rsidR="00EA72AC">
        <w:rPr>
          <w:rFonts w:ascii="Arial" w:hAnsi="Arial" w:cs="Arial"/>
          <w:sz w:val="24"/>
          <w:szCs w:val="24"/>
        </w:rPr>
        <w:t>escala</w:t>
      </w:r>
      <w:r w:rsidR="00EA72AC" w:rsidRPr="006A3ED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A72AC" w:rsidRPr="006A3ED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w:t>
      </w:r>
      <w:r w:rsidRPr="006A3EDF">
        <w:rPr>
          <w:rFonts w:ascii="Arial" w:hAnsi="Arial" w:cs="Arial"/>
          <w:sz w:val="24"/>
          <w:szCs w:val="24"/>
        </w:rPr>
        <w:lastRenderedPageBreak/>
        <w:t xml:space="preserve">as deixas para adaptação em volatidade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0963A3" w:rsidRPr="006A3EDF">
        <w:rPr>
          <w:rFonts w:ascii="Arial" w:hAnsi="Arial" w:cs="Arial"/>
          <w:sz w:val="24"/>
          <w:szCs w:val="24"/>
        </w:rPr>
        <w:fldChar w:fldCharType="begin"/>
      </w:r>
      <w:r w:rsidR="000963A3" w:rsidRPr="006A3EDF">
        <w:rPr>
          <w:rFonts w:ascii="Arial" w:hAnsi="Arial" w:cs="Arial"/>
          <w:sz w:val="24"/>
          <w:szCs w:val="24"/>
        </w:rPr>
        <w:instrText xml:space="preserve"> REF _Ref38382634 \r \h </w:instrText>
      </w:r>
      <w:r w:rsidR="006A3EDF">
        <w:rPr>
          <w:rFonts w:ascii="Arial" w:hAnsi="Arial" w:cs="Arial"/>
          <w:sz w:val="24"/>
          <w:szCs w:val="24"/>
        </w:rPr>
        <w:instrText xml:space="preserve"> \* MERGEFORMAT </w:instrText>
      </w:r>
      <w:r w:rsidR="000963A3" w:rsidRPr="006A3EDF">
        <w:rPr>
          <w:rFonts w:ascii="Arial" w:hAnsi="Arial" w:cs="Arial"/>
          <w:sz w:val="24"/>
          <w:szCs w:val="24"/>
        </w:rPr>
      </w:r>
      <w:r w:rsidR="000963A3" w:rsidRPr="006A3EDF">
        <w:rPr>
          <w:rFonts w:ascii="Arial" w:hAnsi="Arial" w:cs="Arial"/>
          <w:sz w:val="24"/>
          <w:szCs w:val="24"/>
        </w:rPr>
        <w:fldChar w:fldCharType="separate"/>
      </w:r>
      <w:r w:rsidR="000963A3" w:rsidRPr="006A3EDF">
        <w:rPr>
          <w:rFonts w:ascii="Arial" w:hAnsi="Arial" w:cs="Arial"/>
          <w:sz w:val="24"/>
          <w:szCs w:val="24"/>
        </w:rPr>
        <w:t xml:space="preserve">4.6 </w:t>
      </w:r>
      <w:r w:rsidR="000963A3" w:rsidRPr="006A3EDF">
        <w:rPr>
          <w:rFonts w:ascii="Arial" w:hAnsi="Arial" w:cs="Arial"/>
          <w:sz w:val="24"/>
          <w:szCs w:val="24"/>
        </w:rPr>
        <w:fldChar w:fldCharType="end"/>
      </w:r>
      <w:r w:rsidR="000963A3" w:rsidRPr="006A3EDF">
        <w:rPr>
          <w:rFonts w:ascii="Arial" w:hAnsi="Arial" w:cs="Arial"/>
          <w:sz w:val="24"/>
          <w:szCs w:val="24"/>
        </w:rPr>
        <w:t xml:space="preserve">e as validações na Seção </w:t>
      </w:r>
      <w:r w:rsidR="000963A3" w:rsidRPr="006A3EDF">
        <w:rPr>
          <w:rFonts w:ascii="Arial" w:hAnsi="Arial" w:cs="Arial"/>
          <w:sz w:val="24"/>
          <w:szCs w:val="24"/>
        </w:rPr>
        <w:fldChar w:fldCharType="begin"/>
      </w:r>
      <w:r w:rsidR="000963A3" w:rsidRPr="006A3EDF">
        <w:rPr>
          <w:rFonts w:ascii="Arial" w:hAnsi="Arial" w:cs="Arial"/>
          <w:sz w:val="24"/>
          <w:szCs w:val="24"/>
        </w:rPr>
        <w:instrText xml:space="preserve"> REF _Ref38880781 \r \h </w:instrText>
      </w:r>
      <w:r w:rsidR="006A3EDF">
        <w:rPr>
          <w:rFonts w:ascii="Arial" w:hAnsi="Arial" w:cs="Arial"/>
          <w:sz w:val="24"/>
          <w:szCs w:val="24"/>
        </w:rPr>
        <w:instrText xml:space="preserve"> \* MERGEFORMAT </w:instrText>
      </w:r>
      <w:r w:rsidR="000963A3" w:rsidRPr="006A3EDF">
        <w:rPr>
          <w:rFonts w:ascii="Arial" w:hAnsi="Arial" w:cs="Arial"/>
          <w:sz w:val="24"/>
          <w:szCs w:val="24"/>
        </w:rPr>
      </w:r>
      <w:r w:rsidR="000963A3" w:rsidRPr="006A3EDF">
        <w:rPr>
          <w:rFonts w:ascii="Arial" w:hAnsi="Arial" w:cs="Arial"/>
          <w:sz w:val="24"/>
          <w:szCs w:val="24"/>
        </w:rPr>
        <w:fldChar w:fldCharType="separate"/>
      </w:r>
      <w:r w:rsidR="000963A3" w:rsidRPr="006A3EDF">
        <w:rPr>
          <w:rFonts w:ascii="Arial" w:hAnsi="Arial" w:cs="Arial"/>
          <w:sz w:val="24"/>
          <w:szCs w:val="24"/>
        </w:rPr>
        <w:t>5.5</w:t>
      </w:r>
      <w:r w:rsidR="000963A3" w:rsidRPr="006A3EDF">
        <w:rPr>
          <w:rFonts w:ascii="Arial" w:hAnsi="Arial" w:cs="Arial"/>
          <w:sz w:val="24"/>
          <w:szCs w:val="24"/>
        </w:rPr>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165EAC" w:rsidRPr="006A3EDF">
        <w:rPr>
          <w:rFonts w:ascii="Arial" w:hAnsi="Arial" w:cs="Arial"/>
          <w:sz w:val="24"/>
          <w:szCs w:val="24"/>
        </w:rPr>
        <w:fldChar w:fldCharType="begin"/>
      </w:r>
      <w:r w:rsidR="00165EAC" w:rsidRPr="006A3EDF">
        <w:rPr>
          <w:rFonts w:ascii="Arial" w:hAnsi="Arial" w:cs="Arial"/>
          <w:sz w:val="24"/>
          <w:szCs w:val="24"/>
        </w:rPr>
        <w:instrText xml:space="preserve"> REF _Ref38880176 \h  \* MERGEFORMAT </w:instrText>
      </w:r>
      <w:r w:rsidR="00165EAC" w:rsidRPr="006A3EDF">
        <w:rPr>
          <w:rFonts w:ascii="Arial" w:hAnsi="Arial" w:cs="Arial"/>
          <w:sz w:val="24"/>
          <w:szCs w:val="24"/>
        </w:rPr>
      </w:r>
      <w:r w:rsidR="00165EAC" w:rsidRPr="006A3EDF">
        <w:rPr>
          <w:rFonts w:ascii="Arial" w:hAnsi="Arial" w:cs="Arial"/>
          <w:sz w:val="24"/>
          <w:szCs w:val="24"/>
        </w:rPr>
        <w:fldChar w:fldCharType="separate"/>
      </w:r>
      <w:r w:rsidR="00165EAC" w:rsidRPr="006A3EDF">
        <w:rPr>
          <w:rFonts w:ascii="Arial" w:hAnsi="Arial" w:cs="Arial"/>
          <w:sz w:val="24"/>
          <w:szCs w:val="24"/>
        </w:rPr>
        <w:t xml:space="preserve">Apêndice </w:t>
      </w:r>
      <w:r w:rsidR="00165EAC" w:rsidRPr="006A3EDF">
        <w:rPr>
          <w:rFonts w:ascii="Arial" w:hAnsi="Arial" w:cs="Arial"/>
          <w:noProof/>
          <w:sz w:val="24"/>
          <w:szCs w:val="24"/>
        </w:rPr>
        <w:t>C</w:t>
      </w:r>
      <w:r w:rsidR="00165EAC" w:rsidRPr="006A3EDF">
        <w:rPr>
          <w:rFonts w:ascii="Arial" w:hAnsi="Arial" w:cs="Arial"/>
          <w:sz w:val="24"/>
          <w:szCs w:val="24"/>
        </w:rPr>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A72AC" w:rsidRPr="006A3ED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864A97" w:rsidRPr="006A3EDF">
        <w:rPr>
          <w:rFonts w:ascii="Arial" w:hAnsi="Arial" w:cs="Arial"/>
          <w:sz w:val="24"/>
          <w:szCs w:val="24"/>
        </w:rPr>
        <w:fldChar w:fldCharType="begin"/>
      </w:r>
      <w:r w:rsidR="00864A97" w:rsidRPr="006A3EDF">
        <w:rPr>
          <w:rFonts w:ascii="Arial" w:hAnsi="Arial" w:cs="Arial"/>
          <w:sz w:val="24"/>
          <w:szCs w:val="24"/>
        </w:rPr>
        <w:instrText xml:space="preserve"> REF _Ref38740158 \h </w:instrText>
      </w:r>
      <w:r w:rsidR="006A3EDF">
        <w:rPr>
          <w:rFonts w:ascii="Arial" w:hAnsi="Arial" w:cs="Arial"/>
          <w:sz w:val="24"/>
          <w:szCs w:val="24"/>
        </w:rPr>
        <w:instrText xml:space="preserve"> \* MERGEFORMAT </w:instrText>
      </w:r>
      <w:r w:rsidR="00864A97" w:rsidRPr="006A3EDF">
        <w:rPr>
          <w:rFonts w:ascii="Arial" w:hAnsi="Arial" w:cs="Arial"/>
          <w:sz w:val="24"/>
          <w:szCs w:val="24"/>
        </w:rPr>
      </w:r>
      <w:r w:rsidR="00864A97" w:rsidRPr="006A3EDF">
        <w:rPr>
          <w:rFonts w:ascii="Arial" w:hAnsi="Arial" w:cs="Arial"/>
          <w:sz w:val="24"/>
          <w:szCs w:val="24"/>
        </w:rPr>
        <w:fldChar w:fldCharType="separate"/>
      </w:r>
      <w:r w:rsidR="00864A97" w:rsidRPr="006A3EDF">
        <w:rPr>
          <w:rFonts w:ascii="Arial" w:hAnsi="Arial" w:cs="Arial"/>
        </w:rPr>
        <w:t xml:space="preserve">Quadro </w:t>
      </w:r>
      <w:r w:rsidR="00864A97" w:rsidRPr="006A3EDF">
        <w:rPr>
          <w:rFonts w:ascii="Arial" w:hAnsi="Arial" w:cs="Arial"/>
          <w:noProof/>
        </w:rPr>
        <w:t>4</w:t>
      </w:r>
      <w:r w:rsidR="00864A97" w:rsidRPr="006A3EDF">
        <w:rPr>
          <w:rFonts w:ascii="Arial" w:hAnsi="Arial" w:cs="Arial"/>
          <w:sz w:val="24"/>
          <w:szCs w:val="24"/>
        </w:rPr>
        <w:fldChar w:fldCharType="end"/>
      </w:r>
      <w:r w:rsidR="00C50CD5" w:rsidRPr="006A3EDF">
        <w:rPr>
          <w:rFonts w:ascii="Arial" w:hAnsi="Arial" w:cs="Arial"/>
          <w:sz w:val="24"/>
          <w:szCs w:val="24"/>
        </w:rPr>
        <w:t xml:space="preserve"> </w:t>
      </w:r>
      <w:r w:rsidRPr="006A3EDF">
        <w:rPr>
          <w:rFonts w:ascii="Arial" w:hAnsi="Arial" w:cs="Arial"/>
          <w:sz w:val="24"/>
          <w:szCs w:val="24"/>
        </w:rPr>
        <w:t>a seguir</w:t>
      </w:r>
      <w:r w:rsidR="00EA72AC">
        <w:rPr>
          <w:rFonts w:ascii="Arial" w:hAnsi="Arial" w:cs="Arial"/>
          <w:sz w:val="24"/>
          <w:szCs w:val="24"/>
        </w:rPr>
        <w:t>.</w:t>
      </w:r>
    </w:p>
    <w:p w14:paraId="11EA46B4" w14:textId="7C0165BD" w:rsidR="00AB085C" w:rsidRPr="006A3EDF" w:rsidRDefault="00864A97" w:rsidP="00864A97">
      <w:pPr>
        <w:pStyle w:val="Legenda"/>
        <w:rPr>
          <w:rFonts w:ascii="Arial" w:hAnsi="Arial" w:cs="Arial"/>
        </w:rPr>
      </w:pPr>
      <w:bookmarkStart w:id="143" w:name="_Ref38740158"/>
      <w:bookmarkStart w:id="144" w:name="_Toc42242483"/>
      <w:bookmarkStart w:id="145" w:name="_Ref24970719"/>
      <w:bookmarkStart w:id="146" w:name="_Toc31965944"/>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Pr="006A3EDF">
        <w:rPr>
          <w:rFonts w:ascii="Arial" w:hAnsi="Arial" w:cs="Arial"/>
          <w:noProof/>
        </w:rPr>
        <w:t>4</w:t>
      </w:r>
      <w:r w:rsidRPr="006A3EDF">
        <w:rPr>
          <w:rFonts w:ascii="Arial" w:hAnsi="Arial" w:cs="Arial"/>
        </w:rPr>
        <w:fldChar w:fldCharType="end"/>
      </w:r>
      <w:bookmarkEnd w:id="143"/>
      <w:r w:rsidRPr="006A3EDF">
        <w:rPr>
          <w:rFonts w:ascii="Arial" w:hAnsi="Arial" w:cs="Arial"/>
        </w:rPr>
        <w:t xml:space="preserve"> - Exemplo de perguntas sobre Instabilidade do projeto</w:t>
      </w:r>
      <w:bookmarkEnd w:id="144"/>
      <w:r w:rsidRPr="006A3EDF">
        <w:rPr>
          <w:rFonts w:ascii="Arial" w:hAnsi="Arial" w:cs="Arial"/>
        </w:rPr>
        <w:t xml:space="preserve"> </w:t>
      </w:r>
      <w:bookmarkEnd w:id="145"/>
      <w:bookmarkEnd w:id="146"/>
    </w:p>
    <w:tbl>
      <w:tblPr>
        <w:tblStyle w:val="TabeladeGrade4-nfase5"/>
        <w:tblW w:w="9062" w:type="dxa"/>
        <w:tblLook w:val="04A0" w:firstRow="1" w:lastRow="0" w:firstColumn="1" w:lastColumn="0" w:noHBand="0" w:noVBand="1"/>
      </w:tblPr>
      <w:tblGrid>
        <w:gridCol w:w="9062"/>
      </w:tblGrid>
      <w:tr w:rsidR="00AB085C" w:rsidRPr="006A3EDF" w14:paraId="1F3F8B7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3A72B93" w14:textId="4F964E7B" w:rsidR="00AB085C" w:rsidRPr="006A3EDF" w:rsidRDefault="00AB085C" w:rsidP="00A8209C">
            <w:pPr>
              <w:jc w:val="center"/>
              <w:rPr>
                <w:rFonts w:ascii="Arial" w:hAnsi="Arial" w:cs="Arial"/>
                <w:b w:val="0"/>
                <w:bCs w:val="0"/>
                <w:i/>
                <w:iCs/>
              </w:rPr>
            </w:pPr>
            <w:r w:rsidRPr="006A3EDF">
              <w:rPr>
                <w:rFonts w:ascii="Arial" w:hAnsi="Arial" w:cs="Arial"/>
                <w:sz w:val="32"/>
                <w:szCs w:val="32"/>
              </w:rPr>
              <w:t>Instabilidade d</w:t>
            </w:r>
            <w:r w:rsidR="007B70A2" w:rsidRPr="006A3EDF">
              <w:rPr>
                <w:rFonts w:ascii="Arial" w:hAnsi="Arial" w:cs="Arial"/>
                <w:sz w:val="32"/>
                <w:szCs w:val="32"/>
              </w:rPr>
              <w:t>e equipe</w:t>
            </w:r>
          </w:p>
        </w:tc>
      </w:tr>
      <w:tr w:rsidR="00AB085C" w:rsidRPr="006A3EDF" w14:paraId="41E20F27"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9CE526E" w14:textId="77777777" w:rsidR="004D06B5" w:rsidRPr="006A3EDF" w:rsidRDefault="004D06B5" w:rsidP="004D06B5">
            <w:pPr>
              <w:rPr>
                <w:rFonts w:ascii="Arial" w:hAnsi="Arial" w:cs="Arial"/>
                <w:i/>
                <w:iCs/>
                <w:sz w:val="24"/>
                <w:szCs w:val="24"/>
                <w:lang w:eastAsia="pt-BR"/>
              </w:rPr>
            </w:pPr>
            <w:r w:rsidRPr="006A3EDF">
              <w:rPr>
                <w:rFonts w:ascii="Arial" w:hAnsi="Arial" w:cs="Arial"/>
                <w:b w:val="0"/>
                <w:bCs w:val="0"/>
                <w:i/>
                <w:iCs/>
                <w:sz w:val="24"/>
                <w:szCs w:val="24"/>
                <w:lang w:eastAsia="pt-BR"/>
              </w:rPr>
              <w:t>...membros da minha equipe precisaram se ausentar/afastar temporariamente</w:t>
            </w:r>
          </w:p>
          <w:p w14:paraId="63D6C8CB" w14:textId="5A3FE4ED" w:rsidR="00AB085C" w:rsidRPr="006A3EDF" w:rsidRDefault="004D06B5" w:rsidP="008B2D27">
            <w:pPr>
              <w:rPr>
                <w:rFonts w:ascii="Arial" w:hAnsi="Arial" w:cs="Arial"/>
                <w:sz w:val="24"/>
                <w:szCs w:val="24"/>
                <w:lang w:eastAsia="pt-BR"/>
              </w:rPr>
            </w:pPr>
            <w:r w:rsidRPr="006A3EDF">
              <w:rPr>
                <w:rFonts w:ascii="Arial" w:hAnsi="Arial" w:cs="Arial"/>
                <w:b w:val="0"/>
                <w:bCs w:val="0"/>
                <w:i/>
                <w:iCs/>
                <w:sz w:val="24"/>
                <w:szCs w:val="24"/>
                <w:lang w:eastAsia="pt-BR"/>
              </w:rPr>
              <w:t>...pessoas entraram e/ou saíram do projeto</w:t>
            </w:r>
          </w:p>
        </w:tc>
      </w:tr>
      <w:tr w:rsidR="00AB085C" w:rsidRPr="006A3EDF" w14:paraId="64EED048"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35C1BFFB" w14:textId="2DA31791" w:rsidR="00AB085C" w:rsidRPr="006A3EDF" w:rsidRDefault="00AB085C" w:rsidP="00A8209C">
            <w:pPr>
              <w:jc w:val="center"/>
              <w:rPr>
                <w:rFonts w:ascii="Arial" w:hAnsi="Arial" w:cs="Arial"/>
                <w:b w:val="0"/>
                <w:bCs w:val="0"/>
                <w:i/>
                <w:iCs/>
                <w:color w:val="FFFFFF" w:themeColor="background1"/>
              </w:rPr>
            </w:pPr>
            <w:r w:rsidRPr="006A3EDF">
              <w:rPr>
                <w:rFonts w:ascii="Arial" w:hAnsi="Arial" w:cs="Arial"/>
                <w:color w:val="FFFFFF" w:themeColor="background1"/>
                <w:sz w:val="32"/>
                <w:szCs w:val="32"/>
              </w:rPr>
              <w:t xml:space="preserve">Instabilidade </w:t>
            </w:r>
            <w:r w:rsidR="00165B20" w:rsidRPr="006A3EDF">
              <w:rPr>
                <w:rFonts w:ascii="Arial" w:hAnsi="Arial" w:cs="Arial"/>
                <w:color w:val="FFFFFF" w:themeColor="background1"/>
                <w:sz w:val="32"/>
                <w:szCs w:val="32"/>
              </w:rPr>
              <w:t>da tarefa</w:t>
            </w:r>
          </w:p>
        </w:tc>
      </w:tr>
      <w:tr w:rsidR="00AB085C" w:rsidRPr="006A3EDF" w14:paraId="350C63CD"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E3EA308" w14:textId="77777777" w:rsidR="00AB085C" w:rsidRPr="006A3EDF" w:rsidRDefault="00165B20" w:rsidP="00A8209C">
            <w:pPr>
              <w:rPr>
                <w:rFonts w:ascii="Arial" w:hAnsi="Arial" w:cs="Arial"/>
                <w:b w:val="0"/>
                <w:bCs w:val="0"/>
                <w:i/>
                <w:iCs/>
                <w:sz w:val="24"/>
                <w:szCs w:val="24"/>
                <w:lang w:eastAsia="pt-BR"/>
              </w:rPr>
            </w:pPr>
            <w:r w:rsidRPr="006A3EDF">
              <w:rPr>
                <w:rFonts w:ascii="Arial" w:hAnsi="Arial" w:cs="Arial"/>
                <w:b w:val="0"/>
                <w:bCs w:val="0"/>
                <w:i/>
                <w:iCs/>
                <w:sz w:val="24"/>
                <w:szCs w:val="24"/>
                <w:lang w:eastAsia="pt-BR"/>
              </w:rPr>
              <w:t>...foram adicionados requisitos que não estavam previstos</w:t>
            </w:r>
          </w:p>
          <w:p w14:paraId="38B93AAA" w14:textId="603E44BE" w:rsidR="00165B20" w:rsidRPr="006A3EDF" w:rsidRDefault="00165B20" w:rsidP="00A8209C">
            <w:pPr>
              <w:rPr>
                <w:rFonts w:ascii="Arial" w:hAnsi="Arial" w:cs="Arial"/>
                <w:sz w:val="24"/>
                <w:szCs w:val="24"/>
                <w:lang w:eastAsia="pt-BR"/>
              </w:rPr>
            </w:pPr>
            <w:r w:rsidRPr="006A3EDF">
              <w:rPr>
                <w:rFonts w:ascii="Arial" w:hAnsi="Arial" w:cs="Arial"/>
                <w:b w:val="0"/>
                <w:bCs w:val="0"/>
                <w:i/>
                <w:iCs/>
                <w:sz w:val="24"/>
                <w:szCs w:val="24"/>
                <w:lang w:eastAsia="pt-BR"/>
              </w:rPr>
              <w:t xml:space="preserve">...os requisitos do software não estavam claros (em relação a completude, ambiguidade, </w:t>
            </w:r>
            <w:proofErr w:type="gramStart"/>
            <w:r w:rsidRPr="006A3EDF">
              <w:rPr>
                <w:rFonts w:ascii="Arial" w:hAnsi="Arial" w:cs="Arial"/>
                <w:b w:val="0"/>
                <w:bCs w:val="0"/>
                <w:i/>
                <w:iCs/>
                <w:sz w:val="24"/>
                <w:szCs w:val="24"/>
                <w:lang w:eastAsia="pt-BR"/>
              </w:rPr>
              <w:t xml:space="preserve">consistência, </w:t>
            </w:r>
            <w:proofErr w:type="spellStart"/>
            <w:r w:rsidRPr="006A3EDF">
              <w:rPr>
                <w:rFonts w:ascii="Arial" w:hAnsi="Arial" w:cs="Arial"/>
                <w:b w:val="0"/>
                <w:bCs w:val="0"/>
                <w:i/>
                <w:iCs/>
                <w:sz w:val="24"/>
                <w:szCs w:val="24"/>
                <w:lang w:eastAsia="pt-BR"/>
              </w:rPr>
              <w:t>etc</w:t>
            </w:r>
            <w:proofErr w:type="spellEnd"/>
            <w:proofErr w:type="gramEnd"/>
            <w:r w:rsidRPr="006A3EDF">
              <w:rPr>
                <w:rFonts w:ascii="Arial" w:hAnsi="Arial" w:cs="Arial"/>
                <w:b w:val="0"/>
                <w:bCs w:val="0"/>
                <w:i/>
                <w:iCs/>
                <w:sz w:val="24"/>
                <w:szCs w:val="24"/>
                <w:lang w:eastAsia="pt-BR"/>
              </w:rPr>
              <w:t>)</w:t>
            </w:r>
          </w:p>
        </w:tc>
      </w:tr>
      <w:tr w:rsidR="00165B20" w:rsidRPr="006A3EDF" w14:paraId="171F59A1"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375D735C" w14:textId="4CA4CC48" w:rsidR="00165B20" w:rsidRPr="006A3EDF" w:rsidRDefault="00165B20" w:rsidP="00165B20">
            <w:pPr>
              <w:jc w:val="center"/>
              <w:rPr>
                <w:rFonts w:ascii="Arial" w:hAnsi="Arial" w:cs="Arial"/>
                <w:b w:val="0"/>
                <w:bCs w:val="0"/>
                <w:i/>
                <w:iCs/>
                <w:color w:val="FFFFFF" w:themeColor="background1"/>
              </w:rPr>
            </w:pPr>
            <w:r w:rsidRPr="006A3EDF">
              <w:rPr>
                <w:rFonts w:ascii="Arial" w:hAnsi="Arial" w:cs="Arial"/>
                <w:color w:val="FFFFFF" w:themeColor="background1"/>
                <w:sz w:val="32"/>
                <w:szCs w:val="32"/>
              </w:rPr>
              <w:t>Instabilidade tecnológica</w:t>
            </w:r>
          </w:p>
        </w:tc>
      </w:tr>
      <w:tr w:rsidR="00AB085C" w:rsidRPr="006A3EDF" w14:paraId="24DF9EC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5F72006" w14:textId="77777777" w:rsidR="008B2D27" w:rsidRPr="006A3EDF" w:rsidRDefault="008B2D27" w:rsidP="002C5EC9">
            <w:pPr>
              <w:shd w:val="clear" w:color="auto" w:fill="FFFFFF" w:themeFill="background1"/>
              <w:rPr>
                <w:rFonts w:ascii="Arial" w:hAnsi="Arial" w:cs="Arial"/>
                <w:i/>
                <w:iCs/>
                <w:sz w:val="24"/>
                <w:szCs w:val="24"/>
                <w:lang w:eastAsia="pt-BR"/>
              </w:rPr>
            </w:pPr>
            <w:r w:rsidRPr="006A3EDF">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6A3EDF">
              <w:rPr>
                <w:rFonts w:ascii="Arial" w:hAnsi="Arial" w:cs="Arial"/>
                <w:b w:val="0"/>
                <w:bCs w:val="0"/>
                <w:i/>
                <w:iCs/>
                <w:sz w:val="24"/>
                <w:szCs w:val="24"/>
                <w:lang w:eastAsia="pt-BR"/>
              </w:rPr>
              <w:t xml:space="preserve">computadores, </w:t>
            </w:r>
            <w:proofErr w:type="spellStart"/>
            <w:r w:rsidRPr="006A3EDF">
              <w:rPr>
                <w:rFonts w:ascii="Arial" w:hAnsi="Arial" w:cs="Arial"/>
                <w:b w:val="0"/>
                <w:bCs w:val="0"/>
                <w:i/>
                <w:iCs/>
                <w:sz w:val="24"/>
                <w:szCs w:val="24"/>
                <w:lang w:eastAsia="pt-BR"/>
              </w:rPr>
              <w:t>etc</w:t>
            </w:r>
            <w:proofErr w:type="spellEnd"/>
            <w:proofErr w:type="gramEnd"/>
            <w:r w:rsidRPr="006A3EDF">
              <w:rPr>
                <w:rFonts w:ascii="Arial" w:hAnsi="Arial" w:cs="Arial"/>
                <w:b w:val="0"/>
                <w:bCs w:val="0"/>
                <w:i/>
                <w:iCs/>
                <w:sz w:val="24"/>
                <w:szCs w:val="24"/>
                <w:lang w:eastAsia="pt-BR"/>
              </w:rPr>
              <w:t>)</w:t>
            </w:r>
          </w:p>
          <w:p w14:paraId="28BE3AB9" w14:textId="4FE01566" w:rsidR="00AB085C" w:rsidRPr="006A3EDF" w:rsidRDefault="008B2D27" w:rsidP="002C5EC9">
            <w:pPr>
              <w:shd w:val="clear" w:color="auto" w:fill="FFFFFF" w:themeFill="background1"/>
              <w:rPr>
                <w:rFonts w:ascii="Arial" w:hAnsi="Arial" w:cs="Arial"/>
                <w:sz w:val="24"/>
                <w:szCs w:val="24"/>
                <w:lang w:eastAsia="pt-BR"/>
              </w:rPr>
            </w:pPr>
            <w:r w:rsidRPr="006A3EDF">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59289BD0" w14:textId="533112B0" w:rsidR="00AB085C" w:rsidRDefault="003D4675" w:rsidP="00FF2AD4">
      <w:pPr>
        <w:pStyle w:val="PhD-Title2"/>
      </w:pPr>
      <w:bookmarkStart w:id="147" w:name="_Toc42242454"/>
      <w:bookmarkEnd w:id="124"/>
      <w:r w:rsidRPr="001D7E25">
        <w:t>ANÁLISE DE DADOS</w:t>
      </w:r>
      <w:bookmarkEnd w:id="147"/>
    </w:p>
    <w:p w14:paraId="1CA6C102" w14:textId="78E87AFB" w:rsidR="00BE600A" w:rsidRPr="00BE600A" w:rsidRDefault="00BE600A" w:rsidP="00BE600A">
      <w:pPr>
        <w:pStyle w:val="PhD-Title2"/>
        <w:numPr>
          <w:ilvl w:val="2"/>
          <w:numId w:val="1"/>
        </w:numPr>
      </w:pPr>
      <w:bookmarkStart w:id="148" w:name="_Toc42242455"/>
      <w:r>
        <w:t>Geral</w:t>
      </w:r>
      <w:bookmarkEnd w:id="148"/>
    </w:p>
    <w:p w14:paraId="57BAD7FC" w14:textId="7D6F8C1B" w:rsidR="0076514F" w:rsidRPr="006A3EDF" w:rsidRDefault="00DD0ACA" w:rsidP="0076514F">
      <w:pPr>
        <w:spacing w:line="360" w:lineRule="auto"/>
        <w:ind w:firstLine="720"/>
        <w:rPr>
          <w:rFonts w:ascii="Arial" w:hAnsi="Arial" w:cs="Arial"/>
          <w:sz w:val="24"/>
          <w:szCs w:val="24"/>
        </w:rPr>
      </w:pPr>
      <w:r w:rsidRPr="006A3EDF">
        <w:rPr>
          <w:rFonts w:ascii="Arial" w:hAnsi="Arial" w:cs="Arial"/>
          <w:sz w:val="24"/>
          <w:szCs w:val="24"/>
        </w:rPr>
        <w:t xml:space="preserve">Os resultados de um estudo quantitativo </w:t>
      </w:r>
      <w:r w:rsidR="00754E95" w:rsidRPr="006A3EDF">
        <w:rPr>
          <w:rFonts w:ascii="Arial" w:hAnsi="Arial" w:cs="Arial"/>
          <w:sz w:val="24"/>
          <w:szCs w:val="24"/>
        </w:rPr>
        <w:t>como o</w:t>
      </w:r>
      <w:r w:rsidR="00912C62">
        <w:rPr>
          <w:rFonts w:ascii="Arial" w:hAnsi="Arial" w:cs="Arial"/>
          <w:sz w:val="24"/>
          <w:szCs w:val="24"/>
        </w:rPr>
        <w:t xml:space="preserve"> de um</w:t>
      </w:r>
      <w:r w:rsidR="00754E95" w:rsidRPr="006A3EDF">
        <w:rPr>
          <w:rFonts w:ascii="Arial" w:hAnsi="Arial" w:cs="Arial"/>
          <w:sz w:val="24"/>
          <w:szCs w:val="24"/>
        </w:rPr>
        <w:t xml:space="preserve"> </w:t>
      </w:r>
      <w:proofErr w:type="spellStart"/>
      <w:r w:rsidR="00754E95" w:rsidRPr="006A3EDF">
        <w:rPr>
          <w:rFonts w:ascii="Arial" w:hAnsi="Arial" w:cs="Arial"/>
          <w:i/>
          <w:iCs/>
          <w:sz w:val="24"/>
          <w:szCs w:val="24"/>
        </w:rPr>
        <w:t>survey</w:t>
      </w:r>
      <w:proofErr w:type="spellEnd"/>
      <w:r w:rsidR="00754E95" w:rsidRPr="006A3EDF">
        <w:rPr>
          <w:rFonts w:ascii="Arial" w:hAnsi="Arial" w:cs="Arial"/>
          <w:sz w:val="24"/>
          <w:szCs w:val="24"/>
        </w:rPr>
        <w:t xml:space="preserve"> </w:t>
      </w:r>
      <w:r w:rsidRPr="006A3EDF">
        <w:rPr>
          <w:rFonts w:ascii="Arial" w:hAnsi="Arial" w:cs="Arial"/>
          <w:sz w:val="24"/>
          <w:szCs w:val="24"/>
        </w:rPr>
        <w:t>dependem d</w:t>
      </w:r>
      <w:r w:rsidR="00754E95" w:rsidRPr="006A3EDF">
        <w:rPr>
          <w:rFonts w:ascii="Arial" w:hAnsi="Arial" w:cs="Arial"/>
          <w:sz w:val="24"/>
          <w:szCs w:val="24"/>
        </w:rPr>
        <w:t xml:space="preserve">o objeto de mensuração </w:t>
      </w:r>
      <w:r w:rsidR="00754E95" w:rsidRPr="000739C5">
        <w:rPr>
          <w:rFonts w:ascii="Arial" w:hAnsi="Arial" w:cs="Arial"/>
          <w:sz w:val="24"/>
          <w:szCs w:val="24"/>
        </w:rPr>
        <w:t>utilizado por ele</w:t>
      </w:r>
      <w:r w:rsidR="00754E95" w:rsidRPr="006A3EDF">
        <w:rPr>
          <w:rFonts w:ascii="Arial" w:hAnsi="Arial" w:cs="Arial"/>
          <w:sz w:val="24"/>
          <w:szCs w:val="24"/>
        </w:rPr>
        <w:t>,</w:t>
      </w:r>
      <w:r w:rsidR="00853CF5" w:rsidRPr="006A3EDF">
        <w:rPr>
          <w:rFonts w:ascii="Arial" w:hAnsi="Arial" w:cs="Arial"/>
          <w:sz w:val="24"/>
          <w:szCs w:val="24"/>
        </w:rPr>
        <w:t xml:space="preserve"> portanto, neste estudo os resultados dependem das </w:t>
      </w:r>
      <w:r w:rsidR="007541DF">
        <w:rPr>
          <w:rFonts w:ascii="Arial" w:hAnsi="Arial" w:cs="Arial"/>
          <w:sz w:val="24"/>
          <w:szCs w:val="24"/>
        </w:rPr>
        <w:t xml:space="preserve">suas </w:t>
      </w:r>
      <w:r w:rsidR="00853CF5" w:rsidRPr="006A3EDF">
        <w:rPr>
          <w:rFonts w:ascii="Arial" w:hAnsi="Arial" w:cs="Arial"/>
          <w:sz w:val="24"/>
          <w:szCs w:val="24"/>
        </w:rPr>
        <w:t>escalas e</w:t>
      </w:r>
      <w:r w:rsidR="007541DF">
        <w:rPr>
          <w:rFonts w:ascii="Arial" w:hAnsi="Arial" w:cs="Arial"/>
          <w:sz w:val="24"/>
          <w:szCs w:val="24"/>
        </w:rPr>
        <w:t xml:space="preserve"> da maneira de mensurar seus resultados.</w:t>
      </w:r>
    </w:p>
    <w:p w14:paraId="24D956FB" w14:textId="15CDE228" w:rsidR="0076514F" w:rsidRDefault="00076BEA" w:rsidP="005341E7">
      <w:pPr>
        <w:spacing w:line="360" w:lineRule="auto"/>
        <w:ind w:firstLine="720"/>
        <w:rPr>
          <w:rFonts w:ascii="Arial" w:hAnsi="Arial" w:cs="Arial"/>
          <w:sz w:val="24"/>
          <w:szCs w:val="24"/>
        </w:rPr>
      </w:pPr>
      <w:r w:rsidRPr="006A3EDF">
        <w:rPr>
          <w:rFonts w:ascii="Arial" w:hAnsi="Arial" w:cs="Arial"/>
          <w:sz w:val="24"/>
          <w:szCs w:val="24"/>
        </w:rPr>
        <w:t xml:space="preserve">Como comentado nas seções anteriores, foram utilizadas </w:t>
      </w:r>
      <w:r w:rsidR="00321727" w:rsidRPr="006A3EDF">
        <w:rPr>
          <w:rFonts w:ascii="Arial" w:hAnsi="Arial" w:cs="Arial"/>
          <w:sz w:val="24"/>
          <w:szCs w:val="24"/>
        </w:rPr>
        <w:t xml:space="preserve">quatro escalas, de Burnout no trabalho, de satisfação com o trabalho, de adaptabilidade individual e de instabilidade do projeto. </w:t>
      </w:r>
      <w:r w:rsidR="00745EB1" w:rsidRPr="006A3EDF">
        <w:rPr>
          <w:rFonts w:ascii="Arial" w:hAnsi="Arial" w:cs="Arial"/>
          <w:sz w:val="24"/>
          <w:szCs w:val="24"/>
        </w:rPr>
        <w:t>As duas primeiras escalas já foram validadas e traduzidas por outros pesquisadores do grupo HASE</w:t>
      </w:r>
      <w:r w:rsidR="00EA72AC">
        <w:rPr>
          <w:rFonts w:ascii="Arial" w:hAnsi="Arial" w:cs="Arial"/>
          <w:sz w:val="24"/>
          <w:szCs w:val="24"/>
        </w:rPr>
        <w:t xml:space="preserve"> e</w:t>
      </w:r>
      <w:r w:rsidR="00745EB1" w:rsidRPr="006A3EDF">
        <w:rPr>
          <w:rFonts w:ascii="Arial" w:hAnsi="Arial" w:cs="Arial"/>
          <w:sz w:val="24"/>
          <w:szCs w:val="24"/>
        </w:rPr>
        <w:t xml:space="preserve"> </w:t>
      </w:r>
      <w:r w:rsidR="00EA72AC">
        <w:rPr>
          <w:rFonts w:ascii="Arial" w:hAnsi="Arial" w:cs="Arial"/>
          <w:sz w:val="24"/>
          <w:szCs w:val="24"/>
        </w:rPr>
        <w:t>em relação às</w:t>
      </w:r>
      <w:r w:rsidR="00745EB1" w:rsidRPr="006A3EDF">
        <w:rPr>
          <w:rFonts w:ascii="Arial" w:hAnsi="Arial" w:cs="Arial"/>
          <w:sz w:val="24"/>
          <w:szCs w:val="24"/>
        </w:rPr>
        <w:t xml:space="preserve"> duas últimas</w:t>
      </w:r>
      <w:r w:rsidR="00EA72AC">
        <w:rPr>
          <w:rFonts w:ascii="Arial" w:hAnsi="Arial" w:cs="Arial"/>
          <w:sz w:val="24"/>
          <w:szCs w:val="24"/>
        </w:rPr>
        <w:t>, uma</w:t>
      </w:r>
      <w:r w:rsidR="00745EB1" w:rsidRPr="006A3EDF">
        <w:rPr>
          <w:rFonts w:ascii="Arial" w:hAnsi="Arial" w:cs="Arial"/>
          <w:sz w:val="24"/>
          <w:szCs w:val="24"/>
        </w:rPr>
        <w:t xml:space="preserve"> </w:t>
      </w:r>
      <w:r w:rsidR="00EA72AC">
        <w:rPr>
          <w:rFonts w:ascii="Arial" w:hAnsi="Arial" w:cs="Arial"/>
          <w:sz w:val="24"/>
          <w:szCs w:val="24"/>
        </w:rPr>
        <w:t>foi</w:t>
      </w:r>
      <w:r w:rsidR="00EA72AC" w:rsidRPr="006A3EDF">
        <w:rPr>
          <w:rFonts w:ascii="Arial" w:hAnsi="Arial" w:cs="Arial"/>
          <w:sz w:val="24"/>
          <w:szCs w:val="24"/>
        </w:rPr>
        <w:t xml:space="preserve"> </w:t>
      </w:r>
      <w:r w:rsidR="00E56E7C" w:rsidRPr="006A3EDF">
        <w:rPr>
          <w:rFonts w:ascii="Arial" w:hAnsi="Arial" w:cs="Arial"/>
          <w:sz w:val="24"/>
          <w:szCs w:val="24"/>
        </w:rPr>
        <w:t>traduzida</w:t>
      </w:r>
      <w:r w:rsidR="00745EB1" w:rsidRPr="006A3EDF">
        <w:rPr>
          <w:rFonts w:ascii="Arial" w:hAnsi="Arial" w:cs="Arial"/>
          <w:sz w:val="24"/>
          <w:szCs w:val="24"/>
        </w:rPr>
        <w:t xml:space="preserve"> (adaptabilidade) e </w:t>
      </w:r>
      <w:r w:rsidR="00EA72AC">
        <w:rPr>
          <w:rFonts w:ascii="Arial" w:hAnsi="Arial" w:cs="Arial"/>
          <w:sz w:val="24"/>
          <w:szCs w:val="24"/>
        </w:rPr>
        <w:t xml:space="preserve">a outra </w:t>
      </w:r>
      <w:r w:rsidR="00745EB1" w:rsidRPr="006A3EDF">
        <w:rPr>
          <w:rFonts w:ascii="Arial" w:hAnsi="Arial" w:cs="Arial"/>
          <w:sz w:val="24"/>
          <w:szCs w:val="24"/>
        </w:rPr>
        <w:t>criada (</w:t>
      </w:r>
      <w:r w:rsidR="00E56E7C" w:rsidRPr="006A3EDF">
        <w:rPr>
          <w:rFonts w:ascii="Arial" w:hAnsi="Arial" w:cs="Arial"/>
          <w:sz w:val="24"/>
          <w:szCs w:val="24"/>
        </w:rPr>
        <w:t>instabilidade) neste trabalho.</w:t>
      </w:r>
    </w:p>
    <w:p w14:paraId="66494B5B" w14:textId="3B5EEC82" w:rsidR="00A34734" w:rsidRDefault="003D68B7"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242BB2">
        <w:rPr>
          <w:rFonts w:ascii="Arial" w:hAnsi="Arial" w:cs="Arial"/>
          <w:sz w:val="24"/>
          <w:szCs w:val="24"/>
        </w:rPr>
        <w:t xml:space="preserve"> participaram do questionário. Contudo nem todos </w:t>
      </w:r>
      <w:r w:rsidR="007D4AA1">
        <w:rPr>
          <w:rFonts w:ascii="Arial" w:hAnsi="Arial" w:cs="Arial"/>
          <w:sz w:val="24"/>
          <w:szCs w:val="24"/>
        </w:rPr>
        <w:t>foram utilizados nas análises</w:t>
      </w:r>
      <w:r w:rsidR="00197C5E">
        <w:rPr>
          <w:rFonts w:ascii="Arial" w:hAnsi="Arial" w:cs="Arial"/>
          <w:sz w:val="24"/>
          <w:szCs w:val="24"/>
        </w:rPr>
        <w:t>.</w:t>
      </w:r>
      <w:r w:rsidR="00242BB2">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 foram 425, para a de </w:t>
      </w:r>
      <w:proofErr w:type="spellStart"/>
      <w:r w:rsidR="00A34734">
        <w:rPr>
          <w:rStyle w:val="tlid-translation"/>
          <w:rFonts w:ascii="Arial" w:eastAsia="Calibri" w:hAnsi="Arial" w:cs="Arial"/>
          <w:sz w:val="24"/>
          <w:szCs w:val="24"/>
        </w:rPr>
        <w:t>burnout</w:t>
      </w:r>
      <w:proofErr w:type="spellEnd"/>
      <w:r w:rsidR="00A34734">
        <w:rPr>
          <w:rStyle w:val="tlid-translation"/>
          <w:rFonts w:ascii="Arial" w:eastAsia="Calibri" w:hAnsi="Arial" w:cs="Arial"/>
          <w:sz w:val="24"/>
          <w:szCs w:val="24"/>
        </w:rPr>
        <w:t xml:space="preserve"> e </w:t>
      </w:r>
      <w:r w:rsidR="00A34734">
        <w:rPr>
          <w:rStyle w:val="tlid-translation"/>
          <w:rFonts w:ascii="Arial" w:eastAsia="Calibri" w:hAnsi="Arial" w:cs="Arial"/>
          <w:sz w:val="24"/>
          <w:szCs w:val="24"/>
        </w:rPr>
        <w:lastRenderedPageBreak/>
        <w:t>satisfação foram 414.  Assim, para verificar as relações entre as variáveis foi utilizado os 414</w:t>
      </w:r>
      <w:r w:rsidR="0080718F">
        <w:rPr>
          <w:rStyle w:val="tlid-translation"/>
          <w:rFonts w:ascii="Arial" w:eastAsia="Calibri" w:hAnsi="Arial" w:cs="Arial"/>
          <w:sz w:val="24"/>
          <w:szCs w:val="24"/>
        </w:rPr>
        <w:t xml:space="preserve"> indivíduos que foram considerados como válidos</w:t>
      </w:r>
      <w:r w:rsidR="00A34734">
        <w:rPr>
          <w:rStyle w:val="tlid-translation"/>
          <w:rFonts w:ascii="Arial" w:eastAsia="Calibri" w:hAnsi="Arial" w:cs="Arial"/>
          <w:sz w:val="24"/>
          <w:szCs w:val="24"/>
        </w:rPr>
        <w:t>.</w:t>
      </w:r>
    </w:p>
    <w:p w14:paraId="654F6259" w14:textId="4BCC4EA6" w:rsidR="00422762" w:rsidRDefault="002053C7" w:rsidP="00A347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primeira etapa, </w:t>
      </w:r>
      <w:r w:rsidR="004113AF">
        <w:rPr>
          <w:rStyle w:val="tlid-translation"/>
          <w:rFonts w:ascii="Arial" w:eastAsia="Calibri" w:hAnsi="Arial" w:cs="Arial"/>
          <w:sz w:val="24"/>
          <w:szCs w:val="24"/>
        </w:rPr>
        <w:t xml:space="preserve">33 </w:t>
      </w:r>
      <w:r w:rsidR="00FB24B2">
        <w:rPr>
          <w:rStyle w:val="tlid-translation"/>
          <w:rFonts w:ascii="Arial" w:eastAsia="Calibri" w:hAnsi="Arial" w:cs="Arial"/>
          <w:sz w:val="24"/>
          <w:szCs w:val="24"/>
        </w:rPr>
        <w:t>respostas</w:t>
      </w:r>
      <w:r w:rsidR="007867EE">
        <w:rPr>
          <w:rStyle w:val="tlid-translation"/>
          <w:rFonts w:ascii="Arial" w:eastAsia="Calibri" w:hAnsi="Arial" w:cs="Arial"/>
          <w:sz w:val="24"/>
          <w:szCs w:val="24"/>
        </w:rPr>
        <w:t xml:space="preserve"> </w:t>
      </w:r>
      <w:r w:rsidR="00B645DD">
        <w:rPr>
          <w:rStyle w:val="tlid-translation"/>
          <w:rFonts w:ascii="Arial" w:eastAsia="Calibri" w:hAnsi="Arial" w:cs="Arial"/>
          <w:sz w:val="24"/>
          <w:szCs w:val="24"/>
        </w:rPr>
        <w:t>foram desconsidera</w:t>
      </w:r>
      <w:r w:rsidR="00FB24B2">
        <w:rPr>
          <w:rStyle w:val="tlid-translation"/>
          <w:rFonts w:ascii="Arial" w:eastAsia="Calibri" w:hAnsi="Arial" w:cs="Arial"/>
          <w:sz w:val="24"/>
          <w:szCs w:val="24"/>
        </w:rPr>
        <w:t>da</w:t>
      </w:r>
      <w:r w:rsidR="00B645DD">
        <w:rPr>
          <w:rStyle w:val="tlid-translation"/>
          <w:rFonts w:ascii="Arial" w:eastAsia="Calibri" w:hAnsi="Arial" w:cs="Arial"/>
          <w:sz w:val="24"/>
          <w:szCs w:val="24"/>
        </w:rPr>
        <w:t xml:space="preserve">s, </w:t>
      </w:r>
      <w:r w:rsidR="002962AE">
        <w:rPr>
          <w:rStyle w:val="tlid-translation"/>
          <w:rFonts w:ascii="Arial" w:eastAsia="Calibri" w:hAnsi="Arial" w:cs="Arial"/>
          <w:sz w:val="24"/>
          <w:szCs w:val="24"/>
        </w:rPr>
        <w:t xml:space="preserve">seis </w:t>
      </w:r>
      <w:r w:rsidR="00B645DD">
        <w:rPr>
          <w:rStyle w:val="tlid-translation"/>
          <w:rFonts w:ascii="Arial" w:eastAsia="Calibri" w:hAnsi="Arial" w:cs="Arial"/>
          <w:sz w:val="24"/>
          <w:szCs w:val="24"/>
        </w:rPr>
        <w:t xml:space="preserve">porque </w:t>
      </w:r>
      <w:r w:rsidR="00876F64">
        <w:rPr>
          <w:rStyle w:val="tlid-translation"/>
          <w:rFonts w:ascii="Arial" w:eastAsia="Calibri" w:hAnsi="Arial" w:cs="Arial"/>
          <w:sz w:val="24"/>
          <w:szCs w:val="24"/>
        </w:rPr>
        <w:t xml:space="preserve">ao responder a profissão apontaram que eram apenas </w:t>
      </w:r>
      <w:r w:rsidR="001D6793">
        <w:rPr>
          <w:rStyle w:val="tlid-translation"/>
          <w:rFonts w:ascii="Arial" w:eastAsia="Calibri" w:hAnsi="Arial" w:cs="Arial"/>
          <w:sz w:val="24"/>
          <w:szCs w:val="24"/>
        </w:rPr>
        <w:t>professores,</w:t>
      </w:r>
      <w:r w:rsidR="002962AE">
        <w:rPr>
          <w:rStyle w:val="tlid-translation"/>
          <w:rFonts w:ascii="Arial" w:eastAsia="Calibri" w:hAnsi="Arial" w:cs="Arial"/>
          <w:sz w:val="24"/>
          <w:szCs w:val="24"/>
        </w:rPr>
        <w:t xml:space="preserve"> o que foge</w:t>
      </w:r>
      <w:r w:rsidR="000F2EE9">
        <w:rPr>
          <w:rStyle w:val="tlid-translation"/>
          <w:rFonts w:ascii="Arial" w:eastAsia="Calibri" w:hAnsi="Arial" w:cs="Arial"/>
          <w:sz w:val="24"/>
          <w:szCs w:val="24"/>
        </w:rPr>
        <w:t xml:space="preserve"> do escopo da pesquisa</w:t>
      </w:r>
      <w:r w:rsidR="00661CC1">
        <w:rPr>
          <w:rStyle w:val="tlid-translation"/>
          <w:rFonts w:ascii="Arial" w:eastAsia="Calibri" w:hAnsi="Arial" w:cs="Arial"/>
          <w:sz w:val="24"/>
          <w:szCs w:val="24"/>
        </w:rPr>
        <w:t xml:space="preserve"> que são membros de equipe de desenvolvimento</w:t>
      </w:r>
      <w:r w:rsidR="000F2EE9">
        <w:rPr>
          <w:rStyle w:val="tlid-translation"/>
          <w:rFonts w:ascii="Arial" w:eastAsia="Calibri" w:hAnsi="Arial" w:cs="Arial"/>
          <w:sz w:val="24"/>
          <w:szCs w:val="24"/>
        </w:rPr>
        <w:t xml:space="preserve">, um indivíduo foi excluído devido a ter afirmado que </w:t>
      </w:r>
      <w:r w:rsidR="00D3013D">
        <w:rPr>
          <w:rStyle w:val="tlid-translation"/>
          <w:rFonts w:ascii="Arial" w:eastAsia="Calibri" w:hAnsi="Arial" w:cs="Arial"/>
          <w:sz w:val="24"/>
          <w:szCs w:val="24"/>
        </w:rPr>
        <w:t xml:space="preserve">não tinha experiência com desenvolvimento de software, não tinha tempo na função, </w:t>
      </w:r>
      <w:r w:rsidR="00612F9E">
        <w:rPr>
          <w:rStyle w:val="tlid-translation"/>
          <w:rFonts w:ascii="Arial" w:eastAsia="Calibri" w:hAnsi="Arial" w:cs="Arial"/>
          <w:sz w:val="24"/>
          <w:szCs w:val="24"/>
        </w:rPr>
        <w:t>não tinha formação acadêmica,</w:t>
      </w:r>
      <w:r w:rsidR="00661CC1">
        <w:rPr>
          <w:rStyle w:val="tlid-translation"/>
          <w:rFonts w:ascii="Arial" w:eastAsia="Calibri" w:hAnsi="Arial" w:cs="Arial"/>
          <w:sz w:val="24"/>
          <w:szCs w:val="24"/>
        </w:rPr>
        <w:t xml:space="preserve"> e não tinha temp</w:t>
      </w:r>
      <w:r w:rsidR="00422762">
        <w:rPr>
          <w:rStyle w:val="tlid-translation"/>
          <w:rFonts w:ascii="Arial" w:eastAsia="Calibri" w:hAnsi="Arial" w:cs="Arial"/>
          <w:sz w:val="24"/>
          <w:szCs w:val="24"/>
        </w:rPr>
        <w:t>o no projeto. Além disso, ele colocou como observação que ainda ia começar</w:t>
      </w:r>
      <w:r w:rsidR="00053976">
        <w:rPr>
          <w:rStyle w:val="tlid-translation"/>
          <w:rFonts w:ascii="Arial" w:eastAsia="Calibri" w:hAnsi="Arial" w:cs="Arial"/>
          <w:sz w:val="24"/>
          <w:szCs w:val="24"/>
        </w:rPr>
        <w:t xml:space="preserve"> a estudar</w:t>
      </w:r>
      <w:r w:rsidR="00422762">
        <w:rPr>
          <w:rStyle w:val="tlid-translation"/>
          <w:rFonts w:ascii="Arial" w:eastAsia="Calibri" w:hAnsi="Arial" w:cs="Arial"/>
          <w:sz w:val="24"/>
          <w:szCs w:val="24"/>
        </w:rPr>
        <w:t xml:space="preserve"> na área. </w:t>
      </w:r>
      <w:r w:rsidR="004741AD">
        <w:rPr>
          <w:rStyle w:val="tlid-translation"/>
          <w:rFonts w:ascii="Arial" w:eastAsia="Calibri" w:hAnsi="Arial" w:cs="Arial"/>
          <w:sz w:val="24"/>
          <w:szCs w:val="24"/>
        </w:rPr>
        <w:t>O</w:t>
      </w:r>
      <w:r w:rsidR="00FB24B2">
        <w:rPr>
          <w:rStyle w:val="tlid-translation"/>
          <w:rFonts w:ascii="Arial" w:eastAsia="Calibri" w:hAnsi="Arial" w:cs="Arial"/>
          <w:sz w:val="24"/>
          <w:szCs w:val="24"/>
        </w:rPr>
        <w:t>s outros 25</w:t>
      </w:r>
      <w:r w:rsidR="004741AD">
        <w:rPr>
          <w:rStyle w:val="tlid-translation"/>
          <w:rFonts w:ascii="Arial" w:eastAsia="Calibri" w:hAnsi="Arial" w:cs="Arial"/>
          <w:sz w:val="24"/>
          <w:szCs w:val="24"/>
        </w:rPr>
        <w:t xml:space="preserve"> indivíduos foram excluídos por não terminar ao menos uma escala. </w:t>
      </w:r>
    </w:p>
    <w:p w14:paraId="1669DC7E" w14:textId="3BB0912C" w:rsidR="00993132" w:rsidRDefault="004113AF" w:rsidP="00C65DDE">
      <w:pPr>
        <w:spacing w:line="360" w:lineRule="auto"/>
        <w:ind w:firstLine="720"/>
        <w:rPr>
          <w:rFonts w:ascii="Arial" w:hAnsi="Arial" w:cs="Arial"/>
          <w:sz w:val="24"/>
          <w:szCs w:val="24"/>
        </w:rPr>
      </w:pPr>
      <w:r>
        <w:rPr>
          <w:rStyle w:val="tlid-translation"/>
          <w:rFonts w:ascii="Arial" w:eastAsia="Calibri" w:hAnsi="Arial" w:cs="Arial"/>
          <w:sz w:val="24"/>
          <w:szCs w:val="24"/>
        </w:rPr>
        <w:t>A</w:t>
      </w:r>
      <w:r w:rsidR="00E46A0B">
        <w:rPr>
          <w:rStyle w:val="tlid-translation"/>
          <w:rFonts w:ascii="Arial" w:eastAsia="Calibri" w:hAnsi="Arial" w:cs="Arial"/>
          <w:sz w:val="24"/>
          <w:szCs w:val="24"/>
        </w:rPr>
        <w:t xml:space="preserve"> primeira etapa que consistia </w:t>
      </w:r>
      <w:r>
        <w:rPr>
          <w:rStyle w:val="tlid-translation"/>
          <w:rFonts w:ascii="Arial" w:eastAsia="Calibri" w:hAnsi="Arial" w:cs="Arial"/>
          <w:sz w:val="24"/>
          <w:szCs w:val="24"/>
        </w:rPr>
        <w:t>na escala</w:t>
      </w:r>
      <w:r w:rsidR="009E1353">
        <w:rPr>
          <w:rStyle w:val="tlid-translation"/>
          <w:rFonts w:ascii="Arial" w:eastAsia="Calibri" w:hAnsi="Arial" w:cs="Arial"/>
          <w:sz w:val="24"/>
          <w:szCs w:val="24"/>
        </w:rPr>
        <w:t xml:space="preserve"> de adaptabilidade individual</w:t>
      </w:r>
      <w:r w:rsidR="007867EE">
        <w:rPr>
          <w:rStyle w:val="tlid-translation"/>
          <w:rFonts w:ascii="Arial" w:eastAsia="Calibri" w:hAnsi="Arial" w:cs="Arial"/>
          <w:sz w:val="24"/>
          <w:szCs w:val="24"/>
        </w:rPr>
        <w:t xml:space="preserve">. Na segunda etapa, 28 </w:t>
      </w:r>
      <w:r w:rsidR="009E1353">
        <w:rPr>
          <w:rStyle w:val="tlid-translation"/>
          <w:rFonts w:ascii="Arial" w:eastAsia="Calibri" w:hAnsi="Arial" w:cs="Arial"/>
          <w:sz w:val="24"/>
          <w:szCs w:val="24"/>
        </w:rPr>
        <w:t>indivíduos</w:t>
      </w:r>
      <w:r w:rsidR="007867EE">
        <w:rPr>
          <w:rStyle w:val="tlid-translation"/>
          <w:rFonts w:ascii="Arial" w:eastAsia="Calibri" w:hAnsi="Arial" w:cs="Arial"/>
          <w:sz w:val="24"/>
          <w:szCs w:val="24"/>
        </w:rPr>
        <w:t xml:space="preserve"> não </w:t>
      </w:r>
      <w:r w:rsidR="009E1353">
        <w:rPr>
          <w:rStyle w:val="tlid-translation"/>
          <w:rFonts w:ascii="Arial" w:eastAsia="Calibri" w:hAnsi="Arial" w:cs="Arial"/>
          <w:sz w:val="24"/>
          <w:szCs w:val="24"/>
        </w:rPr>
        <w:t>responderam</w:t>
      </w:r>
      <w:r w:rsidR="007867EE">
        <w:rPr>
          <w:rStyle w:val="tlid-translation"/>
          <w:rFonts w:ascii="Arial" w:eastAsia="Calibri" w:hAnsi="Arial" w:cs="Arial"/>
          <w:sz w:val="24"/>
          <w:szCs w:val="24"/>
        </w:rPr>
        <w:t xml:space="preserve"> </w:t>
      </w:r>
      <w:r w:rsidR="00E46A0B">
        <w:rPr>
          <w:rStyle w:val="tlid-translation"/>
          <w:rFonts w:ascii="Arial" w:eastAsia="Calibri" w:hAnsi="Arial" w:cs="Arial"/>
          <w:sz w:val="24"/>
          <w:szCs w:val="24"/>
        </w:rPr>
        <w:t xml:space="preserve">completamente </w:t>
      </w:r>
      <w:r w:rsidR="007867EE">
        <w:rPr>
          <w:rStyle w:val="tlid-translation"/>
          <w:rFonts w:ascii="Arial" w:eastAsia="Calibri" w:hAnsi="Arial" w:cs="Arial"/>
          <w:sz w:val="24"/>
          <w:szCs w:val="24"/>
        </w:rPr>
        <w:t xml:space="preserve">a segunda </w:t>
      </w:r>
      <w:r w:rsidR="00C65DDE">
        <w:rPr>
          <w:rStyle w:val="tlid-translation"/>
          <w:rFonts w:ascii="Arial" w:eastAsia="Calibri" w:hAnsi="Arial" w:cs="Arial"/>
          <w:sz w:val="24"/>
          <w:szCs w:val="24"/>
        </w:rPr>
        <w:t>escala</w:t>
      </w:r>
      <w:r w:rsidR="007867EE">
        <w:rPr>
          <w:rStyle w:val="tlid-translation"/>
          <w:rFonts w:ascii="Arial" w:eastAsia="Calibri" w:hAnsi="Arial" w:cs="Arial"/>
          <w:sz w:val="24"/>
          <w:szCs w:val="24"/>
        </w:rPr>
        <w:t xml:space="preserve"> (</w:t>
      </w:r>
      <w:r w:rsidR="009E1353">
        <w:rPr>
          <w:rStyle w:val="tlid-translation"/>
          <w:rFonts w:ascii="Arial" w:eastAsia="Calibri" w:hAnsi="Arial" w:cs="Arial"/>
          <w:sz w:val="24"/>
          <w:szCs w:val="24"/>
        </w:rPr>
        <w:t>instabilidade).</w:t>
      </w:r>
      <w:r w:rsidR="00A657A7">
        <w:rPr>
          <w:rStyle w:val="tlid-translation"/>
          <w:rFonts w:ascii="Arial" w:eastAsia="Calibri" w:hAnsi="Arial" w:cs="Arial"/>
          <w:sz w:val="24"/>
          <w:szCs w:val="24"/>
        </w:rPr>
        <w:t xml:space="preserve"> Por fim, a terceira etapa consistia nas escalas de </w:t>
      </w:r>
      <w:proofErr w:type="spellStart"/>
      <w:r w:rsidR="00A657A7">
        <w:rPr>
          <w:rStyle w:val="tlid-translation"/>
          <w:rFonts w:ascii="Arial" w:eastAsia="Calibri" w:hAnsi="Arial" w:cs="Arial"/>
          <w:sz w:val="24"/>
          <w:szCs w:val="24"/>
        </w:rPr>
        <w:t>burnout</w:t>
      </w:r>
      <w:proofErr w:type="spellEnd"/>
      <w:r w:rsidR="00A657A7">
        <w:rPr>
          <w:rStyle w:val="tlid-translation"/>
          <w:rFonts w:ascii="Arial" w:eastAsia="Calibri" w:hAnsi="Arial" w:cs="Arial"/>
          <w:sz w:val="24"/>
          <w:szCs w:val="24"/>
        </w:rPr>
        <w:t xml:space="preserve"> e satisfação, </w:t>
      </w:r>
      <w:r w:rsidR="007740A0">
        <w:rPr>
          <w:rStyle w:val="tlid-translation"/>
          <w:rFonts w:ascii="Arial" w:eastAsia="Calibri" w:hAnsi="Arial" w:cs="Arial"/>
          <w:sz w:val="24"/>
          <w:szCs w:val="24"/>
        </w:rPr>
        <w:t xml:space="preserve">11 </w:t>
      </w:r>
      <w:r w:rsidR="00B645DD">
        <w:rPr>
          <w:rStyle w:val="tlid-translation"/>
          <w:rFonts w:ascii="Arial" w:eastAsia="Calibri" w:hAnsi="Arial" w:cs="Arial"/>
          <w:sz w:val="24"/>
          <w:szCs w:val="24"/>
        </w:rPr>
        <w:t>indivíduos</w:t>
      </w:r>
      <w:r w:rsidR="007740A0">
        <w:rPr>
          <w:rStyle w:val="tlid-translation"/>
          <w:rFonts w:ascii="Arial" w:eastAsia="Calibri" w:hAnsi="Arial" w:cs="Arial"/>
          <w:sz w:val="24"/>
          <w:szCs w:val="24"/>
        </w:rPr>
        <w:t xml:space="preserve"> não responderam em sua totalidade. Todos os </w:t>
      </w:r>
      <w:r w:rsidR="00B645DD">
        <w:rPr>
          <w:rStyle w:val="tlid-translation"/>
          <w:rFonts w:ascii="Arial" w:eastAsia="Calibri" w:hAnsi="Arial" w:cs="Arial"/>
          <w:sz w:val="24"/>
          <w:szCs w:val="24"/>
        </w:rPr>
        <w:t>indivíduos</w:t>
      </w:r>
      <w:r w:rsidR="007740A0">
        <w:rPr>
          <w:rStyle w:val="tlid-translation"/>
          <w:rFonts w:ascii="Arial" w:eastAsia="Calibri" w:hAnsi="Arial" w:cs="Arial"/>
          <w:sz w:val="24"/>
          <w:szCs w:val="24"/>
        </w:rPr>
        <w:t xml:space="preserve"> que responderam a escala de </w:t>
      </w:r>
      <w:proofErr w:type="spellStart"/>
      <w:r w:rsidR="007740A0">
        <w:rPr>
          <w:rStyle w:val="tlid-translation"/>
          <w:rFonts w:ascii="Arial" w:eastAsia="Calibri" w:hAnsi="Arial" w:cs="Arial"/>
          <w:sz w:val="24"/>
          <w:szCs w:val="24"/>
        </w:rPr>
        <w:t>burnout</w:t>
      </w:r>
      <w:proofErr w:type="spellEnd"/>
      <w:r w:rsidR="007740A0">
        <w:rPr>
          <w:rStyle w:val="tlid-translation"/>
          <w:rFonts w:ascii="Arial" w:eastAsia="Calibri" w:hAnsi="Arial" w:cs="Arial"/>
          <w:sz w:val="24"/>
          <w:szCs w:val="24"/>
        </w:rPr>
        <w:t xml:space="preserve">, responderam também a escala de satisfação. </w:t>
      </w:r>
      <w:r w:rsidR="007867EE">
        <w:rPr>
          <w:rStyle w:val="tlid-translation"/>
          <w:rFonts w:ascii="Arial" w:eastAsia="Calibri" w:hAnsi="Arial" w:cs="Arial"/>
          <w:sz w:val="24"/>
          <w:szCs w:val="24"/>
        </w:rPr>
        <w:t xml:space="preserve"> </w:t>
      </w:r>
      <w:r w:rsidR="00C65DDE">
        <w:rPr>
          <w:rStyle w:val="tlid-translation"/>
          <w:rFonts w:ascii="Arial" w:eastAsia="Calibri" w:hAnsi="Arial" w:cs="Arial"/>
          <w:sz w:val="24"/>
          <w:szCs w:val="24"/>
        </w:rPr>
        <w:t>Vale salientar então que foi adotado uma abordagem de avaliação de escala em separado</w:t>
      </w:r>
      <w:r>
        <w:rPr>
          <w:rStyle w:val="tlid-translation"/>
          <w:rFonts w:ascii="Arial" w:eastAsia="Calibri" w:hAnsi="Arial" w:cs="Arial"/>
          <w:sz w:val="24"/>
          <w:szCs w:val="24"/>
        </w:rPr>
        <w:t>,</w:t>
      </w:r>
      <w:r w:rsidR="00C65DDE">
        <w:rPr>
          <w:rFonts w:ascii="Arial" w:hAnsi="Arial" w:cs="Arial"/>
          <w:sz w:val="24"/>
          <w:szCs w:val="24"/>
        </w:rPr>
        <w:t xml:space="preserve"> </w:t>
      </w:r>
      <w:r w:rsidR="000E6214">
        <w:rPr>
          <w:rFonts w:ascii="Arial" w:hAnsi="Arial" w:cs="Arial"/>
          <w:sz w:val="24"/>
          <w:szCs w:val="24"/>
        </w:rPr>
        <w:t>verificando cada um de maneira específica</w:t>
      </w:r>
      <w:r w:rsidR="00D057AB">
        <w:rPr>
          <w:rFonts w:ascii="Arial" w:hAnsi="Arial" w:cs="Arial"/>
          <w:sz w:val="24"/>
          <w:szCs w:val="24"/>
        </w:rPr>
        <w:t xml:space="preserve"> </w:t>
      </w:r>
      <w:r w:rsidR="007C29E1">
        <w:rPr>
          <w:rFonts w:ascii="Arial" w:hAnsi="Arial" w:cs="Arial"/>
          <w:sz w:val="24"/>
          <w:szCs w:val="24"/>
        </w:rPr>
        <w:t>para no final</w:t>
      </w:r>
      <w:r w:rsidR="007D3604">
        <w:rPr>
          <w:rFonts w:ascii="Arial" w:hAnsi="Arial" w:cs="Arial"/>
          <w:sz w:val="24"/>
          <w:szCs w:val="24"/>
        </w:rPr>
        <w:t xml:space="preserve"> para avaliar </w:t>
      </w:r>
      <w:r w:rsidR="007C29E1">
        <w:rPr>
          <w:rFonts w:ascii="Arial" w:hAnsi="Arial" w:cs="Arial"/>
          <w:sz w:val="24"/>
          <w:szCs w:val="24"/>
        </w:rPr>
        <w:t xml:space="preserve">apenas </w:t>
      </w:r>
      <w:r w:rsidR="007D3604">
        <w:rPr>
          <w:rFonts w:ascii="Arial" w:hAnsi="Arial" w:cs="Arial"/>
          <w:sz w:val="24"/>
          <w:szCs w:val="24"/>
        </w:rPr>
        <w:t xml:space="preserve">o modelo </w:t>
      </w:r>
      <w:r w:rsidR="007C29E1">
        <w:rPr>
          <w:rFonts w:ascii="Arial" w:hAnsi="Arial" w:cs="Arial"/>
          <w:sz w:val="24"/>
          <w:szCs w:val="24"/>
        </w:rPr>
        <w:t>proposto</w:t>
      </w:r>
      <w:r w:rsidR="00D057AB">
        <w:rPr>
          <w:rFonts w:ascii="Arial" w:hAnsi="Arial" w:cs="Arial"/>
          <w:sz w:val="24"/>
          <w:szCs w:val="24"/>
        </w:rPr>
        <w:t>.</w:t>
      </w:r>
      <w:r w:rsidR="000E6214">
        <w:rPr>
          <w:rFonts w:ascii="Arial" w:hAnsi="Arial" w:cs="Arial"/>
          <w:sz w:val="24"/>
          <w:szCs w:val="24"/>
        </w:rPr>
        <w:t xml:space="preserve"> </w:t>
      </w:r>
    </w:p>
    <w:p w14:paraId="060CD814" w14:textId="6EA78C1B"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EE136D" w:rsidRPr="00B16980">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7546EB">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DB164CC" w14:textId="7FD2CE20"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 análise fatorial confirmatória,</w:t>
      </w:r>
      <w:r w:rsidR="00E67FAD">
        <w:rPr>
          <w:rFonts w:ascii="Arial" w:hAnsi="Arial" w:cs="Arial"/>
          <w:sz w:val="24"/>
          <w:szCs w:val="24"/>
        </w:rPr>
        <w:t xml:space="preserve"> e p</w:t>
      </w:r>
      <w:r w:rsidR="00BE680D" w:rsidRPr="006A3EDF">
        <w:rPr>
          <w:rFonts w:ascii="Arial" w:hAnsi="Arial" w:cs="Arial"/>
          <w:sz w:val="24"/>
          <w:szCs w:val="24"/>
        </w:rPr>
        <w:t xml:space="preserve">ara avaliar as relações entre as variáveis foi utilizado uma técnica chamada de Modelagem de Equações Estruturais (MEE). De acordo com </w:t>
      </w:r>
      <w:r w:rsidR="00BE680D"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BE680D" w:rsidRPr="006A3EDF">
        <w:rPr>
          <w:rFonts w:ascii="Arial" w:hAnsi="Arial" w:cs="Arial"/>
          <w:sz w:val="24"/>
          <w:szCs w:val="24"/>
        </w:rPr>
        <w:fldChar w:fldCharType="separate"/>
      </w:r>
      <w:r w:rsidR="00BE680D" w:rsidRPr="006A3EDF">
        <w:rPr>
          <w:rFonts w:ascii="Arial" w:hAnsi="Arial" w:cs="Arial"/>
          <w:noProof/>
          <w:sz w:val="24"/>
          <w:szCs w:val="24"/>
        </w:rPr>
        <w:t>Codes (2002)</w:t>
      </w:r>
      <w:r w:rsidR="00BE680D" w:rsidRPr="006A3EDF">
        <w:rPr>
          <w:rFonts w:ascii="Arial" w:hAnsi="Arial" w:cs="Arial"/>
          <w:sz w:val="24"/>
          <w:szCs w:val="24"/>
        </w:rPr>
        <w:fldChar w:fldCharType="end"/>
      </w:r>
      <w:r w:rsidR="00BE680D" w:rsidRPr="006A3EDF">
        <w:rPr>
          <w:rFonts w:ascii="Arial" w:hAnsi="Arial" w:cs="Arial"/>
          <w:sz w:val="24"/>
          <w:szCs w:val="24"/>
        </w:rPr>
        <w:t xml:space="preserve">, essa técnica se destaca na pesquisa social devido a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E67FAD">
        <w:rPr>
          <w:rFonts w:ascii="Arial" w:hAnsi="Arial" w:cs="Arial"/>
          <w:sz w:val="24"/>
          <w:szCs w:val="24"/>
        </w:rPr>
        <w:t xml:space="preserve"> </w:t>
      </w:r>
      <w:r w:rsidR="00AA27D8">
        <w:rPr>
          <w:rFonts w:ascii="Arial" w:hAnsi="Arial" w:cs="Arial"/>
          <w:sz w:val="24"/>
          <w:szCs w:val="24"/>
        </w:rPr>
        <w:t>dessa área de maneira adequada</w:t>
      </w:r>
      <w:r w:rsidR="00BE680D" w:rsidRPr="006A3EDF">
        <w:rPr>
          <w:rFonts w:ascii="Arial" w:hAnsi="Arial" w:cs="Arial"/>
          <w:sz w:val="24"/>
          <w:szCs w:val="24"/>
        </w:rPr>
        <w:t xml:space="preserve"> </w:t>
      </w:r>
      <w:r w:rsidR="00BE680D"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BE680D"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BE680D" w:rsidRPr="006A3EDF">
        <w:rPr>
          <w:rFonts w:ascii="Arial" w:hAnsi="Arial" w:cs="Arial"/>
          <w:sz w:val="24"/>
          <w:szCs w:val="24"/>
        </w:rPr>
        <w:fldChar w:fldCharType="end"/>
      </w:r>
      <w:r w:rsidR="00BE680D" w:rsidRPr="006A3EDF">
        <w:rPr>
          <w:rFonts w:ascii="Arial" w:hAnsi="Arial" w:cs="Arial"/>
          <w:sz w:val="24"/>
          <w:szCs w:val="24"/>
        </w:rPr>
        <w:t xml:space="preserve">. Seu objetivo principal é verificar o quanto que a partir dos dados coletados, o modelo teórico é próximo do modelo de equações estruturais </w:t>
      </w:r>
      <w:r w:rsidR="00BE680D"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BE680D" w:rsidRPr="006A3EDF">
        <w:rPr>
          <w:rFonts w:ascii="Arial" w:hAnsi="Arial" w:cs="Arial"/>
          <w:sz w:val="24"/>
          <w:szCs w:val="24"/>
        </w:rPr>
        <w:fldChar w:fldCharType="separate"/>
      </w:r>
      <w:r w:rsidR="00BE680D" w:rsidRPr="006A3EDF">
        <w:rPr>
          <w:rFonts w:ascii="Arial" w:hAnsi="Arial" w:cs="Arial"/>
          <w:noProof/>
          <w:sz w:val="24"/>
          <w:szCs w:val="24"/>
        </w:rPr>
        <w:t>(MARÔCO, 2010)</w:t>
      </w:r>
      <w:r w:rsidR="00BE680D" w:rsidRPr="006A3EDF">
        <w:rPr>
          <w:rFonts w:ascii="Arial" w:hAnsi="Arial" w:cs="Arial"/>
          <w:sz w:val="24"/>
          <w:szCs w:val="24"/>
        </w:rPr>
        <w:fldChar w:fldCharType="end"/>
      </w:r>
      <w:r w:rsidR="00BE680D" w:rsidRPr="006A3EDF">
        <w:rPr>
          <w:rFonts w:ascii="Arial" w:hAnsi="Arial" w:cs="Arial"/>
          <w:sz w:val="24"/>
          <w:szCs w:val="24"/>
        </w:rPr>
        <w:t xml:space="preserve">. </w:t>
      </w:r>
    </w:p>
    <w:p w14:paraId="510D7E41" w14:textId="55AEAD40"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Pr="006A3EDF">
        <w:rPr>
          <w:rFonts w:ascii="Arial" w:eastAsia="Calibri" w:hAnsi="Arial" w:cs="Arial"/>
          <w:sz w:val="24"/>
          <w:szCs w:val="24"/>
        </w:rPr>
        <w:fldChar w:fldCharType="begin" w:fldLock="1"/>
      </w:r>
      <w:r w:rsidR="00682B4E">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et al., 2009)","manualFormatting":"Hair et al. (2009)","plainTextFormattedCitation":"(HAIR JR. et al., 2009)","previouslyFormattedCitation":"(HAIR JR. et al., 2009)"},"properties":{"noteIndex":0},"schema":"https://github.com/citation-style-language/schema/raw/master/csl-citation.json"}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uma série de equações de regressão múltipla separadas, só que de maneira simultânea e de forma </w:t>
      </w:r>
      <w:r w:rsidRPr="006A3EDF">
        <w:rPr>
          <w:rFonts w:ascii="Arial" w:eastAsia="Calibri" w:hAnsi="Arial" w:cs="Arial"/>
          <w:sz w:val="24"/>
          <w:szCs w:val="24"/>
        </w:rPr>
        <w:lastRenderedPageBreak/>
        <w:t xml:space="preserve">interdependente. Dessa maneira, o modelo a ser testado baseia-se em um quadro teórico já estabelecido com objetivo de confirmar ou não a hipótese nula demonstrando assim que o modelo teórico é válido </w:t>
      </w:r>
      <w:r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Pr="006A3EDF">
        <w:rPr>
          <w:rFonts w:ascii="Arial" w:eastAsia="Calibri" w:hAnsi="Arial" w:cs="Arial"/>
          <w:sz w:val="24"/>
          <w:szCs w:val="24"/>
        </w:rPr>
        <w:fldChar w:fldCharType="end"/>
      </w:r>
      <w:r w:rsidRPr="006A3EDF">
        <w:rPr>
          <w:rFonts w:ascii="Arial" w:eastAsia="Calibri" w:hAnsi="Arial" w:cs="Arial"/>
          <w:sz w:val="24"/>
          <w:szCs w:val="24"/>
        </w:rPr>
        <w:t>.</w:t>
      </w:r>
    </w:p>
    <w:p w14:paraId="7000506C" w14:textId="5227ECEC" w:rsidR="0007419B" w:rsidRDefault="00ED47EB" w:rsidP="0076514F">
      <w:pPr>
        <w:spacing w:line="360" w:lineRule="auto"/>
        <w:rPr>
          <w:rFonts w:ascii="Arial" w:hAnsi="Arial" w:cs="Arial"/>
          <w:sz w:val="24"/>
          <w:szCs w:val="24"/>
        </w:rPr>
      </w:pPr>
      <w:r>
        <w:rPr>
          <w:rFonts w:ascii="Arial" w:hAnsi="Arial" w:cs="Arial"/>
          <w:sz w:val="24"/>
          <w:szCs w:val="24"/>
        </w:rPr>
        <w:tab/>
        <w:t xml:space="preserve">Nas próximas seções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15D9A120" w14:textId="5C4433D8" w:rsidR="00BE600A" w:rsidRPr="00BE600A" w:rsidRDefault="00BE600A" w:rsidP="00BE600A">
      <w:pPr>
        <w:pStyle w:val="PhD-Title2"/>
        <w:numPr>
          <w:ilvl w:val="2"/>
          <w:numId w:val="1"/>
        </w:numPr>
      </w:pPr>
      <w:bookmarkStart w:id="149" w:name="_Toc42242456"/>
      <w:r>
        <w:t>ANÁLISE FATORIAL EXPLORATÓRIA</w:t>
      </w:r>
      <w:bookmarkEnd w:id="149"/>
    </w:p>
    <w:p w14:paraId="6902492A" w14:textId="5D84B86F"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primeiro momento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3956F3" w:rsidRPr="006A3EDF">
        <w:rPr>
          <w:rFonts w:ascii="Arial" w:eastAsia="Calibri" w:hAnsi="Arial" w:cs="Arial"/>
          <w:sz w:val="24"/>
          <w:szCs w:val="24"/>
        </w:rPr>
        <w:t xml:space="preserve"> </w:t>
      </w:r>
      <w:r w:rsidR="003956F3" w:rsidRPr="006A3EDF">
        <w:rPr>
          <w:rFonts w:ascii="Arial" w:eastAsia="Calibri" w:hAnsi="Arial" w:cs="Arial"/>
          <w:sz w:val="24"/>
          <w:szCs w:val="24"/>
        </w:rPr>
        <w:fldChar w:fldCharType="begin" w:fldLock="1"/>
      </w:r>
      <w:r w:rsidR="00682B4E">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2009)","plainTextFormattedCitation":"(HAIR et al., 2009)","previouslyFormattedCitation":"(HAIR et al., 2009)"},"properties":{"noteIndex":0},"schema":"https://github.com/citation-style-language/schema/raw/master/csl-citation.json"}</w:instrText>
      </w:r>
      <w:r w:rsidR="003956F3" w:rsidRPr="006A3EDF">
        <w:rPr>
          <w:rFonts w:ascii="Arial" w:eastAsia="Calibri" w:hAnsi="Arial" w:cs="Arial"/>
          <w:sz w:val="24"/>
          <w:szCs w:val="24"/>
        </w:rPr>
        <w:fldChar w:fldCharType="separate"/>
      </w:r>
      <w:r w:rsidR="00E91695" w:rsidRPr="004C09D6">
        <w:rPr>
          <w:rFonts w:ascii="Arial" w:eastAsia="Calibri" w:hAnsi="Arial" w:cs="Arial"/>
          <w:noProof/>
          <w:sz w:val="24"/>
          <w:szCs w:val="24"/>
        </w:rPr>
        <w:t>(HAIR et al., 2009)</w:t>
      </w:r>
      <w:r w:rsidR="003956F3" w:rsidRPr="006A3EDF">
        <w:rPr>
          <w:rFonts w:ascii="Arial" w:eastAsia="Calibri" w:hAnsi="Arial" w:cs="Arial"/>
          <w:sz w:val="24"/>
          <w:szCs w:val="24"/>
        </w:rPr>
        <w:fldChar w:fldCharType="end"/>
      </w:r>
      <w:r w:rsidRPr="006A3EDF">
        <w:rPr>
          <w:rFonts w:ascii="Arial" w:eastAsia="Calibri" w:hAnsi="Arial" w:cs="Arial"/>
          <w:sz w:val="24"/>
          <w:szCs w:val="24"/>
        </w:rPr>
        <w:t>.</w:t>
      </w:r>
      <w:r w:rsidR="00E84D10" w:rsidRPr="006A3EDF">
        <w:rPr>
          <w:rFonts w:ascii="Arial" w:eastAsia="Calibri" w:hAnsi="Arial" w:cs="Arial"/>
          <w:sz w:val="24"/>
          <w:szCs w:val="24"/>
        </w:rPr>
        <w:t xml:space="preserve"> </w:t>
      </w:r>
    </w:p>
    <w:p w14:paraId="1933AC0F" w14:textId="33A3435F"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B32E9C" w:rsidRPr="006A3EDF">
        <w:rPr>
          <w:rFonts w:ascii="Arial" w:eastAsia="Calibri" w:hAnsi="Arial" w:cs="Arial"/>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 ao se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xml:space="preserve">, reduzindo assim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7F1AFF" w:rsidRPr="006A3EDF">
        <w:rPr>
          <w:rFonts w:ascii="Arial" w:eastAsia="Calibri" w:hAnsi="Arial" w:cs="Arial"/>
          <w:sz w:val="24"/>
          <w:szCs w:val="24"/>
        </w:rPr>
        <w:t xml:space="preserve"> </w:t>
      </w:r>
      <w:r w:rsidR="007F1AFF" w:rsidRPr="006A3EDF">
        <w:rPr>
          <w:rFonts w:ascii="Arial" w:eastAsia="Calibri" w:hAnsi="Arial" w:cs="Arial"/>
          <w:sz w:val="24"/>
          <w:szCs w:val="24"/>
        </w:rPr>
        <w:fldChar w:fldCharType="begin" w:fldLock="1"/>
      </w:r>
      <w:r w:rsidR="00682B4E">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2009)","plainTextFormattedCitation":"(HAIR et al., 2009)","previouslyFormattedCitation":"(HAIR et al., 2009)"},"properties":{"noteIndex":0},"schema":"https://github.com/citation-style-language/schema/raw/master/csl-citation.json"}</w:instrText>
      </w:r>
      <w:r w:rsidR="007F1AFF" w:rsidRPr="006A3EDF">
        <w:rPr>
          <w:rFonts w:ascii="Arial" w:eastAsia="Calibri" w:hAnsi="Arial" w:cs="Arial"/>
          <w:sz w:val="24"/>
          <w:szCs w:val="24"/>
        </w:rPr>
        <w:fldChar w:fldCharType="separate"/>
      </w:r>
      <w:r w:rsidR="00E91695" w:rsidRPr="004C09D6">
        <w:rPr>
          <w:rFonts w:ascii="Arial" w:eastAsia="Calibri" w:hAnsi="Arial" w:cs="Arial"/>
          <w:noProof/>
          <w:sz w:val="24"/>
          <w:szCs w:val="24"/>
        </w:rPr>
        <w:t>(HAIR et al., 2009)</w:t>
      </w:r>
      <w:r w:rsidR="007F1AFF"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repostas em fatores ou dimensões, os itens nesses fatores</w:t>
      </w:r>
      <w:r w:rsidR="00486C2A">
        <w:rPr>
          <w:rFonts w:ascii="Arial" w:eastAsia="Calibri" w:hAnsi="Arial" w:cs="Arial"/>
          <w:sz w:val="24"/>
          <w:szCs w:val="24"/>
        </w:rPr>
        <w:t xml:space="preserve"> representariam a mesma categoria. </w:t>
      </w:r>
    </w:p>
    <w:p w14:paraId="0FE02BF9" w14:textId="36CD65E5" w:rsidR="00D9357A" w:rsidRPr="00EF1066" w:rsidRDefault="00C46BB9"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Pr="006A3EDF">
        <w:rPr>
          <w:rFonts w:ascii="Arial" w:eastAsia="Calibri" w:hAnsi="Arial" w:cs="Arial"/>
          <w:sz w:val="24"/>
          <w:szCs w:val="24"/>
        </w:rPr>
        <w:t xml:space="preserve"> em seu trabalho</w:t>
      </w:r>
      <w:r w:rsidR="00341836">
        <w:rPr>
          <w:rFonts w:ascii="Arial" w:eastAsia="Calibri" w:hAnsi="Arial" w:cs="Arial"/>
          <w:sz w:val="24"/>
          <w:szCs w:val="24"/>
        </w:rPr>
        <w:t>,</w:t>
      </w:r>
      <w:r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sidR="00D9357A">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sidR="00D9357A">
        <w:rPr>
          <w:rFonts w:ascii="Arial" w:eastAsia="Calibri" w:hAnsi="Arial" w:cs="Arial"/>
          <w:sz w:val="24"/>
          <w:szCs w:val="24"/>
        </w:rPr>
      </w:r>
      <w:r w:rsidR="00D9357A">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sidR="00D9357A">
        <w:rPr>
          <w:rFonts w:ascii="Arial" w:eastAsia="Calibri" w:hAnsi="Arial" w:cs="Arial"/>
          <w:sz w:val="24"/>
          <w:szCs w:val="24"/>
        </w:rPr>
        <w:fldChar w:fldCharType="end"/>
      </w:r>
      <w:r w:rsidR="00D9357A">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D9357A">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2603A99A" w14:textId="2962D44B" w:rsidR="00D9357A" w:rsidRPr="006A3EDF" w:rsidRDefault="00D9357A" w:rsidP="00D9357A">
      <w:pPr>
        <w:pStyle w:val="Legenda"/>
        <w:keepNext/>
        <w:rPr>
          <w:rFonts w:ascii="Arial" w:hAnsi="Arial" w:cs="Arial"/>
        </w:rPr>
      </w:pPr>
      <w:bookmarkStart w:id="150" w:name="_Ref25225809"/>
      <w:bookmarkStart w:id="151" w:name="_Toc42242484"/>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Pr="006A3EDF">
        <w:rPr>
          <w:rFonts w:ascii="Arial" w:hAnsi="Arial" w:cs="Arial"/>
          <w:noProof/>
        </w:rPr>
        <w:t>5</w:t>
      </w:r>
      <w:r w:rsidRPr="006A3EDF">
        <w:rPr>
          <w:rFonts w:ascii="Arial" w:hAnsi="Arial" w:cs="Arial"/>
        </w:rPr>
        <w:fldChar w:fldCharType="end"/>
      </w:r>
      <w:bookmarkEnd w:id="150"/>
      <w:r w:rsidRPr="006A3EDF">
        <w:rPr>
          <w:rFonts w:ascii="Arial" w:hAnsi="Arial" w:cs="Arial"/>
        </w:rPr>
        <w:t xml:space="preserve"> </w:t>
      </w:r>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51"/>
    </w:p>
    <w:tbl>
      <w:tblPr>
        <w:tblStyle w:val="TabeladeGrade4-nfase5"/>
        <w:tblW w:w="0" w:type="auto"/>
        <w:tblLook w:val="04A0" w:firstRow="1" w:lastRow="0" w:firstColumn="1" w:lastColumn="0" w:noHBand="0" w:noVBand="1"/>
      </w:tblPr>
      <w:tblGrid>
        <w:gridCol w:w="2003"/>
        <w:gridCol w:w="4796"/>
        <w:gridCol w:w="2263"/>
      </w:tblGrid>
      <w:tr w:rsidR="00D9357A" w:rsidRPr="006A3EDF" w14:paraId="2B2B1C7A"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758E50FC"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6FC5BDC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100F0478"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0D9E25ED"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FF04698"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2FD0F9A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7F05691B"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7C6254B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0721A4FB"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30C2E7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402F948A"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028E5C0D"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6359B1F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030E6DAA"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B91C70E"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3E081112"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A6E21C9"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E12E54D"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15F39E2E"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08BC80F2"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798552D" w14:textId="208A2F38"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lastRenderedPageBreak/>
              <w:t>Índice</w:t>
            </w:r>
          </w:p>
        </w:tc>
        <w:tc>
          <w:tcPr>
            <w:tcW w:w="4796" w:type="dxa"/>
            <w:shd w:val="clear" w:color="auto" w:fill="4BACC6" w:themeFill="accent5"/>
          </w:tcPr>
          <w:p w14:paraId="7A084F39" w14:textId="70424D49"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2BD44089" w14:textId="3A9BD079"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07424DF"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83A885" w14:textId="60B90B49"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13E4CD03"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4B99A5A2"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59AC55AA"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62B763D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307F01DC"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13770F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Carga fatoriais acima de 0,5</w:t>
            </w:r>
          </w:p>
        </w:tc>
      </w:tr>
      <w:tr w:rsidR="00D9357A" w:rsidRPr="006A3EDF" w14:paraId="786608F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35F39EB"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373DBA13"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56182C3D"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7D7389CE" w14:textId="77777777" w:rsidR="00D9357A" w:rsidRPr="006A3EDF" w:rsidRDefault="00D9357A" w:rsidP="00D9357A">
      <w:pPr>
        <w:ind w:firstLine="720"/>
        <w:jc w:val="center"/>
        <w:rPr>
          <w:rFonts w:ascii="Arial" w:eastAsia="Calibri" w:hAnsi="Arial" w:cs="Arial"/>
          <w:sz w:val="24"/>
          <w:szCs w:val="24"/>
        </w:rPr>
      </w:pPr>
      <w:r w:rsidRPr="006A3EDF">
        <w:rPr>
          <w:rFonts w:ascii="Arial" w:eastAsia="Calibri" w:hAnsi="Arial" w:cs="Arial"/>
          <w:sz w:val="24"/>
          <w:szCs w:val="24"/>
        </w:rPr>
        <w:t>Adaptado de Dias-Jr (2018)</w:t>
      </w:r>
    </w:p>
    <w:p w14:paraId="07C25506" w14:textId="3A95E93D" w:rsidR="00A45FED" w:rsidRPr="006A3EDF" w:rsidRDefault="005664B7" w:rsidP="005341E7">
      <w:pPr>
        <w:spacing w:line="360" w:lineRule="auto"/>
        <w:ind w:firstLine="720"/>
        <w:rPr>
          <w:rFonts w:ascii="Arial" w:hAnsi="Arial" w:cs="Arial"/>
          <w:sz w:val="24"/>
          <w:szCs w:val="24"/>
        </w:rPr>
      </w:pPr>
      <w:r w:rsidRPr="006A3EDF">
        <w:rPr>
          <w:rFonts w:ascii="Arial" w:eastAsia="Calibri" w:hAnsi="Arial" w:cs="Arial"/>
          <w:sz w:val="24"/>
          <w:szCs w:val="24"/>
        </w:rPr>
        <w:t xml:space="preserve"> O primeiro valor a ser analisado é o</w:t>
      </w:r>
      <w:r w:rsidR="00724148" w:rsidRPr="006A3EDF">
        <w:rPr>
          <w:rFonts w:ascii="Arial" w:eastAsia="Calibri" w:hAnsi="Arial" w:cs="Arial"/>
          <w:sz w:val="24"/>
          <w:szCs w:val="24"/>
        </w:rPr>
        <w:t xml:space="preserve"> valor do teste de</w:t>
      </w:r>
      <w:r w:rsidRPr="006A3EDF">
        <w:rPr>
          <w:rFonts w:ascii="Arial" w:eastAsia="Calibri" w:hAnsi="Arial" w:cs="Arial"/>
          <w:sz w:val="24"/>
          <w:szCs w:val="24"/>
        </w:rPr>
        <w:t xml:space="preserve"> </w:t>
      </w:r>
      <w:r w:rsidR="00724148" w:rsidRPr="006A3EDF">
        <w:rPr>
          <w:rFonts w:ascii="Arial" w:hAnsi="Arial" w:cs="Arial"/>
          <w:color w:val="000000"/>
          <w:sz w:val="24"/>
          <w:szCs w:val="24"/>
          <w:shd w:val="clear" w:color="auto" w:fill="FFFFFF"/>
        </w:rPr>
        <w:t>Kaiser-Meyer-</w:t>
      </w:r>
      <w:proofErr w:type="spellStart"/>
      <w:r w:rsidR="00724148" w:rsidRPr="006A3EDF">
        <w:rPr>
          <w:rFonts w:ascii="Arial" w:hAnsi="Arial" w:cs="Arial"/>
          <w:color w:val="000000"/>
          <w:sz w:val="24"/>
          <w:szCs w:val="24"/>
          <w:shd w:val="clear" w:color="auto" w:fill="FFFFFF"/>
        </w:rPr>
        <w:t>Olklin</w:t>
      </w:r>
      <w:proofErr w:type="spellEnd"/>
      <w:r w:rsidR="00724148" w:rsidRPr="006A3EDF">
        <w:rPr>
          <w:rFonts w:ascii="Arial" w:eastAsia="Calibri" w:hAnsi="Arial" w:cs="Arial"/>
          <w:sz w:val="24"/>
          <w:szCs w:val="24"/>
        </w:rPr>
        <w:t xml:space="preserve"> </w:t>
      </w:r>
      <w:r w:rsidRPr="006A3EDF">
        <w:rPr>
          <w:rFonts w:ascii="Arial" w:eastAsia="Calibri" w:hAnsi="Arial" w:cs="Arial"/>
          <w:sz w:val="24"/>
          <w:szCs w:val="24"/>
        </w:rPr>
        <w:t>(KMO)</w:t>
      </w:r>
      <w:r w:rsidR="00724148" w:rsidRPr="006A3EDF">
        <w:rPr>
          <w:rFonts w:ascii="Arial" w:eastAsia="Calibri" w:hAnsi="Arial" w:cs="Arial"/>
          <w:sz w:val="24"/>
          <w:szCs w:val="24"/>
        </w:rPr>
        <w:t>.</w:t>
      </w:r>
      <w:r w:rsidR="00154E99" w:rsidRPr="006A3EDF">
        <w:rPr>
          <w:rFonts w:ascii="Arial" w:eastAsia="Calibri" w:hAnsi="Arial" w:cs="Arial"/>
          <w:sz w:val="24"/>
          <w:szCs w:val="24"/>
        </w:rPr>
        <w:t xml:space="preserve"> O KMO indica o quanto que o modelo está ajustado </w:t>
      </w:r>
      <w:r w:rsidR="00CA16CB" w:rsidRPr="006A3EDF">
        <w:rPr>
          <w:rFonts w:ascii="Arial" w:eastAsia="Calibri" w:hAnsi="Arial" w:cs="Arial"/>
          <w:sz w:val="24"/>
          <w:szCs w:val="24"/>
        </w:rPr>
        <w:t xml:space="preserve">aos dados, testando a consistência geral dos dados. </w:t>
      </w:r>
      <w:r w:rsidR="00DE5E4E" w:rsidRPr="006A3EDF">
        <w:rPr>
          <w:rFonts w:ascii="Arial" w:hAnsi="Arial" w:cs="Arial"/>
          <w:sz w:val="24"/>
          <w:szCs w:val="24"/>
        </w:rPr>
        <w:t xml:space="preserve"> Para </w:t>
      </w:r>
      <w:r w:rsidR="00DF316D"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DF316D"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DF316D" w:rsidRPr="006A3EDF">
        <w:rPr>
          <w:rFonts w:ascii="Arial" w:hAnsi="Arial" w:cs="Arial"/>
          <w:sz w:val="24"/>
          <w:szCs w:val="24"/>
        </w:rPr>
        <w:fldChar w:fldCharType="end"/>
      </w:r>
      <w:r w:rsidR="00341836">
        <w:rPr>
          <w:rFonts w:ascii="Arial" w:hAnsi="Arial" w:cs="Arial"/>
          <w:sz w:val="24"/>
          <w:szCs w:val="24"/>
        </w:rPr>
        <w:t>,</w:t>
      </w:r>
      <w:r w:rsidR="00DF316D" w:rsidRPr="006A3EDF">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00DE5E4E"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DF316D" w:rsidRPr="006A3EDF">
        <w:rPr>
          <w:rFonts w:ascii="Arial" w:hAnsi="Arial" w:cs="Arial"/>
          <w:sz w:val="24"/>
          <w:szCs w:val="24"/>
        </w:rPr>
        <w:t xml:space="preserve"> </w:t>
      </w:r>
      <w:r w:rsidR="00DE5E4E" w:rsidRPr="006A3EDF">
        <w:rPr>
          <w:rFonts w:ascii="Arial" w:hAnsi="Arial" w:cs="Arial"/>
          <w:sz w:val="24"/>
          <w:szCs w:val="24"/>
        </w:rPr>
        <w:t>abaixo de 0,5 indica</w:t>
      </w:r>
      <w:r w:rsidR="00A37AB7">
        <w:rPr>
          <w:rFonts w:ascii="Arial" w:hAnsi="Arial" w:cs="Arial"/>
          <w:sz w:val="24"/>
          <w:szCs w:val="24"/>
        </w:rPr>
        <w:t>m</w:t>
      </w:r>
      <w:r w:rsidR="00DE5E4E" w:rsidRPr="006A3EDF">
        <w:rPr>
          <w:rFonts w:ascii="Arial" w:hAnsi="Arial" w:cs="Arial"/>
          <w:sz w:val="24"/>
          <w:szCs w:val="24"/>
        </w:rPr>
        <w:t xml:space="preserve"> que a análise fatorial </w:t>
      </w:r>
      <w:r w:rsidR="00A37AB7">
        <w:rPr>
          <w:rFonts w:ascii="Arial" w:hAnsi="Arial" w:cs="Arial"/>
          <w:sz w:val="24"/>
          <w:szCs w:val="24"/>
        </w:rPr>
        <w:t>contém prob</w:t>
      </w:r>
      <w:r w:rsidR="00DE5E4E" w:rsidRPr="006A3EDF">
        <w:rPr>
          <w:rFonts w:ascii="Arial" w:hAnsi="Arial" w:cs="Arial"/>
          <w:sz w:val="24"/>
          <w:szCs w:val="24"/>
        </w:rPr>
        <w:t>l</w:t>
      </w:r>
      <w:r w:rsidR="00A37AB7">
        <w:rPr>
          <w:rFonts w:ascii="Arial" w:hAnsi="Arial" w:cs="Arial"/>
          <w:sz w:val="24"/>
          <w:szCs w:val="24"/>
        </w:rPr>
        <w:t>emas</w:t>
      </w:r>
      <w:r w:rsidR="00DE5E4E"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A65E4"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A65E4"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A65E4" w:rsidRPr="006A3EDF">
        <w:rPr>
          <w:rFonts w:ascii="Arial" w:hAnsi="Arial" w:cs="Arial"/>
          <w:sz w:val="24"/>
          <w:szCs w:val="24"/>
        </w:rPr>
        <w:fldChar w:fldCharType="end"/>
      </w:r>
      <w:r w:rsidR="002B0A9D" w:rsidRPr="006A3EDF">
        <w:rPr>
          <w:rFonts w:ascii="Arial" w:hAnsi="Arial" w:cs="Arial"/>
          <w:sz w:val="24"/>
          <w:szCs w:val="24"/>
        </w:rPr>
        <w:t xml:space="preserve">, </w:t>
      </w:r>
      <w:r w:rsidR="00DE5E4E" w:rsidRPr="006A3EDF">
        <w:rPr>
          <w:rFonts w:ascii="Arial" w:hAnsi="Arial" w:cs="Arial"/>
          <w:sz w:val="24"/>
          <w:szCs w:val="24"/>
        </w:rPr>
        <w:t>o valor de KMO deve ser maior que 0,8.</w:t>
      </w:r>
      <w:r w:rsidR="00166679" w:rsidRPr="006A3EDF">
        <w:rPr>
          <w:rFonts w:ascii="Arial" w:hAnsi="Arial" w:cs="Arial"/>
          <w:sz w:val="24"/>
          <w:szCs w:val="24"/>
        </w:rPr>
        <w:t xml:space="preserve"> </w:t>
      </w:r>
      <w:r w:rsidR="00166679"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166679" w:rsidRPr="006A3EDF">
        <w:rPr>
          <w:rFonts w:ascii="Arial" w:hAnsi="Arial" w:cs="Arial"/>
          <w:sz w:val="24"/>
          <w:szCs w:val="24"/>
        </w:rPr>
        <w:fldChar w:fldCharType="separate"/>
      </w:r>
      <w:r w:rsidR="00166679" w:rsidRPr="006A3EDF">
        <w:rPr>
          <w:rFonts w:ascii="Arial" w:hAnsi="Arial" w:cs="Arial"/>
          <w:noProof/>
          <w:sz w:val="24"/>
          <w:szCs w:val="24"/>
        </w:rPr>
        <w:t>Friel (2007)</w:t>
      </w:r>
      <w:r w:rsidR="00166679" w:rsidRPr="006A3EDF">
        <w:rPr>
          <w:rFonts w:ascii="Arial" w:hAnsi="Arial" w:cs="Arial"/>
          <w:sz w:val="24"/>
          <w:szCs w:val="24"/>
        </w:rPr>
        <w:fldChar w:fldCharType="end"/>
      </w:r>
      <w:r w:rsidR="006E4BDE" w:rsidRPr="006A3EDF">
        <w:rPr>
          <w:rFonts w:ascii="Arial" w:hAnsi="Arial" w:cs="Arial"/>
          <w:sz w:val="24"/>
          <w:szCs w:val="24"/>
          <w:shd w:val="clear" w:color="auto" w:fill="FFFFFF"/>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4D6795"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4D6795"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4D6795" w:rsidRPr="006A3EDF">
        <w:rPr>
          <w:rFonts w:ascii="Arial" w:hAnsi="Arial" w:cs="Arial"/>
          <w:sz w:val="24"/>
          <w:szCs w:val="24"/>
        </w:rPr>
        <w:fldChar w:fldCharType="end"/>
      </w:r>
      <w:r w:rsidR="004D6795" w:rsidRPr="006A3EDF">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341836" w:rsidRPr="006A3EDF">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22C19056" w14:textId="4B304437"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teste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1586E" w:rsidRPr="006A3EDF">
        <w:rPr>
          <w:rFonts w:ascii="Arial" w:hAnsi="Arial" w:cs="Arial"/>
          <w:sz w:val="24"/>
          <w:szCs w:val="24"/>
        </w:rPr>
        <w:t xml:space="preserve"> correlacionadas na população. </w:t>
      </w:r>
      <w:r w:rsidR="00B8168C" w:rsidRPr="006A3EDF">
        <w:rPr>
          <w:rFonts w:ascii="Arial" w:hAnsi="Arial" w:cs="Arial"/>
          <w:sz w:val="24"/>
          <w:szCs w:val="24"/>
        </w:rPr>
        <w:t>Caso a matriz de correlação seja uma matriz identidade</w:t>
      </w:r>
      <w:r w:rsidR="00982463" w:rsidRPr="006A3EDF">
        <w:rPr>
          <w:rFonts w:ascii="Arial" w:hAnsi="Arial" w:cs="Arial"/>
          <w:sz w:val="24"/>
          <w:szCs w:val="24"/>
        </w:rPr>
        <w:t xml:space="preserve"> o modelo proposto é inadequado</w:t>
      </w:r>
      <w:r w:rsidR="001A60E6" w:rsidRPr="006A3EDF">
        <w:rPr>
          <w:rFonts w:ascii="Arial" w:hAnsi="Arial" w:cs="Arial"/>
          <w:sz w:val="24"/>
          <w:szCs w:val="24"/>
        </w:rPr>
        <w:t xml:space="preserve"> </w:t>
      </w:r>
      <w:r w:rsidR="001A60E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1A60E6" w:rsidRPr="006A3EDF">
        <w:rPr>
          <w:rFonts w:ascii="Arial" w:hAnsi="Arial" w:cs="Arial"/>
          <w:sz w:val="24"/>
          <w:szCs w:val="24"/>
        </w:rPr>
        <w:fldChar w:fldCharType="separate"/>
      </w:r>
      <w:r w:rsidR="001A60E6" w:rsidRPr="006A3EDF">
        <w:rPr>
          <w:rFonts w:ascii="Arial" w:hAnsi="Arial" w:cs="Arial"/>
          <w:noProof/>
          <w:sz w:val="24"/>
          <w:szCs w:val="24"/>
        </w:rPr>
        <w:t>(DAMÁSIO, 2012)</w:t>
      </w:r>
      <w:r w:rsidR="001A60E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EA5530"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et al., 2014)","manualFormatting":" Dini et al. (2014)","plainTextFormattedCitation":"(DINI et al., 2014)","previouslyFormattedCitation":"(DINI et al., 2014)"},"properties":{"noteIndex":0},"schema":"https://github.com/citation-style-language/schema/raw/master/csl-citation.json"}</w:instrText>
      </w:r>
      <w:r w:rsidR="00EA5530"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EA5530"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B048DE" w:rsidRPr="006A3EDF">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r w:rsidR="00657F59" w:rsidRPr="006A3EDF">
        <w:rPr>
          <w:rFonts w:ascii="Arial" w:hAnsi="Arial" w:cs="Arial"/>
          <w:sz w:val="24"/>
          <w:szCs w:val="24"/>
          <w:shd w:val="clear" w:color="auto" w:fill="FFFFFF"/>
        </w:rPr>
        <w:t xml:space="preserve"> </w:t>
      </w:r>
      <w:r w:rsidR="00B048DE" w:rsidRPr="006A3EDF">
        <w:rPr>
          <w:rFonts w:ascii="Arial" w:hAnsi="Arial" w:cs="Arial"/>
          <w:sz w:val="24"/>
          <w:szCs w:val="24"/>
          <w:shd w:val="clear" w:color="auto" w:fill="FFFFFF"/>
        </w:rPr>
        <w:t xml:space="preserve"> </w:t>
      </w:r>
    </w:p>
    <w:p w14:paraId="75E58A9E" w14:textId="16D0AA8C"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6139A" w:rsidRPr="006A3EDF">
        <w:rPr>
          <w:rFonts w:ascii="Arial" w:hAnsi="Arial" w:cs="Arial"/>
          <w:sz w:val="24"/>
          <w:szCs w:val="24"/>
        </w:rPr>
        <w:t xml:space="preserve"> </w:t>
      </w:r>
      <w:r w:rsidR="00F6139A"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2009)","plainTextFormattedCitation":"(HAIR et al., 2009)","previouslyFormattedCitation":"(HAIR et al., 2009)"},"properties":{"noteIndex":0},"schema":"https://github.com/citation-style-language/schema/raw/master/csl-citation.json"}</w:instrText>
      </w:r>
      <w:r w:rsidR="00F6139A" w:rsidRPr="006A3EDF">
        <w:rPr>
          <w:rFonts w:ascii="Arial" w:hAnsi="Arial" w:cs="Arial"/>
          <w:sz w:val="24"/>
          <w:szCs w:val="24"/>
        </w:rPr>
        <w:fldChar w:fldCharType="separate"/>
      </w:r>
      <w:r w:rsidR="00E91695" w:rsidRPr="004C09D6">
        <w:rPr>
          <w:rFonts w:ascii="Arial" w:hAnsi="Arial" w:cs="Arial"/>
          <w:noProof/>
          <w:sz w:val="24"/>
          <w:szCs w:val="24"/>
        </w:rPr>
        <w:t>(HAIR et al., 2009)</w:t>
      </w:r>
      <w:r w:rsidR="00F6139A" w:rsidRPr="006A3EDF">
        <w:rPr>
          <w:rFonts w:ascii="Arial" w:hAnsi="Arial" w:cs="Arial"/>
          <w:sz w:val="24"/>
          <w:szCs w:val="24"/>
        </w:rPr>
        <w:fldChar w:fldCharType="end"/>
      </w:r>
      <w:r w:rsidR="00F6139A" w:rsidRPr="006A3EDF">
        <w:rPr>
          <w:rFonts w:ascii="Arial" w:hAnsi="Arial" w:cs="Arial"/>
          <w:sz w:val="24"/>
          <w:szCs w:val="24"/>
        </w:rPr>
        <w:t xml:space="preserve">. Para </w:t>
      </w:r>
      <w:r w:rsidR="00645A4E"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645A4E"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645A4E" w:rsidRPr="006A3EDF">
        <w:rPr>
          <w:rFonts w:ascii="Arial" w:hAnsi="Arial" w:cs="Arial"/>
          <w:sz w:val="24"/>
          <w:szCs w:val="24"/>
        </w:rPr>
        <w:fldChar w:fldCharType="end"/>
      </w:r>
      <w:r w:rsidR="00EF11C5" w:rsidRPr="006A3EDF">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p>
    <w:p w14:paraId="228C5424" w14:textId="21D9338D"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BE0E27" w:rsidRPr="006A3EDF">
        <w:rPr>
          <w:rFonts w:ascii="Arial" w:hAnsi="Arial" w:cs="Arial"/>
          <w:sz w:val="24"/>
          <w:szCs w:val="24"/>
        </w:rPr>
        <w:t xml:space="preserve"> </w:t>
      </w:r>
      <w:r w:rsidR="00836B85" w:rsidRPr="006A3EDF">
        <w:rPr>
          <w:rFonts w:ascii="Arial" w:hAnsi="Arial" w:cs="Arial"/>
          <w:sz w:val="24"/>
          <w:szCs w:val="24"/>
        </w:rPr>
        <w:t xml:space="preserve">De acordo com </w:t>
      </w:r>
      <w:r w:rsidR="00836B85"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836B85" w:rsidRPr="006A3EDF">
        <w:rPr>
          <w:rFonts w:ascii="Arial" w:hAnsi="Arial" w:cs="Arial"/>
          <w:sz w:val="24"/>
          <w:szCs w:val="24"/>
        </w:rPr>
        <w:fldChar w:fldCharType="separate"/>
      </w:r>
      <w:r w:rsidR="00836B85" w:rsidRPr="006A3EDF">
        <w:rPr>
          <w:rFonts w:ascii="Arial" w:hAnsi="Arial" w:cs="Arial"/>
          <w:noProof/>
          <w:sz w:val="24"/>
          <w:szCs w:val="24"/>
        </w:rPr>
        <w:t>Hair et al., (2009)</w:t>
      </w:r>
      <w:r w:rsidR="00836B85"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454B92" w:rsidRPr="006A3EDF">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454B92" w:rsidRPr="006A3EDF">
        <w:rPr>
          <w:rFonts w:ascii="Arial" w:hAnsi="Arial" w:cs="Arial"/>
          <w:sz w:val="24"/>
          <w:szCs w:val="24"/>
        </w:rPr>
        <w:t xml:space="preserve"> </w:t>
      </w:r>
      <w:r w:rsidR="00282138" w:rsidRPr="006A3EDF">
        <w:rPr>
          <w:rFonts w:ascii="Arial" w:hAnsi="Arial" w:cs="Arial"/>
          <w:sz w:val="24"/>
          <w:szCs w:val="24"/>
        </w:rPr>
        <w:t xml:space="preserve">que é </w:t>
      </w:r>
      <w:r w:rsidR="00454B92" w:rsidRPr="006A3EDF">
        <w:rPr>
          <w:rFonts w:ascii="Arial" w:hAnsi="Arial" w:cs="Arial"/>
          <w:sz w:val="24"/>
          <w:szCs w:val="24"/>
        </w:rPr>
        <w:t>explicada pelos fatores.</w:t>
      </w:r>
      <w:r w:rsidR="00BE0E27" w:rsidRPr="006A3EDF">
        <w:rPr>
          <w:rFonts w:ascii="Arial" w:hAnsi="Arial" w:cs="Arial"/>
          <w:sz w:val="24"/>
          <w:szCs w:val="24"/>
        </w:rPr>
        <w:t xml:space="preserve"> </w:t>
      </w:r>
      <w:r w:rsidR="00454B92" w:rsidRPr="006A3EDF">
        <w:rPr>
          <w:rFonts w:ascii="Arial" w:hAnsi="Arial" w:cs="Arial"/>
          <w:sz w:val="24"/>
          <w:szCs w:val="24"/>
        </w:rPr>
        <w:t xml:space="preserve"> Quanto maior a comunalidade, maior será o poder de </w:t>
      </w:r>
      <w:r w:rsidR="00454B92" w:rsidRPr="006A3EDF">
        <w:rPr>
          <w:rFonts w:ascii="Arial" w:hAnsi="Arial" w:cs="Arial"/>
          <w:sz w:val="24"/>
          <w:szCs w:val="24"/>
        </w:rPr>
        <w:lastRenderedPageBreak/>
        <w:t xml:space="preserve">explicação daquela variável pelo fator. </w:t>
      </w:r>
      <w:r w:rsidR="004E21B3" w:rsidRPr="006A3EDF">
        <w:rPr>
          <w:rFonts w:ascii="Arial" w:hAnsi="Arial" w:cs="Arial"/>
          <w:sz w:val="24"/>
          <w:szCs w:val="24"/>
        </w:rPr>
        <w:t>Neste estudo</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836B85" w:rsidRPr="006A3EDF">
        <w:rPr>
          <w:rFonts w:ascii="Arial" w:hAnsi="Arial" w:cs="Arial"/>
          <w:sz w:val="24"/>
          <w:szCs w:val="24"/>
        </w:rPr>
        <w:t xml:space="preserve"> </w:t>
      </w:r>
      <w:r w:rsidR="00836B85"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836B85" w:rsidRPr="006A3EDF">
        <w:rPr>
          <w:rFonts w:ascii="Arial" w:hAnsi="Arial" w:cs="Arial"/>
          <w:sz w:val="24"/>
          <w:szCs w:val="24"/>
        </w:rPr>
        <w:fldChar w:fldCharType="separate"/>
      </w:r>
      <w:r w:rsidR="00836B85" w:rsidRPr="006A3EDF">
        <w:rPr>
          <w:rFonts w:ascii="Arial" w:hAnsi="Arial" w:cs="Arial"/>
          <w:noProof/>
          <w:sz w:val="24"/>
          <w:szCs w:val="24"/>
        </w:rPr>
        <w:t>Hair et al., (2009)</w:t>
      </w:r>
      <w:r w:rsidR="00836B85"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4E21B3" w:rsidRPr="006A3EDF">
        <w:rPr>
          <w:rFonts w:ascii="Arial" w:hAnsi="Arial" w:cs="Arial"/>
          <w:sz w:val="24"/>
          <w:szCs w:val="24"/>
        </w:rPr>
        <w:t xml:space="preserve"> </w:t>
      </w:r>
      <w:r w:rsidR="000A1C73">
        <w:rPr>
          <w:rFonts w:ascii="Arial" w:hAnsi="Arial" w:cs="Arial"/>
          <w:sz w:val="24"/>
          <w:szCs w:val="24"/>
        </w:rPr>
        <w:t xml:space="preserve">por </w:t>
      </w:r>
      <w:r w:rsidR="004E21B3"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4E21B3" w:rsidRPr="006A3EDF">
        <w:rPr>
          <w:rFonts w:ascii="Arial" w:hAnsi="Arial" w:cs="Arial"/>
          <w:sz w:val="24"/>
          <w:szCs w:val="24"/>
        </w:rPr>
        <w:fldChar w:fldCharType="separate"/>
      </w:r>
      <w:r w:rsidR="004E21B3" w:rsidRPr="006A3EDF">
        <w:rPr>
          <w:rFonts w:ascii="Arial" w:hAnsi="Arial" w:cs="Arial"/>
          <w:noProof/>
          <w:sz w:val="24"/>
          <w:szCs w:val="24"/>
        </w:rPr>
        <w:t>Dias-Jr (2018)</w:t>
      </w:r>
      <w:r w:rsidR="004E21B3" w:rsidRPr="006A3EDF">
        <w:rPr>
          <w:rFonts w:ascii="Arial" w:hAnsi="Arial" w:cs="Arial"/>
          <w:sz w:val="24"/>
          <w:szCs w:val="24"/>
        </w:rPr>
        <w:fldChar w:fldCharType="end"/>
      </w:r>
      <w:r w:rsidR="004E21B3" w:rsidRPr="006A3EDF">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superiores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39BC49AF" w14:textId="35B7E471"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comunalidade, será utilizado também as cargas fatoriais que e</w:t>
      </w:r>
      <w:r w:rsidR="00F12285" w:rsidRPr="006A3EDF">
        <w:rPr>
          <w:rFonts w:ascii="Arial" w:hAnsi="Arial" w:cs="Arial"/>
          <w:sz w:val="24"/>
          <w:szCs w:val="24"/>
        </w:rPr>
        <w:t>sclarecem</w:t>
      </w:r>
      <w:r w:rsidR="00E11CFC" w:rsidRPr="006A3EDF">
        <w:rPr>
          <w:rFonts w:ascii="Arial" w:hAnsi="Arial" w:cs="Arial"/>
          <w:sz w:val="24"/>
          <w:szCs w:val="24"/>
        </w:rPr>
        <w:t xml:space="preserve"> o quanto que 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sidRPr="00A37AB7">
        <w:rPr>
          <w:rFonts w:ascii="Arial" w:hAnsi="Arial" w:cs="Arial"/>
          <w:sz w:val="24"/>
          <w:szCs w:val="24"/>
        </w:rPr>
        <w:t xml:space="preserve"> </w:t>
      </w:r>
      <w:r w:rsidR="00A37AB7">
        <w:rPr>
          <w:rFonts w:ascii="Arial" w:hAnsi="Arial" w:cs="Arial"/>
          <w:sz w:val="24"/>
          <w:szCs w:val="24"/>
        </w:rPr>
        <w:t>em que</w:t>
      </w:r>
      <w:r w:rsidR="00A37AB7" w:rsidRPr="006A3EDF">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12285" w:rsidRPr="006A3EDF">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DE645D" w:rsidRPr="006A3EDF">
        <w:rPr>
          <w:rFonts w:ascii="Arial" w:hAnsi="Arial" w:cs="Arial"/>
          <w:sz w:val="24"/>
          <w:szCs w:val="24"/>
        </w:rPr>
        <w:t xml:space="preserve"> </w:t>
      </w:r>
      <w:r w:rsidR="00DE645D"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2009)","plainTextFormattedCitation":"(HAIR et al., 2009)","previouslyFormattedCitation":"(HAIR et al., 2009)"},"properties":{"noteIndex":0},"schema":"https://github.com/citation-style-language/schema/raw/master/csl-citation.json"}</w:instrText>
      </w:r>
      <w:r w:rsidR="00DE645D" w:rsidRPr="006A3EDF">
        <w:rPr>
          <w:rFonts w:ascii="Arial" w:hAnsi="Arial" w:cs="Arial"/>
          <w:sz w:val="24"/>
          <w:szCs w:val="24"/>
        </w:rPr>
        <w:fldChar w:fldCharType="separate"/>
      </w:r>
      <w:r w:rsidR="00E91695" w:rsidRPr="004C09D6">
        <w:rPr>
          <w:rFonts w:ascii="Arial" w:hAnsi="Arial" w:cs="Arial"/>
          <w:noProof/>
          <w:sz w:val="24"/>
          <w:szCs w:val="24"/>
        </w:rPr>
        <w:t>(HAIR et al., 2009)</w:t>
      </w:r>
      <w:r w:rsidR="00DE645D" w:rsidRPr="006A3EDF">
        <w:rPr>
          <w:rFonts w:ascii="Arial" w:hAnsi="Arial" w:cs="Arial"/>
          <w:sz w:val="24"/>
          <w:szCs w:val="24"/>
        </w:rPr>
        <w:fldChar w:fldCharType="end"/>
      </w:r>
      <w:r w:rsidRPr="006A3EDF">
        <w:rPr>
          <w:rFonts w:ascii="Arial" w:hAnsi="Arial" w:cs="Arial"/>
          <w:sz w:val="24"/>
          <w:szCs w:val="24"/>
        </w:rPr>
        <w:t>.</w:t>
      </w:r>
    </w:p>
    <w:p w14:paraId="23A3201B" w14:textId="2B02344A"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7731F8" w:rsidRPr="006A3EDF">
        <w:rPr>
          <w:rFonts w:ascii="Arial" w:eastAsia="Calibri" w:hAnsi="Arial" w:cs="Arial"/>
          <w:sz w:val="24"/>
          <w:szCs w:val="24"/>
        </w:rPr>
        <w:t xml:space="preserve"> </w:t>
      </w:r>
      <w:r w:rsidR="007731F8"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7731F8" w:rsidRPr="006A3EDF">
        <w:rPr>
          <w:rFonts w:ascii="Arial" w:hAnsi="Arial" w:cs="Arial"/>
          <w:sz w:val="24"/>
          <w:szCs w:val="24"/>
        </w:rPr>
        <w:fldChar w:fldCharType="separate"/>
      </w:r>
      <w:r w:rsidR="007731F8" w:rsidRPr="006A3EDF">
        <w:rPr>
          <w:rFonts w:ascii="Arial" w:hAnsi="Arial" w:cs="Arial"/>
          <w:noProof/>
          <w:sz w:val="24"/>
          <w:szCs w:val="24"/>
        </w:rPr>
        <w:t>Dias-Jr (2018)</w:t>
      </w:r>
      <w:r w:rsidR="007731F8" w:rsidRPr="006A3EDF">
        <w:rPr>
          <w:rFonts w:ascii="Arial" w:hAnsi="Arial" w:cs="Arial"/>
          <w:sz w:val="24"/>
          <w:szCs w:val="24"/>
        </w:rPr>
        <w:fldChar w:fldCharType="end"/>
      </w:r>
      <w:r w:rsidR="007731F8" w:rsidRPr="006A3EDF">
        <w:rPr>
          <w:rFonts w:ascii="Arial" w:eastAsia="Calibri"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 teorias utilizadas.</w:t>
      </w:r>
      <w:r w:rsidR="00081C91" w:rsidRPr="006A3EDF">
        <w:rPr>
          <w:rFonts w:ascii="Arial" w:eastAsia="Calibri" w:hAnsi="Arial" w:cs="Arial"/>
          <w:sz w:val="24"/>
          <w:szCs w:val="24"/>
        </w:rPr>
        <w:t xml:space="preserve"> Isso quer dizer que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640ED034" w14:textId="6EC31B97" w:rsidR="00BE600A" w:rsidRPr="00BE600A" w:rsidRDefault="00BE600A" w:rsidP="00BE600A">
      <w:pPr>
        <w:pStyle w:val="PhD-Title2"/>
        <w:numPr>
          <w:ilvl w:val="2"/>
          <w:numId w:val="1"/>
        </w:numPr>
      </w:pPr>
      <w:bookmarkStart w:id="152" w:name="_Toc42242457"/>
      <w:r>
        <w:t>ANÁLISE FATORIAL CONFIRMATÓRIA</w:t>
      </w:r>
      <w:bookmarkEnd w:id="152"/>
    </w:p>
    <w:p w14:paraId="538D01E8" w14:textId="0F6E95AC" w:rsidR="004A1FA1" w:rsidRPr="006A3EDF" w:rsidRDefault="003539B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Uma </w:t>
      </w:r>
      <w:r w:rsidR="005723E1" w:rsidRPr="006A3EDF">
        <w:rPr>
          <w:rFonts w:ascii="Arial" w:eastAsia="Calibri" w:hAnsi="Arial" w:cs="Arial"/>
          <w:sz w:val="24"/>
          <w:szCs w:val="24"/>
        </w:rPr>
        <w:t>outra</w:t>
      </w:r>
      <w:r w:rsidR="00A1665D" w:rsidRPr="006A3EDF">
        <w:rPr>
          <w:rFonts w:ascii="Arial" w:eastAsia="Calibri" w:hAnsi="Arial" w:cs="Arial"/>
          <w:sz w:val="24"/>
          <w:szCs w:val="24"/>
        </w:rPr>
        <w:t xml:space="preserve"> técnica de</w:t>
      </w:r>
      <w:r w:rsidR="005723E1" w:rsidRPr="006A3EDF">
        <w:rPr>
          <w:rFonts w:ascii="Arial" w:eastAsia="Calibri" w:hAnsi="Arial" w:cs="Arial"/>
          <w:sz w:val="24"/>
          <w:szCs w:val="24"/>
        </w:rPr>
        <w:t xml:space="preserve"> </w:t>
      </w:r>
      <w:r w:rsidRPr="006A3EDF">
        <w:rPr>
          <w:rFonts w:ascii="Arial" w:eastAsia="Calibri" w:hAnsi="Arial" w:cs="Arial"/>
          <w:sz w:val="24"/>
          <w:szCs w:val="24"/>
        </w:rPr>
        <w:t>análise</w:t>
      </w:r>
      <w:r w:rsidR="005723E1" w:rsidRPr="006A3EDF">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sidR="00F82768" w:rsidRPr="006A3EDF">
        <w:rPr>
          <w:rFonts w:ascii="Arial" w:eastAsia="Calibri" w:hAnsi="Arial" w:cs="Arial"/>
          <w:sz w:val="24"/>
          <w:szCs w:val="24"/>
        </w:rPr>
        <w:t xml:space="preserve"> </w:t>
      </w:r>
      <w:r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E81D4A"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E81D4A"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E81D4A" w:rsidRPr="006A3EDF">
        <w:rPr>
          <w:rFonts w:ascii="Arial" w:eastAsia="Calibri" w:hAnsi="Arial" w:cs="Arial"/>
          <w:sz w:val="24"/>
          <w:szCs w:val="24"/>
        </w:rPr>
        <w:fldChar w:fldCharType="end"/>
      </w:r>
      <w:r w:rsidR="00E81D4A" w:rsidRPr="006A3EDF">
        <w:rPr>
          <w:rFonts w:ascii="Arial" w:eastAsia="Calibri" w:hAnsi="Arial" w:cs="Arial"/>
          <w:sz w:val="24"/>
          <w:szCs w:val="24"/>
        </w:rPr>
        <w:t>.</w:t>
      </w:r>
    </w:p>
    <w:p w14:paraId="4E8259C3" w14:textId="663EFE05" w:rsidR="003539B9" w:rsidRPr="006A3EDF" w:rsidRDefault="003539B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 </w:t>
      </w:r>
      <w:r w:rsidR="00A1665D" w:rsidRPr="006A3EDF">
        <w:rPr>
          <w:rFonts w:ascii="Arial" w:eastAsia="Calibri" w:hAnsi="Arial" w:cs="Arial"/>
          <w:sz w:val="24"/>
          <w:szCs w:val="24"/>
        </w:rPr>
        <w:t>Ou seja,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sidR="00A95AD1" w:rsidRPr="006A3EDF">
        <w:rPr>
          <w:rFonts w:ascii="Arial" w:eastAsia="Calibri" w:hAnsi="Arial" w:cs="Arial"/>
          <w:sz w:val="24"/>
          <w:szCs w:val="24"/>
        </w:rPr>
        <w:t>pré-estabelecida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DA598B"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DA598B" w:rsidRPr="006A3EDF">
        <w:rPr>
          <w:rFonts w:ascii="Arial" w:hAnsi="Arial" w:cs="Arial"/>
          <w:sz w:val="24"/>
          <w:szCs w:val="24"/>
        </w:rPr>
        <w:fldChar w:fldCharType="separate"/>
      </w:r>
      <w:r w:rsidR="00DA598B" w:rsidRPr="006A3EDF">
        <w:rPr>
          <w:rFonts w:ascii="Arial" w:hAnsi="Arial" w:cs="Arial"/>
          <w:noProof/>
          <w:sz w:val="24"/>
          <w:szCs w:val="24"/>
        </w:rPr>
        <w:t>(MARÔCO, 2010)</w:t>
      </w:r>
      <w:r w:rsidR="00DA598B" w:rsidRPr="006A3EDF">
        <w:rPr>
          <w:rFonts w:ascii="Arial" w:hAnsi="Arial" w:cs="Arial"/>
          <w:sz w:val="24"/>
          <w:szCs w:val="24"/>
        </w:rPr>
        <w:fldChar w:fldCharType="end"/>
      </w:r>
      <w:r w:rsidRPr="006A3EDF">
        <w:rPr>
          <w:rFonts w:ascii="Arial" w:eastAsia="Calibri" w:hAnsi="Arial" w:cs="Arial"/>
          <w:sz w:val="24"/>
          <w:szCs w:val="24"/>
        </w:rPr>
        <w:t xml:space="preserve">. </w:t>
      </w:r>
      <w:r w:rsidR="002D693A" w:rsidRPr="006A3EDF">
        <w:rPr>
          <w:rFonts w:ascii="Arial" w:eastAsia="Calibri" w:hAnsi="Arial" w:cs="Arial"/>
          <w:sz w:val="24"/>
          <w:szCs w:val="24"/>
        </w:rPr>
        <w:t>Ou seja,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sidR="004604D3" w:rsidRPr="006A3EDF">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sidR="00A666E6" w:rsidRPr="006A3EDF">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sidR="00FA01F8" w:rsidRPr="006A3EDF">
        <w:rPr>
          <w:rFonts w:ascii="Arial" w:eastAsia="Calibri" w:hAnsi="Arial" w:cs="Arial"/>
          <w:sz w:val="24"/>
          <w:szCs w:val="24"/>
        </w:rPr>
        <w:t>utilizado a</w:t>
      </w:r>
      <w:r w:rsidR="00F82768" w:rsidRPr="006A3EDF">
        <w:rPr>
          <w:rFonts w:ascii="Arial" w:eastAsia="Calibri" w:hAnsi="Arial" w:cs="Arial"/>
          <w:sz w:val="24"/>
          <w:szCs w:val="24"/>
        </w:rPr>
        <w:t xml:space="preserve"> </w:t>
      </w:r>
      <w:r w:rsidRPr="006A3EDF">
        <w:rPr>
          <w:rFonts w:ascii="Arial" w:eastAsia="Calibri" w:hAnsi="Arial" w:cs="Arial"/>
          <w:sz w:val="24"/>
          <w:szCs w:val="24"/>
        </w:rPr>
        <w:t xml:space="preserve">linguagem R com o pacote </w:t>
      </w:r>
      <w:proofErr w:type="spellStart"/>
      <w:r w:rsidRPr="006A3EDF">
        <w:rPr>
          <w:rFonts w:ascii="Arial" w:eastAsia="Calibri" w:hAnsi="Arial" w:cs="Arial"/>
          <w:sz w:val="24"/>
          <w:szCs w:val="24"/>
        </w:rPr>
        <w:t>lavaan</w:t>
      </w:r>
      <w:proofErr w:type="spellEnd"/>
      <w:r w:rsidRPr="006A3EDF">
        <w:rPr>
          <w:rFonts w:ascii="Arial" w:eastAsia="Calibri" w:hAnsi="Arial" w:cs="Arial"/>
          <w:sz w:val="24"/>
          <w:szCs w:val="24"/>
        </w:rPr>
        <w:t xml:space="preserve"> (</w:t>
      </w:r>
      <w:proofErr w:type="spellStart"/>
      <w:r w:rsidRPr="006A3EDF">
        <w:rPr>
          <w:rFonts w:ascii="Arial" w:eastAsia="Calibri" w:hAnsi="Arial" w:cs="Arial"/>
          <w:i/>
          <w:iCs/>
          <w:sz w:val="24"/>
          <w:szCs w:val="24"/>
        </w:rPr>
        <w:t>latent</w:t>
      </w:r>
      <w:proofErr w:type="spellEnd"/>
      <w:r w:rsidRPr="006A3EDF">
        <w:rPr>
          <w:rFonts w:ascii="Arial" w:eastAsia="Calibri" w:hAnsi="Arial" w:cs="Arial"/>
          <w:i/>
          <w:iCs/>
          <w:sz w:val="24"/>
          <w:szCs w:val="24"/>
        </w:rPr>
        <w:t xml:space="preserve"> </w:t>
      </w:r>
      <w:proofErr w:type="spellStart"/>
      <w:r w:rsidRPr="006A3EDF">
        <w:rPr>
          <w:rFonts w:ascii="Arial" w:eastAsia="Calibri" w:hAnsi="Arial" w:cs="Arial"/>
          <w:i/>
          <w:iCs/>
          <w:sz w:val="24"/>
          <w:szCs w:val="24"/>
        </w:rPr>
        <w:t>variable</w:t>
      </w:r>
      <w:proofErr w:type="spellEnd"/>
      <w:r w:rsidRPr="006A3EDF">
        <w:rPr>
          <w:rFonts w:ascii="Arial" w:eastAsia="Calibri" w:hAnsi="Arial" w:cs="Arial"/>
          <w:i/>
          <w:iCs/>
          <w:sz w:val="24"/>
          <w:szCs w:val="24"/>
        </w:rPr>
        <w:t xml:space="preserve"> </w:t>
      </w:r>
      <w:proofErr w:type="spellStart"/>
      <w:r w:rsidRPr="006A3EDF">
        <w:rPr>
          <w:rFonts w:ascii="Arial" w:eastAsia="Calibri" w:hAnsi="Arial" w:cs="Arial"/>
          <w:i/>
          <w:iCs/>
          <w:sz w:val="24"/>
          <w:szCs w:val="24"/>
        </w:rPr>
        <w:t>analysis</w:t>
      </w:r>
      <w:proofErr w:type="spellEnd"/>
      <w:r w:rsidRPr="006A3EDF">
        <w:rPr>
          <w:rFonts w:ascii="Arial" w:eastAsia="Calibri" w:hAnsi="Arial" w:cs="Arial"/>
          <w:sz w:val="24"/>
          <w:szCs w:val="24"/>
        </w:rPr>
        <w:t>)</w:t>
      </w:r>
      <w:r w:rsidR="004E1CC4" w:rsidRPr="006A3EDF">
        <w:rPr>
          <w:rFonts w:ascii="Arial" w:eastAsia="Calibri" w:hAnsi="Arial" w:cs="Arial"/>
          <w:sz w:val="24"/>
          <w:szCs w:val="24"/>
        </w:rPr>
        <w:t xml:space="preserve"> </w:t>
      </w:r>
      <w:r w:rsidR="004E1CC4"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4E1CC4"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4E1CC4" w:rsidRPr="006A3EDF">
        <w:rPr>
          <w:rFonts w:ascii="Arial" w:eastAsia="Calibri" w:hAnsi="Arial" w:cs="Arial"/>
          <w:sz w:val="24"/>
          <w:szCs w:val="24"/>
        </w:rPr>
        <w:fldChar w:fldCharType="end"/>
      </w:r>
      <w:r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Pr="006A3EDF">
        <w:rPr>
          <w:rFonts w:ascii="Arial" w:eastAsia="Calibri" w:hAnsi="Arial" w:cs="Arial"/>
          <w:sz w:val="24"/>
          <w:szCs w:val="24"/>
        </w:rPr>
        <w:t xml:space="preserve">baseada em covariâncias. </w:t>
      </w:r>
      <w:r w:rsidR="00D4716F" w:rsidRPr="006A3EDF">
        <w:rPr>
          <w:rFonts w:ascii="Arial" w:eastAsia="Calibri" w:hAnsi="Arial" w:cs="Arial"/>
          <w:sz w:val="24"/>
          <w:szCs w:val="24"/>
        </w:rPr>
        <w:t xml:space="preserve"> </w:t>
      </w:r>
    </w:p>
    <w:p w14:paraId="183A83AD" w14:textId="122B6541"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 xml:space="preserve">qualidade da AFC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686DD1" w:rsidRPr="006A3EDF">
        <w:rPr>
          <w:rFonts w:ascii="Arial" w:eastAsia="Calibri" w:hAnsi="Arial" w:cs="Arial"/>
          <w:sz w:val="24"/>
          <w:szCs w:val="24"/>
        </w:rPr>
        <w:t xml:space="preserve"> </w:t>
      </w:r>
      <w:r w:rsidR="00686DD1"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686DD1" w:rsidRPr="006A3EDF">
        <w:rPr>
          <w:rFonts w:ascii="Arial" w:hAnsi="Arial" w:cs="Arial"/>
          <w:sz w:val="24"/>
          <w:szCs w:val="24"/>
        </w:rPr>
        <w:fldChar w:fldCharType="separate"/>
      </w:r>
      <w:r w:rsidR="00686DD1" w:rsidRPr="006A3EDF">
        <w:rPr>
          <w:rFonts w:ascii="Arial" w:hAnsi="Arial" w:cs="Arial"/>
          <w:noProof/>
          <w:sz w:val="24"/>
          <w:szCs w:val="24"/>
        </w:rPr>
        <w:t>(MARÔCO, 2010)</w:t>
      </w:r>
      <w:r w:rsidR="00686DD1"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29BFDA5E" w14:textId="7861A786"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EA41A7" w:rsidRPr="006A3EDF">
        <w:rPr>
          <w:rFonts w:ascii="Arial" w:eastAsia="Calibri" w:hAnsi="Arial" w:cs="Arial"/>
          <w:sz w:val="24"/>
          <w:szCs w:val="24"/>
        </w:rPr>
        <w:t xml:space="preserve"> </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verificar se o modelo está ajustado a teoria</w:t>
      </w:r>
      <w:r w:rsidR="00686DD1" w:rsidRPr="006A3EDF">
        <w:rPr>
          <w:rFonts w:ascii="Arial" w:eastAsia="Calibri" w:hAnsi="Arial" w:cs="Arial"/>
          <w:sz w:val="24"/>
          <w:szCs w:val="24"/>
        </w:rPr>
        <w:t>;</w:t>
      </w:r>
    </w:p>
    <w:p w14:paraId="40031811" w14:textId="7D32A18C"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EA41A7" w:rsidRPr="006A3EDF">
        <w:rPr>
          <w:rFonts w:ascii="Arial" w:eastAsia="Calibri" w:hAnsi="Arial" w:cs="Arial"/>
          <w:sz w:val="24"/>
          <w:szCs w:val="24"/>
        </w:rPr>
        <w:t xml:space="preserve"> validade convergente </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58601C9C" w14:textId="4724F566"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A</w:t>
      </w:r>
      <w:r w:rsidR="00B82446" w:rsidRPr="006A3EDF">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9942B5" w:rsidRPr="006A3EDF">
        <w:rPr>
          <w:rFonts w:ascii="Arial" w:eastAsia="Calibri" w:hAnsi="Arial" w:cs="Arial"/>
          <w:sz w:val="24"/>
          <w:szCs w:val="24"/>
        </w:rPr>
        <w:t xml:space="preserve"> -</w:t>
      </w:r>
      <w:r w:rsidR="005E2CAC" w:rsidRPr="006A3EDF">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ser de fato percebidos como sendo diferentes</w:t>
      </w:r>
      <w:r w:rsidRPr="006A3EDF">
        <w:rPr>
          <w:rFonts w:ascii="Arial" w:eastAsia="Calibri" w:hAnsi="Arial" w:cs="Arial"/>
          <w:sz w:val="24"/>
          <w:szCs w:val="24"/>
        </w:rPr>
        <w:t>.</w:t>
      </w:r>
    </w:p>
    <w:p w14:paraId="71ABBF91" w14:textId="2A50E447"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077D83" w:rsidRPr="006A3EDF">
        <w:rPr>
          <w:rFonts w:ascii="Arial" w:eastAsia="Calibri" w:hAnsi="Arial" w:cs="Arial"/>
          <w:sz w:val="24"/>
          <w:szCs w:val="24"/>
        </w:rPr>
        <w:fldChar w:fldCharType="begin"/>
      </w:r>
      <w:r w:rsidR="00077D83" w:rsidRPr="006A3EDF">
        <w:rPr>
          <w:rFonts w:ascii="Arial" w:eastAsia="Calibri" w:hAnsi="Arial" w:cs="Arial"/>
          <w:sz w:val="24"/>
          <w:szCs w:val="24"/>
        </w:rPr>
        <w:instrText xml:space="preserve"> REF _Ref25219687 \h </w:instrText>
      </w:r>
      <w:r w:rsidR="005341E7" w:rsidRPr="006A3EDF">
        <w:rPr>
          <w:rFonts w:ascii="Arial" w:eastAsia="Calibri" w:hAnsi="Arial" w:cs="Arial"/>
          <w:sz w:val="24"/>
          <w:szCs w:val="24"/>
        </w:rPr>
        <w:instrText xml:space="preserve"> \* MERGEFORMAT </w:instrText>
      </w:r>
      <w:r w:rsidR="00077D83" w:rsidRPr="006A3EDF">
        <w:rPr>
          <w:rFonts w:ascii="Arial" w:eastAsia="Calibri" w:hAnsi="Arial" w:cs="Arial"/>
          <w:sz w:val="24"/>
          <w:szCs w:val="24"/>
        </w:rPr>
      </w:r>
      <w:r w:rsidR="00077D83" w:rsidRPr="006A3EDF">
        <w:rPr>
          <w:rFonts w:ascii="Arial" w:eastAsia="Calibri" w:hAnsi="Arial" w:cs="Arial"/>
          <w:sz w:val="24"/>
          <w:szCs w:val="24"/>
        </w:rPr>
        <w:fldChar w:fldCharType="separate"/>
      </w:r>
      <w:r w:rsidR="004A6B3B" w:rsidRPr="006A3EDF">
        <w:rPr>
          <w:rFonts w:ascii="Arial" w:hAnsi="Arial" w:cs="Arial"/>
        </w:rPr>
        <w:t xml:space="preserve">Quadro </w:t>
      </w:r>
      <w:r w:rsidR="004A6B3B" w:rsidRPr="006A3EDF">
        <w:rPr>
          <w:rFonts w:ascii="Arial" w:hAnsi="Arial" w:cs="Arial"/>
          <w:noProof/>
        </w:rPr>
        <w:t>6</w:t>
      </w:r>
      <w:r w:rsidR="00077D83" w:rsidRPr="006A3EDF">
        <w:rPr>
          <w:rFonts w:ascii="Arial" w:eastAsia="Calibri" w:hAnsi="Arial" w:cs="Arial"/>
          <w:sz w:val="24"/>
          <w:szCs w:val="24"/>
        </w:rPr>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F15CBD" w:rsidRPr="006A3EDF">
        <w:rPr>
          <w:rFonts w:ascii="Arial" w:eastAsia="Calibri" w:hAnsi="Arial" w:cs="Arial"/>
          <w:sz w:val="24"/>
          <w:szCs w:val="24"/>
        </w:rPr>
        <w:t xml:space="preserve"> </w:t>
      </w:r>
      <w:r w:rsidR="00F15CBD"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F15CBD" w:rsidRPr="006A3EDF">
        <w:rPr>
          <w:rFonts w:ascii="Arial" w:hAnsi="Arial" w:cs="Arial"/>
          <w:sz w:val="24"/>
          <w:szCs w:val="24"/>
        </w:rPr>
        <w:fldChar w:fldCharType="separate"/>
      </w:r>
      <w:r w:rsidR="00F15CBD" w:rsidRPr="006A3EDF">
        <w:rPr>
          <w:rFonts w:ascii="Arial" w:hAnsi="Arial" w:cs="Arial"/>
          <w:noProof/>
          <w:sz w:val="24"/>
          <w:szCs w:val="24"/>
        </w:rPr>
        <w:t>Dias-Jr (2018)</w:t>
      </w:r>
      <w:r w:rsidR="00F15CBD" w:rsidRPr="006A3EDF">
        <w:rPr>
          <w:rFonts w:ascii="Arial" w:hAnsi="Arial" w:cs="Arial"/>
          <w:sz w:val="24"/>
          <w:szCs w:val="24"/>
        </w:rPr>
        <w:fldChar w:fldCharType="end"/>
      </w:r>
      <w:r w:rsidRPr="006A3EDF">
        <w:rPr>
          <w:rFonts w:ascii="Arial" w:eastAsia="Calibri" w:hAnsi="Arial" w:cs="Arial"/>
          <w:sz w:val="24"/>
          <w:szCs w:val="24"/>
        </w:rPr>
        <w:t xml:space="preserve"> </w:t>
      </w:r>
      <w:r w:rsidR="00EA06BD" w:rsidRPr="006A3EDF">
        <w:rPr>
          <w:rFonts w:ascii="Arial" w:eastAsia="Calibri" w:hAnsi="Arial" w:cs="Arial"/>
          <w:sz w:val="24"/>
          <w:szCs w:val="24"/>
        </w:rPr>
        <w:t xml:space="preserve">com base nos trabalhos de </w:t>
      </w:r>
      <w:r w:rsidR="008D0137" w:rsidRPr="006A3EDF">
        <w:rPr>
          <w:rFonts w:ascii="Arial" w:eastAsia="Calibri" w:hAnsi="Arial" w:cs="Arial"/>
          <w:sz w:val="24"/>
          <w:szCs w:val="24"/>
        </w:rPr>
        <w:fldChar w:fldCharType="begin" w:fldLock="1"/>
      </w:r>
      <w:r w:rsidR="00682B4E">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8D0137"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8D0137"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EA06BD" w:rsidRPr="006A3EDF">
        <w:rPr>
          <w:rFonts w:ascii="Arial" w:eastAsia="Calibri" w:hAnsi="Arial" w:cs="Arial"/>
          <w:sz w:val="24"/>
          <w:szCs w:val="24"/>
        </w:rPr>
        <w:t xml:space="preserve"> </w:t>
      </w:r>
      <w:r w:rsidR="008D0137"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8D0137"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8D0137" w:rsidRPr="006A3EDF">
        <w:rPr>
          <w:rFonts w:ascii="Arial" w:eastAsia="Calibri" w:hAnsi="Arial" w:cs="Arial"/>
          <w:sz w:val="24"/>
          <w:szCs w:val="24"/>
        </w:rPr>
        <w:fldChar w:fldCharType="end"/>
      </w:r>
      <w:r w:rsidR="00392D54" w:rsidRPr="006A3EDF">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r w:rsidR="00125A2F" w:rsidRPr="006A3EDF">
        <w:rPr>
          <w:rFonts w:ascii="Arial" w:eastAsia="Calibri" w:hAnsi="Arial" w:cs="Arial"/>
          <w:color w:val="FF0000"/>
          <w:sz w:val="24"/>
          <w:szCs w:val="24"/>
        </w:rPr>
        <w:t xml:space="preserve"> </w:t>
      </w:r>
    </w:p>
    <w:p w14:paraId="1229D03E" w14:textId="58A5EEDF" w:rsidR="00077D83" w:rsidRPr="006A3EDF" w:rsidRDefault="00077D83" w:rsidP="00077D83">
      <w:pPr>
        <w:pStyle w:val="Legenda"/>
        <w:keepNext/>
        <w:rPr>
          <w:rFonts w:ascii="Arial" w:hAnsi="Arial" w:cs="Arial"/>
        </w:rPr>
      </w:pPr>
      <w:bookmarkStart w:id="153" w:name="_Ref25219687"/>
      <w:bookmarkStart w:id="154" w:name="_Toc42242485"/>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00864A97" w:rsidRPr="006A3EDF">
        <w:rPr>
          <w:rFonts w:ascii="Arial" w:hAnsi="Arial" w:cs="Arial"/>
          <w:noProof/>
        </w:rPr>
        <w:t>6</w:t>
      </w:r>
      <w:r w:rsidRPr="006A3EDF">
        <w:rPr>
          <w:rFonts w:ascii="Arial" w:hAnsi="Arial" w:cs="Arial"/>
        </w:rPr>
        <w:fldChar w:fldCharType="end"/>
      </w:r>
      <w:bookmarkEnd w:id="153"/>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54"/>
    </w:p>
    <w:tbl>
      <w:tblPr>
        <w:tblStyle w:val="Tabelacomgrade"/>
        <w:tblW w:w="0" w:type="auto"/>
        <w:tblLook w:val="04A0" w:firstRow="1" w:lastRow="0" w:firstColumn="1" w:lastColumn="0" w:noHBand="0" w:noVBand="1"/>
      </w:tblPr>
      <w:tblGrid>
        <w:gridCol w:w="3020"/>
        <w:gridCol w:w="4063"/>
        <w:gridCol w:w="1979"/>
      </w:tblGrid>
      <w:tr w:rsidR="00375B8D" w:rsidRPr="006A3EDF" w14:paraId="19A7A711" w14:textId="77777777" w:rsidTr="00580D3C">
        <w:tc>
          <w:tcPr>
            <w:tcW w:w="3020" w:type="dxa"/>
            <w:shd w:val="clear" w:color="auto" w:fill="A6A6A6" w:themeFill="background1" w:themeFillShade="A6"/>
          </w:tcPr>
          <w:p w14:paraId="73BBDB49" w14:textId="2190B53B"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063" w:type="dxa"/>
            <w:shd w:val="clear" w:color="auto" w:fill="A6A6A6" w:themeFill="background1" w:themeFillShade="A6"/>
          </w:tcPr>
          <w:p w14:paraId="08D88738" w14:textId="5964D766"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979" w:type="dxa"/>
            <w:shd w:val="clear" w:color="auto" w:fill="A6A6A6" w:themeFill="background1" w:themeFillShade="A6"/>
          </w:tcPr>
          <w:p w14:paraId="75C82105" w14:textId="42EFF61C"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1AF4C412" w14:textId="77777777" w:rsidTr="00F034A7">
        <w:tc>
          <w:tcPr>
            <w:tcW w:w="9062" w:type="dxa"/>
            <w:gridSpan w:val="3"/>
            <w:shd w:val="clear" w:color="auto" w:fill="4BACC6" w:themeFill="accent5"/>
          </w:tcPr>
          <w:p w14:paraId="7F73DD11" w14:textId="6C5A2DA0"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1D8E33A7" w14:textId="77777777" w:rsidTr="009C4E8F">
        <w:tc>
          <w:tcPr>
            <w:tcW w:w="3020" w:type="dxa"/>
          </w:tcPr>
          <w:p w14:paraId="3B12B9C9" w14:textId="13AAB0DB"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063" w:type="dxa"/>
          </w:tcPr>
          <w:p w14:paraId="586E264A" w14:textId="5E57FF46"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979" w:type="dxa"/>
          </w:tcPr>
          <w:p w14:paraId="14BFCFA9" w14:textId="415D1855"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67FA32DE" w14:textId="77777777" w:rsidTr="009C4E8F">
        <w:tc>
          <w:tcPr>
            <w:tcW w:w="3020" w:type="dxa"/>
          </w:tcPr>
          <w:p w14:paraId="73605C6A" w14:textId="557DD632" w:rsidR="00375B8D" w:rsidRPr="006A3EDF"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tc>
        <w:tc>
          <w:tcPr>
            <w:tcW w:w="4063" w:type="dxa"/>
          </w:tcPr>
          <w:p w14:paraId="52C64B0A" w14:textId="48AB2840"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979" w:type="dxa"/>
          </w:tcPr>
          <w:p w14:paraId="4FAB3F86"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8E76B9"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1C399447" w14:textId="225031A9" w:rsidR="00237287" w:rsidRPr="006A3EDF" w:rsidRDefault="00F95FA5"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4F865644" w14:textId="77777777" w:rsidTr="009C4E8F">
        <w:tc>
          <w:tcPr>
            <w:tcW w:w="3020" w:type="dxa"/>
          </w:tcPr>
          <w:p w14:paraId="047E6F01" w14:textId="64BDF653"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063" w:type="dxa"/>
          </w:tcPr>
          <w:p w14:paraId="0175329D" w14:textId="472BA509" w:rsidR="00375B8D" w:rsidRPr="006A3EDF" w:rsidRDefault="008E76B9" w:rsidP="00D33126">
            <w:pPr>
              <w:rPr>
                <w:rFonts w:ascii="Arial" w:eastAsia="Calibri" w:hAnsi="Arial" w:cs="Arial"/>
                <w:sz w:val="24"/>
                <w:szCs w:val="24"/>
              </w:rPr>
            </w:pPr>
            <w:r w:rsidRPr="006A3EDF">
              <w:rPr>
                <w:rFonts w:ascii="Arial" w:eastAsia="Calibri" w:hAnsi="Arial" w:cs="Arial"/>
                <w:sz w:val="24"/>
                <w:szCs w:val="24"/>
              </w:rPr>
              <w:t xml:space="preserve">Refere-se ao index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p>
        </w:tc>
        <w:tc>
          <w:tcPr>
            <w:tcW w:w="1979" w:type="dxa"/>
          </w:tcPr>
          <w:p w14:paraId="08235BD3" w14:textId="5DFB2D13"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1B093135" w14:textId="77777777" w:rsidTr="009C4E8F">
        <w:tc>
          <w:tcPr>
            <w:tcW w:w="3020" w:type="dxa"/>
          </w:tcPr>
          <w:p w14:paraId="6FA83EE9" w14:textId="6AE92555"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w:t>
            </w:r>
            <w:proofErr w:type="spellEnd"/>
            <w:r w:rsidR="00AB2911" w:rsidRPr="006A3EDF">
              <w:rPr>
                <w:rFonts w:ascii="Arial" w:eastAsia="Calibri" w:hAnsi="Arial" w:cs="Arial"/>
                <w:i/>
                <w:iCs/>
                <w:sz w:val="24"/>
                <w:szCs w:val="24"/>
              </w:rPr>
              <w:t xml:space="preserve"> </w:t>
            </w:r>
            <w:proofErr w:type="spellStart"/>
            <w:r w:rsidR="00AB2911" w:rsidRPr="006A3EDF">
              <w:rPr>
                <w:rFonts w:ascii="Arial" w:eastAsia="Calibri" w:hAnsi="Arial" w:cs="Arial"/>
                <w:i/>
                <w:iCs/>
                <w:sz w:val="24"/>
                <w:szCs w:val="24"/>
              </w:rPr>
              <w:t>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063" w:type="dxa"/>
          </w:tcPr>
          <w:p w14:paraId="24826ED3" w14:textId="56D1441B" w:rsidR="00375B8D" w:rsidRPr="006A3EDF" w:rsidRDefault="0030130F" w:rsidP="00D33126">
            <w:pPr>
              <w:rPr>
                <w:rFonts w:ascii="Arial" w:eastAsia="Calibri" w:hAnsi="Arial" w:cs="Arial"/>
                <w:sz w:val="24"/>
                <w:szCs w:val="24"/>
              </w:rPr>
            </w:pPr>
            <w:r w:rsidRPr="006A3EDF">
              <w:rPr>
                <w:rFonts w:ascii="Arial" w:eastAsia="Calibri" w:hAnsi="Arial" w:cs="Arial"/>
                <w:sz w:val="24"/>
                <w:szCs w:val="24"/>
              </w:rPr>
              <w:t xml:space="preserve">Refere-se ao index de ajuste incremental que varia entre 0 e 1. Valores altos </w:t>
            </w:r>
            <w:r w:rsidR="00B33DEB" w:rsidRPr="006A3EDF">
              <w:rPr>
                <w:rFonts w:ascii="Arial" w:eastAsia="Calibri" w:hAnsi="Arial" w:cs="Arial"/>
                <w:sz w:val="24"/>
                <w:szCs w:val="24"/>
              </w:rPr>
              <w:t xml:space="preserve">são </w:t>
            </w:r>
            <w:r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979" w:type="dxa"/>
          </w:tcPr>
          <w:p w14:paraId="3AE269FF" w14:textId="06F4AA7A"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49CD1944" w14:textId="77777777" w:rsidTr="009C4E8F">
        <w:tc>
          <w:tcPr>
            <w:tcW w:w="3020" w:type="dxa"/>
          </w:tcPr>
          <w:p w14:paraId="4AB1825D" w14:textId="0D4A20F9"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AB2911" w:rsidRPr="006A3EDF">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063" w:type="dxa"/>
          </w:tcPr>
          <w:p w14:paraId="16E307E6" w14:textId="2193D91D" w:rsidR="00375B8D" w:rsidRPr="006A3EDF" w:rsidRDefault="0000346E" w:rsidP="00D33126">
            <w:pPr>
              <w:rPr>
                <w:rFonts w:ascii="Arial" w:eastAsia="Calibri" w:hAnsi="Arial" w:cs="Arial"/>
                <w:sz w:val="24"/>
                <w:szCs w:val="24"/>
              </w:rPr>
            </w:pPr>
            <w:r w:rsidRPr="006A3EDF">
              <w:rPr>
                <w:rFonts w:ascii="Arial" w:eastAsia="Calibri" w:hAnsi="Arial" w:cs="Arial"/>
                <w:sz w:val="24"/>
                <w:szCs w:val="24"/>
              </w:rPr>
              <w:t xml:space="preserve">Refere-se ao index que explica a proporção de </w:t>
            </w:r>
            <w:r w:rsidR="005E3C43" w:rsidRPr="006A3EDF">
              <w:rPr>
                <w:rFonts w:ascii="Arial" w:eastAsia="Calibri" w:hAnsi="Arial" w:cs="Arial"/>
                <w:sz w:val="24"/>
                <w:szCs w:val="24"/>
              </w:rPr>
              <w:t>co</w:t>
            </w:r>
            <w:r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modelo. Quanto mais próximo de 1, melhor.</w:t>
            </w:r>
          </w:p>
        </w:tc>
        <w:tc>
          <w:tcPr>
            <w:tcW w:w="1979" w:type="dxa"/>
          </w:tcPr>
          <w:p w14:paraId="1EB2BB6D" w14:textId="7CD9C650"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24AF2BAD" w14:textId="77777777" w:rsidTr="009C4E8F">
        <w:tc>
          <w:tcPr>
            <w:tcW w:w="3020" w:type="dxa"/>
          </w:tcPr>
          <w:p w14:paraId="5C4F2948" w14:textId="5D2ED10E"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063" w:type="dxa"/>
          </w:tcPr>
          <w:p w14:paraId="63EF985B" w14:textId="2E243589" w:rsidR="00375B8D" w:rsidRPr="006A3EDF" w:rsidRDefault="0034746C" w:rsidP="00D33126">
            <w:pPr>
              <w:rPr>
                <w:rFonts w:ascii="Arial" w:eastAsia="Calibri" w:hAnsi="Arial" w:cs="Arial"/>
                <w:sz w:val="24"/>
                <w:szCs w:val="24"/>
              </w:rPr>
            </w:pPr>
            <w:r w:rsidRPr="006A3EDF">
              <w:rPr>
                <w:rFonts w:ascii="Arial" w:eastAsia="Calibri" w:hAnsi="Arial" w:cs="Arial"/>
                <w:sz w:val="24"/>
                <w:szCs w:val="24"/>
              </w:rPr>
              <w:t>Refere-se ao index de ajustamento dos erros quadráticos médio de aproximação. Valores</w:t>
            </w:r>
            <w:r w:rsidR="00753DBD" w:rsidRPr="006A3EDF">
              <w:rPr>
                <w:rFonts w:ascii="Arial" w:eastAsia="Calibri" w:hAnsi="Arial" w:cs="Arial"/>
                <w:sz w:val="24"/>
                <w:szCs w:val="24"/>
              </w:rPr>
              <w:t xml:space="preserve"> altos indicam má qualidade do modelo. </w:t>
            </w:r>
          </w:p>
        </w:tc>
        <w:tc>
          <w:tcPr>
            <w:tcW w:w="1979" w:type="dxa"/>
          </w:tcPr>
          <w:p w14:paraId="79B4B5CB" w14:textId="54AD5B4F"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FA31E0" w:rsidRPr="006A3EDF" w14:paraId="70A3C170" w14:textId="77777777" w:rsidTr="009C4E8F">
        <w:tc>
          <w:tcPr>
            <w:tcW w:w="3020" w:type="dxa"/>
          </w:tcPr>
          <w:p w14:paraId="51D490F7" w14:textId="35476322"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063" w:type="dxa"/>
          </w:tcPr>
          <w:p w14:paraId="62CA2613" w14:textId="39D0B1BA" w:rsidR="00FA31E0" w:rsidRPr="006A3EDF" w:rsidRDefault="00753DBD" w:rsidP="00D33126">
            <w:pPr>
              <w:rPr>
                <w:rFonts w:ascii="Arial" w:eastAsia="Calibri" w:hAnsi="Arial" w:cs="Arial"/>
                <w:sz w:val="24"/>
                <w:szCs w:val="24"/>
              </w:rPr>
            </w:pPr>
            <w:r w:rsidRPr="006A3EDF">
              <w:rPr>
                <w:rFonts w:ascii="Arial" w:eastAsia="Calibri" w:hAnsi="Arial" w:cs="Arial"/>
                <w:sz w:val="24"/>
                <w:szCs w:val="24"/>
              </w:rPr>
              <w:t xml:space="preserve">Refere-se ao index de ajustamento a partir </w:t>
            </w:r>
            <w:r w:rsidR="008F24CA" w:rsidRPr="006A3EDF">
              <w:rPr>
                <w:rFonts w:ascii="Arial" w:eastAsia="Calibri" w:hAnsi="Arial" w:cs="Arial"/>
                <w:sz w:val="24"/>
                <w:szCs w:val="24"/>
              </w:rPr>
              <w:t>da raiz padronizada do resíduo médio. Valores altos indicam má qualidade do modelo.</w:t>
            </w:r>
          </w:p>
        </w:tc>
        <w:tc>
          <w:tcPr>
            <w:tcW w:w="1979" w:type="dxa"/>
          </w:tcPr>
          <w:p w14:paraId="186074BF"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007C90CE" w14:textId="77777777" w:rsidR="00621FC1" w:rsidRPr="006A3EDF" w:rsidRDefault="00621FC1" w:rsidP="00621FC1">
            <w:pPr>
              <w:rPr>
                <w:rFonts w:ascii="Arial" w:eastAsia="Calibri" w:hAnsi="Arial" w:cs="Arial"/>
                <w:sz w:val="24"/>
                <w:szCs w:val="24"/>
                <w:lang w:val="en-US"/>
              </w:rPr>
            </w:pPr>
          </w:p>
          <w:p w14:paraId="002398A6" w14:textId="476B7537" w:rsidR="00621FC1" w:rsidRPr="006A3EDF" w:rsidRDefault="00621FC1" w:rsidP="00621FC1">
            <w:pPr>
              <w:jc w:val="center"/>
              <w:rPr>
                <w:rFonts w:ascii="Arial" w:eastAsia="Calibri" w:hAnsi="Arial" w:cs="Arial"/>
                <w:sz w:val="24"/>
                <w:szCs w:val="24"/>
                <w:lang w:val="en-US"/>
              </w:rPr>
            </w:pPr>
          </w:p>
        </w:tc>
      </w:tr>
      <w:tr w:rsidR="007D64BD" w:rsidRPr="006A3EDF" w14:paraId="78E4F550" w14:textId="77777777" w:rsidTr="00F034A7">
        <w:tc>
          <w:tcPr>
            <w:tcW w:w="9062" w:type="dxa"/>
            <w:gridSpan w:val="3"/>
            <w:shd w:val="clear" w:color="auto" w:fill="4BACC6" w:themeFill="accent5"/>
          </w:tcPr>
          <w:p w14:paraId="38323340" w14:textId="189E587D"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B6E134C" w14:textId="77777777" w:rsidTr="009C4E8F">
        <w:tc>
          <w:tcPr>
            <w:tcW w:w="3020" w:type="dxa"/>
          </w:tcPr>
          <w:p w14:paraId="227B7AB8" w14:textId="117EAB5D"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063" w:type="dxa"/>
          </w:tcPr>
          <w:p w14:paraId="761FA342" w14:textId="67B87F48"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979" w:type="dxa"/>
          </w:tcPr>
          <w:p w14:paraId="756640F9"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5BB60948"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4B289977" w14:textId="77777777" w:rsidR="00EF1066" w:rsidRDefault="00EF1066" w:rsidP="00D33126">
            <w:pPr>
              <w:rPr>
                <w:rFonts w:ascii="Arial" w:eastAsia="Calibri" w:hAnsi="Arial" w:cs="Arial"/>
                <w:sz w:val="24"/>
                <w:szCs w:val="24"/>
              </w:rPr>
            </w:pPr>
          </w:p>
          <w:p w14:paraId="36C70095" w14:textId="3C6A0AAE" w:rsidR="00EF1066" w:rsidRPr="006A3EDF" w:rsidRDefault="00EF1066" w:rsidP="00D33126">
            <w:pPr>
              <w:rPr>
                <w:rFonts w:ascii="Arial" w:eastAsia="Calibri" w:hAnsi="Arial" w:cs="Arial"/>
                <w:sz w:val="24"/>
                <w:szCs w:val="24"/>
              </w:rPr>
            </w:pPr>
          </w:p>
        </w:tc>
      </w:tr>
      <w:tr w:rsidR="00C45764" w:rsidRPr="006A3EDF" w14:paraId="7706C3FA" w14:textId="77777777" w:rsidTr="00C45764">
        <w:tc>
          <w:tcPr>
            <w:tcW w:w="3020" w:type="dxa"/>
            <w:shd w:val="clear" w:color="auto" w:fill="A6A6A6" w:themeFill="background1" w:themeFillShade="A6"/>
          </w:tcPr>
          <w:p w14:paraId="1A3B17D2" w14:textId="0230C2F8" w:rsidR="00C45764" w:rsidRPr="006A3EDF" w:rsidRDefault="00C45764" w:rsidP="00C45764">
            <w:pPr>
              <w:rPr>
                <w:rFonts w:ascii="Arial" w:eastAsia="Calibri" w:hAnsi="Arial" w:cs="Arial"/>
                <w:sz w:val="24"/>
                <w:szCs w:val="24"/>
              </w:rPr>
            </w:pPr>
            <w:r w:rsidRPr="006A3EDF">
              <w:rPr>
                <w:rFonts w:ascii="Arial" w:eastAsia="Calibri" w:hAnsi="Arial" w:cs="Arial"/>
                <w:b/>
                <w:bCs/>
                <w:color w:val="FFFFFF" w:themeColor="background1"/>
                <w:sz w:val="24"/>
                <w:szCs w:val="24"/>
              </w:rPr>
              <w:lastRenderedPageBreak/>
              <w:t>Index/critério</w:t>
            </w:r>
          </w:p>
        </w:tc>
        <w:tc>
          <w:tcPr>
            <w:tcW w:w="4063" w:type="dxa"/>
            <w:shd w:val="clear" w:color="auto" w:fill="A6A6A6" w:themeFill="background1" w:themeFillShade="A6"/>
          </w:tcPr>
          <w:p w14:paraId="680D81D1" w14:textId="23B455C6" w:rsidR="00C45764" w:rsidRPr="006A3EDF" w:rsidRDefault="00C45764" w:rsidP="00C45764">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979" w:type="dxa"/>
            <w:shd w:val="clear" w:color="auto" w:fill="A6A6A6" w:themeFill="background1" w:themeFillShade="A6"/>
          </w:tcPr>
          <w:p w14:paraId="693A2769" w14:textId="584B50D1" w:rsidR="00C45764" w:rsidRPr="006A3EDF" w:rsidRDefault="00C45764" w:rsidP="00C45764">
            <w:pPr>
              <w:rPr>
                <w:rFonts w:ascii="Arial" w:eastAsia="Calibri" w:hAnsi="Arial" w:cs="Arial"/>
                <w:sz w:val="24"/>
                <w:szCs w:val="24"/>
              </w:rPr>
            </w:pPr>
            <w:r w:rsidRPr="006A3EDF">
              <w:rPr>
                <w:rFonts w:ascii="Arial" w:eastAsia="Calibri" w:hAnsi="Arial" w:cs="Arial"/>
                <w:b/>
                <w:bCs/>
                <w:color w:val="FFFFFF" w:themeColor="background1"/>
                <w:sz w:val="24"/>
                <w:szCs w:val="24"/>
              </w:rPr>
              <w:t>Valores</w:t>
            </w:r>
          </w:p>
        </w:tc>
      </w:tr>
      <w:tr w:rsidR="002C5EC9" w:rsidRPr="006A3EDF" w14:paraId="1C5D0221" w14:textId="77777777" w:rsidTr="009C4E8F">
        <w:tc>
          <w:tcPr>
            <w:tcW w:w="3020" w:type="dxa"/>
          </w:tcPr>
          <w:p w14:paraId="0D1B1ECF" w14:textId="00AD3A66"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063" w:type="dxa"/>
          </w:tcPr>
          <w:p w14:paraId="647998E7" w14:textId="0D61B3CF"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979" w:type="dxa"/>
          </w:tcPr>
          <w:p w14:paraId="27EBCE7B" w14:textId="0BDC79ED"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061656C0" w14:textId="77777777" w:rsidTr="009C4E8F">
        <w:tc>
          <w:tcPr>
            <w:tcW w:w="3020" w:type="dxa"/>
          </w:tcPr>
          <w:p w14:paraId="13434B53" w14:textId="1B70C80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063" w:type="dxa"/>
          </w:tcPr>
          <w:p w14:paraId="17AD7164" w14:textId="4E6BE9DF"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979" w:type="dxa"/>
          </w:tcPr>
          <w:p w14:paraId="73E3D2AE" w14:textId="642DC320"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4D4FEF41" w14:textId="77777777" w:rsidTr="009C4E8F">
        <w:tc>
          <w:tcPr>
            <w:tcW w:w="3020" w:type="dxa"/>
          </w:tcPr>
          <w:p w14:paraId="2319F8CE" w14:textId="10A60491"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00B00B32" w:rsidRPr="006A3EDF">
              <w:rPr>
                <w:rFonts w:ascii="Arial" w:eastAsia="Calibri" w:hAnsi="Arial" w:cs="Arial"/>
                <w:sz w:val="24"/>
                <w:szCs w:val="24"/>
              </w:rPr>
              <w:t xml:space="preserve"> </w:t>
            </w:r>
            <w:r w:rsidRPr="006A3EDF">
              <w:rPr>
                <w:rFonts w:ascii="Arial" w:eastAsia="Calibri" w:hAnsi="Arial" w:cs="Arial"/>
                <w:i/>
                <w:iCs/>
                <w:sz w:val="24"/>
                <w:szCs w:val="24"/>
              </w:rPr>
              <w:t>(</w:t>
            </w:r>
            <w:proofErr w:type="spellStart"/>
            <w:r w:rsidRPr="006A3EDF">
              <w:rPr>
                <w:rFonts w:ascii="Arial" w:eastAsia="Calibri" w:hAnsi="Arial" w:cs="Arial"/>
                <w:i/>
                <w:iCs/>
                <w:sz w:val="24"/>
                <w:szCs w:val="24"/>
              </w:rPr>
              <w:t>Avarege</w:t>
            </w:r>
            <w:proofErr w:type="spellEnd"/>
            <w:r w:rsidRPr="006A3EDF">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B00B32" w:rsidRPr="006A3EDF">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063" w:type="dxa"/>
          </w:tcPr>
          <w:p w14:paraId="366AB434" w14:textId="5D037C1E"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979" w:type="dxa"/>
          </w:tcPr>
          <w:p w14:paraId="743801DE" w14:textId="1E2A5895"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368FFFAA" w14:textId="77777777" w:rsidR="00621FC1" w:rsidRPr="006A3EDF" w:rsidRDefault="00621FC1" w:rsidP="00D33126">
            <w:pPr>
              <w:rPr>
                <w:rFonts w:ascii="Arial" w:eastAsia="Calibri" w:hAnsi="Arial" w:cs="Arial"/>
                <w:sz w:val="24"/>
                <w:szCs w:val="24"/>
              </w:rPr>
            </w:pPr>
          </w:p>
        </w:tc>
      </w:tr>
      <w:tr w:rsidR="007D64BD" w:rsidRPr="006A3EDF" w14:paraId="5E5ED662" w14:textId="77777777" w:rsidTr="00F034A7">
        <w:tc>
          <w:tcPr>
            <w:tcW w:w="9062" w:type="dxa"/>
            <w:gridSpan w:val="3"/>
            <w:shd w:val="clear" w:color="auto" w:fill="4BACC6" w:themeFill="accent5"/>
          </w:tcPr>
          <w:p w14:paraId="1C8CBDEC" w14:textId="01789232"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9D5D029" w14:textId="77777777" w:rsidTr="009C4E8F">
        <w:tc>
          <w:tcPr>
            <w:tcW w:w="3020" w:type="dxa"/>
          </w:tcPr>
          <w:p w14:paraId="76954165" w14:textId="27FC326E"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Anderson e </w:t>
            </w:r>
            <w:proofErr w:type="spellStart"/>
            <w:r w:rsidRPr="006A3EDF">
              <w:rPr>
                <w:rFonts w:ascii="Arial" w:eastAsia="Calibri" w:hAnsi="Arial" w:cs="Arial"/>
                <w:sz w:val="24"/>
                <w:szCs w:val="24"/>
              </w:rPr>
              <w:t>Gerbin</w:t>
            </w:r>
            <w:proofErr w:type="spellEnd"/>
          </w:p>
        </w:tc>
        <w:tc>
          <w:tcPr>
            <w:tcW w:w="4063" w:type="dxa"/>
          </w:tcPr>
          <w:p w14:paraId="56FAAFB5" w14:textId="2113B76F"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Fixa a correlação entre dois constructos em 1 e verifica através do teste da diferença de </w:t>
            </w:r>
            <w:r w:rsidR="00077D83" w:rsidRPr="006A3EDF">
              <w:rPr>
                <w:rFonts w:ascii="Arial" w:eastAsia="Calibri" w:hAnsi="Arial" w:cs="Arial"/>
                <w:sz w:val="24"/>
                <w:szCs w:val="24"/>
              </w:rPr>
              <w:t>ꭓ²</w:t>
            </w:r>
            <w:r w:rsidRPr="006A3EDF">
              <w:rPr>
                <w:rFonts w:ascii="Arial" w:eastAsia="Calibri" w:hAnsi="Arial" w:cs="Arial"/>
                <w:sz w:val="24"/>
                <w:szCs w:val="24"/>
              </w:rPr>
              <w:t xml:space="preserve"> se há diferença significativa  </w:t>
            </w:r>
          </w:p>
        </w:tc>
        <w:tc>
          <w:tcPr>
            <w:tcW w:w="1979" w:type="dxa"/>
          </w:tcPr>
          <w:p w14:paraId="6A33A1DF" w14:textId="60126E1E" w:rsidR="00DA23BE" w:rsidRPr="006A3EDF" w:rsidRDefault="00DA23BE" w:rsidP="00DA23BE">
            <w:pPr>
              <w:rPr>
                <w:rFonts w:ascii="Arial" w:eastAsia="Calibri" w:hAnsi="Arial" w:cs="Arial"/>
                <w:sz w:val="24"/>
                <w:szCs w:val="24"/>
              </w:rPr>
            </w:pPr>
            <w:r w:rsidRPr="006A3EDF">
              <w:rPr>
                <w:rFonts w:ascii="Arial" w:hAnsi="Arial" w:cs="Arial"/>
              </w:rPr>
              <w:t xml:space="preserve">p-valor &lt; 0,05; </w:t>
            </w:r>
            <w:r w:rsidR="00077D83" w:rsidRPr="006A3EDF">
              <w:rPr>
                <w:rFonts w:ascii="Arial" w:eastAsia="Calibri" w:hAnsi="Arial" w:cs="Arial"/>
                <w:sz w:val="24"/>
                <w:szCs w:val="24"/>
              </w:rPr>
              <w:t>ꭓ²</w:t>
            </w:r>
            <w:r w:rsidRPr="006A3EDF">
              <w:rPr>
                <w:rFonts w:ascii="Arial" w:hAnsi="Arial" w:cs="Arial"/>
              </w:rPr>
              <w:t xml:space="preserve"> do modelo livre menor do que o </w:t>
            </w:r>
            <w:r w:rsidR="00077D83" w:rsidRPr="006A3EDF">
              <w:rPr>
                <w:rFonts w:ascii="Arial" w:eastAsia="Calibri" w:hAnsi="Arial" w:cs="Arial"/>
                <w:sz w:val="24"/>
                <w:szCs w:val="24"/>
              </w:rPr>
              <w:t>ꭓ²</w:t>
            </w:r>
            <w:r w:rsidRPr="006A3EDF">
              <w:rPr>
                <w:rFonts w:ascii="Arial" w:hAnsi="Arial" w:cs="Arial"/>
              </w:rPr>
              <w:t xml:space="preserve"> do modelo com correlação fixada.</w:t>
            </w:r>
          </w:p>
        </w:tc>
      </w:tr>
      <w:tr w:rsidR="00DA23BE" w:rsidRPr="006A3EDF" w14:paraId="71682E16" w14:textId="77777777" w:rsidTr="009C4E8F">
        <w:tc>
          <w:tcPr>
            <w:tcW w:w="3020" w:type="dxa"/>
          </w:tcPr>
          <w:p w14:paraId="63E798DB" w14:textId="32E5F29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Pr="006A3EDF">
              <w:rPr>
                <w:rFonts w:ascii="Arial" w:eastAsia="Calibri" w:hAnsi="Arial" w:cs="Arial"/>
                <w:sz w:val="24"/>
                <w:szCs w:val="24"/>
              </w:rPr>
              <w:t>larcker</w:t>
            </w:r>
            <w:proofErr w:type="spellEnd"/>
          </w:p>
        </w:tc>
        <w:tc>
          <w:tcPr>
            <w:tcW w:w="4063" w:type="dxa"/>
          </w:tcPr>
          <w:p w14:paraId="46DFE8CB" w14:textId="3EB9D808"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979" w:type="dxa"/>
          </w:tcPr>
          <w:p w14:paraId="16F2886B" w14:textId="1F319A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bl>
    <w:p w14:paraId="526CFEA7" w14:textId="02199053"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Dias-Jr (2018)</w:t>
      </w:r>
      <w:r w:rsidRPr="006A3EDF">
        <w:rPr>
          <w:rFonts w:ascii="Arial" w:hAnsi="Arial" w:cs="Arial"/>
          <w:sz w:val="24"/>
          <w:szCs w:val="24"/>
        </w:rPr>
        <w:fldChar w:fldCharType="end"/>
      </w:r>
    </w:p>
    <w:p w14:paraId="5364D15C" w14:textId="6FFBEDA0" w:rsidR="00C22A27" w:rsidRPr="00BE600A" w:rsidRDefault="00C22A27" w:rsidP="00C22A27">
      <w:pPr>
        <w:pStyle w:val="PhD-Title2"/>
        <w:numPr>
          <w:ilvl w:val="2"/>
          <w:numId w:val="1"/>
        </w:numPr>
      </w:pPr>
      <w:bookmarkStart w:id="155" w:name="_Toc42242458"/>
      <w:bookmarkEnd w:id="108"/>
      <w:r>
        <w:t>ALFA DE CRONBACH</w:t>
      </w:r>
      <w:bookmarkEnd w:id="155"/>
    </w:p>
    <w:p w14:paraId="254F5893" w14:textId="77777777" w:rsidR="00C22A27" w:rsidRPr="006A3EDF" w:rsidRDefault="00E85602" w:rsidP="00C22A27">
      <w:pPr>
        <w:spacing w:line="360" w:lineRule="auto"/>
        <w:ind w:firstLine="720"/>
        <w:rPr>
          <w:rFonts w:ascii="Arial" w:hAnsi="Arial" w:cs="Arial"/>
          <w:sz w:val="24"/>
          <w:szCs w:val="24"/>
        </w:rPr>
      </w:pPr>
      <w:r w:rsidRPr="006A3EDF">
        <w:rPr>
          <w:rFonts w:ascii="Arial" w:hAnsi="Arial" w:cs="Arial"/>
        </w:rPr>
        <w:t xml:space="preserve"> </w:t>
      </w:r>
      <w:r w:rsidR="00C22A27" w:rsidRPr="006A3EDF">
        <w:rPr>
          <w:rFonts w:ascii="Arial" w:hAnsi="Arial" w:cs="Arial"/>
          <w:sz w:val="24"/>
          <w:szCs w:val="24"/>
        </w:rPr>
        <w:t xml:space="preserve">Além desses itens, no processo de validação também se busca analisar a confiabilidade por meio do Alfa de </w:t>
      </w:r>
      <w:proofErr w:type="spellStart"/>
      <w:r w:rsidR="00C22A27" w:rsidRPr="006A3EDF">
        <w:rPr>
          <w:rFonts w:ascii="Arial" w:hAnsi="Arial" w:cs="Arial"/>
          <w:sz w:val="24"/>
          <w:szCs w:val="24"/>
        </w:rPr>
        <w:t>Cronbach</w:t>
      </w:r>
      <w:proofErr w:type="spellEnd"/>
      <w:r w:rsidR="00C22A27" w:rsidRPr="006A3EDF">
        <w:rPr>
          <w:rFonts w:ascii="Arial" w:hAnsi="Arial" w:cs="Arial"/>
          <w:sz w:val="24"/>
          <w:szCs w:val="24"/>
        </w:rPr>
        <w:t xml:space="preserve"> (CRONBACH, 1951). Uma vez que todos os itens do questionário utilizam a escala tipo </w:t>
      </w:r>
      <w:proofErr w:type="spellStart"/>
      <w:r w:rsidR="00C22A27" w:rsidRPr="006A3EDF">
        <w:rPr>
          <w:rFonts w:ascii="Arial" w:hAnsi="Arial" w:cs="Arial"/>
          <w:sz w:val="24"/>
          <w:szCs w:val="24"/>
        </w:rPr>
        <w:t>Likert</w:t>
      </w:r>
      <w:proofErr w:type="spellEnd"/>
      <w:r w:rsidR="00C22A27" w:rsidRPr="006A3EDF">
        <w:rPr>
          <w:rFonts w:ascii="Arial" w:hAnsi="Arial" w:cs="Arial"/>
          <w:sz w:val="24"/>
          <w:szCs w:val="24"/>
        </w:rPr>
        <w:t xml:space="preserve"> de sete pontos, o coeficiente alfa de </w:t>
      </w:r>
      <w:proofErr w:type="spellStart"/>
      <w:r w:rsidR="00C22A27" w:rsidRPr="006A3EDF">
        <w:rPr>
          <w:rFonts w:ascii="Arial" w:hAnsi="Arial" w:cs="Arial"/>
          <w:sz w:val="24"/>
          <w:szCs w:val="24"/>
        </w:rPr>
        <w:t>Cronbach</w:t>
      </w:r>
      <w:proofErr w:type="spellEnd"/>
      <w:r w:rsidR="00C22A27" w:rsidRPr="006A3EDF">
        <w:rPr>
          <w:rFonts w:ascii="Arial" w:hAnsi="Arial" w:cs="Arial"/>
          <w:sz w:val="24"/>
          <w:szCs w:val="24"/>
        </w:rPr>
        <w:t xml:space="preserve"> é calculado a partir da variância dos itens individuais e da variância da soma dos itens de cada avaliador </w:t>
      </w:r>
      <w:r w:rsidR="00C22A27" w:rsidRPr="006A3EDF">
        <w:rPr>
          <w:rFonts w:ascii="Arial" w:hAnsi="Arial" w:cs="Arial"/>
          <w:sz w:val="24"/>
          <w:szCs w:val="24"/>
        </w:rPr>
        <w:fldChar w:fldCharType="begin" w:fldLock="1"/>
      </w:r>
      <w:r w:rsidR="00C22A27" w:rsidRPr="006A3EDF">
        <w:rPr>
          <w:rFonts w:ascii="Arial" w:hAnsi="Arial" w:cs="Arial"/>
          <w:sz w:val="24"/>
          <w:szCs w:val="24"/>
        </w:rPr>
        <w:instrText>ADDIN CSL_CITATION {"citationItems":[{"id":"ITEM-1","itemData":{"author":[{"dropping-particle":"","family":"Batista","given":"Any Caroliny Duarte","non-dropping-particle":"","parse-names":false,"suffix":""}],"id":"ITEM-1","issued":{"date-parts":[["2018"]]},"title":"QUALIDADE DO TRABALHO EM EQUIPES DE DESENVOLVIMENTO DE SOFTWARE Por Proposta de Pesquisa de Doutorado","type":"article-journal"},"uris":["http://www.mendeley.com/documents/?uuid=94a02068-e4e8-4866-bb19-a44e66aad28f"]}],"mendeley":{"formattedCitation":"(BATISTA, 2018)","plainTextFormattedCitation":"(BATISTA, 2018)","previouslyFormattedCitation":"(BATISTA, 2018)"},"properties":{"noteIndex":0},"schema":"https://github.com/citation-style-language/schema/raw/master/csl-citation.json"}</w:instrText>
      </w:r>
      <w:r w:rsidR="00C22A27" w:rsidRPr="006A3EDF">
        <w:rPr>
          <w:rFonts w:ascii="Arial" w:hAnsi="Arial" w:cs="Arial"/>
          <w:sz w:val="24"/>
          <w:szCs w:val="24"/>
        </w:rPr>
        <w:fldChar w:fldCharType="separate"/>
      </w:r>
      <w:r w:rsidR="00C22A27" w:rsidRPr="006A3EDF">
        <w:rPr>
          <w:rFonts w:ascii="Arial" w:hAnsi="Arial" w:cs="Arial"/>
          <w:noProof/>
          <w:sz w:val="24"/>
          <w:szCs w:val="24"/>
        </w:rPr>
        <w:t>(BATISTA, 2018)</w:t>
      </w:r>
      <w:r w:rsidR="00C22A27" w:rsidRPr="006A3EDF">
        <w:rPr>
          <w:rFonts w:ascii="Arial" w:hAnsi="Arial" w:cs="Arial"/>
          <w:sz w:val="24"/>
          <w:szCs w:val="24"/>
        </w:rPr>
        <w:fldChar w:fldCharType="end"/>
      </w:r>
      <w:r w:rsidR="00C22A27" w:rsidRPr="006A3EDF">
        <w:rPr>
          <w:rFonts w:ascii="Arial" w:hAnsi="Arial" w:cs="Arial"/>
          <w:sz w:val="24"/>
          <w:szCs w:val="24"/>
        </w:rPr>
        <w:t>.</w:t>
      </w:r>
    </w:p>
    <w:p w14:paraId="7005D8DD" w14:textId="41ED0670"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 xml:space="preserve">Existem diversos estudos que investigam a fiabilidade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Streiner (2003)</w:t>
      </w:r>
      <w:r w:rsidRPr="006A3EDF">
        <w:rPr>
          <w:rFonts w:ascii="Arial" w:hAnsi="Arial" w:cs="Arial"/>
          <w:sz w:val="24"/>
          <w:szCs w:val="24"/>
        </w:rPr>
        <w:fldChar w:fldCharType="end"/>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&lt;=0,90, pois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14793EF3" w14:textId="56C6D1B0"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 xml:space="preserve">No entanto, existem outros autores que apresentam alguns valores um pouco mais baixo. 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Davidshofer e Murphy (2005)</w:t>
      </w:r>
      <w:r w:rsidRPr="006A3EDF">
        <w:rPr>
          <w:rFonts w:ascii="Arial" w:hAnsi="Arial" w:cs="Arial"/>
          <w:sz w:val="24"/>
          <w:szCs w:val="24"/>
        </w:rPr>
        <w:fldChar w:fldCharType="end"/>
      </w:r>
      <w:r w:rsidRPr="006A3EDF">
        <w:rPr>
          <w:rFonts w:ascii="Arial" w:hAnsi="Arial" w:cs="Arial"/>
          <w:sz w:val="24"/>
          <w:szCs w:val="24"/>
        </w:rPr>
        <w:t xml:space="preserve"> afirmam que a fiabilidade inaceitável ocorre quando o valor é abaixo de 0,6. Onde de 0,6 até 7, o instrumento </w:t>
      </w:r>
      <w:r w:rsidRPr="006A3EDF">
        <w:rPr>
          <w:rFonts w:ascii="Arial" w:hAnsi="Arial" w:cs="Arial"/>
          <w:sz w:val="24"/>
          <w:szCs w:val="24"/>
        </w:rPr>
        <w:lastRenderedPageBreak/>
        <w:t xml:space="preserve">tem fiabilidade baixa. Valores semelhantes também são partilhados por outros autores como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et al., 2015)","plainTextFormattedCitation":"(TABER, 2018; VAN GRIETHUIJSEN et al., 2015)","previouslyFormattedCitation":"(TABER, 2018; VAN GRIETHUIJSEN et al., 2015)"},"properties":{"noteIndex":0},"schema":"https://github.com/citation-style-language/schema/raw/master/csl-citation.json"}</w:instrText>
      </w:r>
      <w:r w:rsidRPr="006A3EDF">
        <w:rPr>
          <w:rFonts w:ascii="Arial" w:hAnsi="Arial" w:cs="Arial"/>
          <w:sz w:val="24"/>
          <w:szCs w:val="24"/>
        </w:rPr>
        <w:fldChar w:fldCharType="separate"/>
      </w:r>
      <w:r w:rsidR="00E91695" w:rsidRPr="004C09D6">
        <w:rPr>
          <w:rFonts w:ascii="Arial" w:hAnsi="Arial" w:cs="Arial"/>
          <w:noProof/>
          <w:sz w:val="24"/>
          <w:szCs w:val="24"/>
        </w:rPr>
        <w:t>(TABER, 2018; VAN GRIETHUIJSEN et al., 2015)</w:t>
      </w:r>
      <w:r w:rsidRPr="006A3EDF">
        <w:rPr>
          <w:rFonts w:ascii="Arial" w:hAnsi="Arial" w:cs="Arial"/>
          <w:sz w:val="24"/>
          <w:szCs w:val="24"/>
        </w:rPr>
        <w:fldChar w:fldCharType="end"/>
      </w:r>
      <w:r w:rsidRPr="006A3EDF">
        <w:rPr>
          <w:rFonts w:ascii="Arial" w:hAnsi="Arial" w:cs="Arial"/>
          <w:sz w:val="24"/>
          <w:szCs w:val="24"/>
        </w:rPr>
        <w:t xml:space="preserve">. Já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Hinton Mcmurray e Brownlow (2014)</w:t>
      </w:r>
      <w:r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considerados de alta confiabilidade, e por fim, valores acima disso são considerados excelentes.</w:t>
      </w:r>
    </w:p>
    <w:p w14:paraId="1FDC635E" w14:textId="1C3488C6"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40B04B59" w14:textId="3D5E5795" w:rsidR="006D52F5" w:rsidRPr="00755B16" w:rsidRDefault="003D4675" w:rsidP="00FF2AD4">
      <w:pPr>
        <w:pStyle w:val="PhD-Title2"/>
      </w:pPr>
      <w:bookmarkStart w:id="156" w:name="_Ref38382630"/>
      <w:bookmarkStart w:id="157" w:name="_Toc42242459"/>
      <w:r w:rsidRPr="00755B16">
        <w:t xml:space="preserve">PROCESSO DE TRADUÇÃO </w:t>
      </w:r>
      <w:r w:rsidR="00A72FB9">
        <w:t>da escala</w:t>
      </w:r>
      <w:r w:rsidRPr="00755B16">
        <w:t xml:space="preserve"> DE ADAPTABILIDADE</w:t>
      </w:r>
      <w:bookmarkEnd w:id="156"/>
      <w:bookmarkEnd w:id="157"/>
    </w:p>
    <w:p w14:paraId="45A3EF99" w14:textId="475ED66E"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64F31">
        <w:rPr>
          <w:rFonts w:ascii="Arial" w:hAnsi="Arial" w:cs="Arial"/>
          <w:sz w:val="24"/>
          <w:szCs w:val="24"/>
        </w:rPr>
        <w:fldChar w:fldCharType="separate"/>
      </w:r>
      <w:r w:rsidRPr="00364F31">
        <w:rPr>
          <w:rFonts w:ascii="Arial" w:hAnsi="Arial" w:cs="Arial"/>
          <w:noProof/>
          <w:sz w:val="24"/>
          <w:szCs w:val="24"/>
        </w:rPr>
        <w:t>Charbonnier-Voirin e Roussel (2012)</w:t>
      </w:r>
      <w:r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AB085C"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AB085C"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AB085C" w:rsidRPr="006A3EDF">
        <w:rPr>
          <w:rFonts w:ascii="Arial" w:hAnsi="Arial" w:cs="Arial"/>
          <w:sz w:val="24"/>
          <w:szCs w:val="24"/>
        </w:rPr>
        <w:fldChar w:fldCharType="end"/>
      </w:r>
      <w:r w:rsidR="007B6917">
        <w:rPr>
          <w:rFonts w:ascii="Arial" w:hAnsi="Arial" w:cs="Arial"/>
          <w:sz w:val="24"/>
          <w:szCs w:val="24"/>
        </w:rPr>
        <w:t xml:space="preserve"> e também utilizado em </w:t>
      </w:r>
      <w:r w:rsidR="007B6917">
        <w:rPr>
          <w:rFonts w:ascii="Arial" w:hAnsi="Arial" w:cs="Arial"/>
          <w:sz w:val="24"/>
          <w:szCs w:val="24"/>
        </w:rPr>
        <w:fldChar w:fldCharType="begin" w:fldLock="1"/>
      </w:r>
      <w:r w:rsidR="00BE6F02">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 Silva (2020)","plainTextFormattedCitation":"(DIAS JUNIOR; SILVA, 2020)","previouslyFormattedCitation":"(DIAS JUNIOR; SILVA, 2020)"},"properties":{"noteIndex":0},"schema":"https://github.com/citation-style-language/schema/raw/master/csl-citation.json"}</w:instrText>
      </w:r>
      <w:r w:rsidR="007B6917">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w:t>
      </w:r>
      <w:r w:rsidR="007B6917" w:rsidRPr="007B6917">
        <w:rPr>
          <w:rFonts w:ascii="Arial" w:hAnsi="Arial" w:cs="Arial"/>
          <w:noProof/>
          <w:sz w:val="24"/>
          <w:szCs w:val="24"/>
        </w:rPr>
        <w:t xml:space="preserve"> </w:t>
      </w:r>
      <w:r w:rsidR="007B6917">
        <w:rPr>
          <w:rFonts w:ascii="Arial" w:hAnsi="Arial" w:cs="Arial"/>
          <w:noProof/>
          <w:sz w:val="24"/>
          <w:szCs w:val="24"/>
        </w:rPr>
        <w:t>Silva (</w:t>
      </w:r>
      <w:r w:rsidR="007B6917" w:rsidRPr="007B6917">
        <w:rPr>
          <w:rFonts w:ascii="Arial" w:hAnsi="Arial" w:cs="Arial"/>
          <w:noProof/>
          <w:sz w:val="24"/>
          <w:szCs w:val="24"/>
        </w:rPr>
        <w:t>2020)</w:t>
      </w:r>
      <w:r w:rsidR="007B6917">
        <w:rPr>
          <w:rFonts w:ascii="Arial" w:hAnsi="Arial" w:cs="Arial"/>
          <w:sz w:val="24"/>
          <w:szCs w:val="24"/>
        </w:rPr>
        <w:fldChar w:fldCharType="end"/>
      </w:r>
      <w:r w:rsidR="00AB085C" w:rsidRPr="006A3EDF">
        <w:rPr>
          <w:rFonts w:ascii="Arial" w:hAnsi="Arial" w:cs="Arial"/>
          <w:sz w:val="24"/>
          <w:szCs w:val="24"/>
        </w:rPr>
        <w:t>.</w:t>
      </w:r>
      <w:r w:rsidR="00AB085C" w:rsidRPr="006A3EDF">
        <w:rPr>
          <w:rFonts w:ascii="Arial" w:hAnsi="Arial" w:cs="Arial"/>
        </w:rPr>
        <w:t xml:space="preserve"> </w:t>
      </w:r>
      <w:r w:rsidR="00AB085C" w:rsidRPr="006A3EDF">
        <w:rPr>
          <w:rFonts w:ascii="Arial" w:hAnsi="Arial" w:cs="Arial"/>
          <w:sz w:val="24"/>
          <w:szCs w:val="24"/>
        </w:rPr>
        <w:t xml:space="preserve">Este processo é dividido em duas fases como apresentado na </w:t>
      </w:r>
      <w:r w:rsidR="006C7FEC" w:rsidRPr="007B6917">
        <w:rPr>
          <w:rFonts w:ascii="Arial" w:hAnsi="Arial" w:cs="Arial"/>
          <w:sz w:val="24"/>
          <w:szCs w:val="24"/>
        </w:rPr>
        <w:fldChar w:fldCharType="begin"/>
      </w:r>
      <w:r w:rsidR="006C7FEC" w:rsidRPr="007B6917">
        <w:rPr>
          <w:rFonts w:ascii="Arial" w:hAnsi="Arial" w:cs="Arial"/>
          <w:sz w:val="24"/>
          <w:szCs w:val="24"/>
        </w:rPr>
        <w:instrText xml:space="preserve"> REF _Ref38740376 \h </w:instrText>
      </w:r>
      <w:r w:rsidR="006A3EDF" w:rsidRPr="007B6917">
        <w:rPr>
          <w:rFonts w:ascii="Arial" w:hAnsi="Arial" w:cs="Arial"/>
          <w:sz w:val="24"/>
          <w:szCs w:val="24"/>
        </w:rPr>
        <w:instrText xml:space="preserve"> \* MERGEFORMAT </w:instrText>
      </w:r>
      <w:r w:rsidR="006C7FEC" w:rsidRPr="007B6917">
        <w:rPr>
          <w:rFonts w:ascii="Arial" w:hAnsi="Arial" w:cs="Arial"/>
          <w:sz w:val="24"/>
          <w:szCs w:val="24"/>
        </w:rPr>
      </w:r>
      <w:r w:rsidR="006C7FEC" w:rsidRPr="007B6917">
        <w:rPr>
          <w:rFonts w:ascii="Arial" w:hAnsi="Arial" w:cs="Arial"/>
          <w:sz w:val="24"/>
          <w:szCs w:val="24"/>
        </w:rPr>
        <w:fldChar w:fldCharType="separate"/>
      </w:r>
      <w:r w:rsidR="007443F4" w:rsidRPr="007443F4">
        <w:rPr>
          <w:rFonts w:ascii="Arial" w:hAnsi="Arial" w:cs="Arial"/>
          <w:sz w:val="24"/>
          <w:szCs w:val="24"/>
        </w:rPr>
        <w:t xml:space="preserve">Figura </w:t>
      </w:r>
      <w:r w:rsidR="007443F4" w:rsidRPr="007443F4">
        <w:rPr>
          <w:rFonts w:ascii="Arial" w:hAnsi="Arial" w:cs="Arial"/>
          <w:noProof/>
          <w:sz w:val="24"/>
          <w:szCs w:val="24"/>
        </w:rPr>
        <w:t>10</w:t>
      </w:r>
      <w:r w:rsidR="006C7FEC" w:rsidRPr="007B6917">
        <w:rPr>
          <w:rFonts w:ascii="Arial" w:hAnsi="Arial" w:cs="Arial"/>
          <w:sz w:val="24"/>
          <w:szCs w:val="24"/>
        </w:rPr>
        <w:fldChar w:fldCharType="end"/>
      </w:r>
      <w:r w:rsidR="00A72FB9">
        <w:rPr>
          <w:rFonts w:ascii="Arial" w:hAnsi="Arial" w:cs="Arial"/>
          <w:sz w:val="24"/>
          <w:szCs w:val="24"/>
        </w:rPr>
        <w:t>.</w:t>
      </w:r>
    </w:p>
    <w:p w14:paraId="3D2B92EE" w14:textId="23B21A34" w:rsidR="00AB085C" w:rsidRPr="006A3EDF" w:rsidRDefault="00AB085C" w:rsidP="00A45696">
      <w:pPr>
        <w:pStyle w:val="Legenda"/>
        <w:rPr>
          <w:rFonts w:ascii="Arial" w:hAnsi="Arial" w:cs="Arial"/>
          <w:noProof/>
        </w:rPr>
      </w:pPr>
      <w:bookmarkStart w:id="158" w:name="_Ref38740376"/>
      <w:bookmarkStart w:id="159" w:name="_Ref38740371"/>
      <w:bookmarkStart w:id="160" w:name="_Toc42242578"/>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10</w:t>
      </w:r>
      <w:r w:rsidR="00AB4F52">
        <w:rPr>
          <w:rFonts w:ascii="Arial" w:hAnsi="Arial" w:cs="Arial"/>
        </w:rPr>
        <w:fldChar w:fldCharType="end"/>
      </w:r>
      <w:bookmarkEnd w:id="158"/>
      <w:r w:rsidRPr="006A3EDF">
        <w:rPr>
          <w:rFonts w:ascii="Arial" w:hAnsi="Arial" w:cs="Arial"/>
        </w:rPr>
        <w:t xml:space="preserve"> - Processo de validação d</w:t>
      </w:r>
      <w:bookmarkEnd w:id="159"/>
      <w:r w:rsidR="00F75D7B">
        <w:rPr>
          <w:rFonts w:ascii="Arial" w:hAnsi="Arial" w:cs="Arial"/>
        </w:rPr>
        <w:t>a escala</w:t>
      </w:r>
      <w:r w:rsidR="00A45696" w:rsidRPr="006A3EDF">
        <w:rPr>
          <w:rFonts w:ascii="Arial" w:hAnsi="Arial" w:cs="Arial"/>
          <w:noProof/>
          <w:lang w:eastAsia="pt-BR"/>
        </w:rPr>
        <w:drawing>
          <wp:inline distT="0" distB="0" distL="0" distR="0" wp14:anchorId="416ED2EA" wp14:editId="6F79B00A">
            <wp:extent cx="5717004" cy="32385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269" cy="3261875"/>
                    </a:xfrm>
                    <a:prstGeom prst="rect">
                      <a:avLst/>
                    </a:prstGeom>
                  </pic:spPr>
                </pic:pic>
              </a:graphicData>
            </a:graphic>
          </wp:inline>
        </w:drawing>
      </w:r>
      <w:bookmarkEnd w:id="160"/>
    </w:p>
    <w:p w14:paraId="4BB07FD7"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D252A9B" w14:textId="43CD800E"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 dois </w:t>
      </w:r>
      <w:r w:rsidRPr="006A3EDF">
        <w:rPr>
          <w:rFonts w:ascii="Arial" w:hAnsi="Arial" w:cs="Arial"/>
          <w:sz w:val="24"/>
          <w:szCs w:val="24"/>
        </w:rPr>
        <w:lastRenderedPageBreak/>
        <w:t xml:space="preserve">tradutores foram utilizados nesta etapa. Um tradutor possui doutorado em Ciência da Computação e o outro tradutor é doutorando em Ciência da Computação, ambos com experiência em desenvolvimento de software e em pesquisas na área de Engenharia de Software. O pesquisador principal ficou responsável por organizar as respostas em um arquivo do Excel.    </w:t>
      </w:r>
    </w:p>
    <w:p w14:paraId="25E04B6F" w14:textId="081A5591"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será composto por especialistas na área com conhecimento no idioma de origem da escala. De acordo com Dias-Jr (2016), o tamanho sugerido para o comitê é de três especialistas, entre eles, o pesquisador, para que exista a possibilidade de desempate em caso de divergências. Neste caso, participaram, além do pesquisador principal, dois pesquisadores seniores. Um com doutorado em Ciência da Computação com pesquisa na área de Adaptabilidade em Engenharia de Software, e o terceiro membro com doutorado em Ciência da Computação com experiência em fatores humanos na Engenharia de Software. </w:t>
      </w:r>
    </w:p>
    <w:p w14:paraId="28BAB3F9" w14:textId="14D24EEC"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E54F56">
        <w:rPr>
          <w:rFonts w:ascii="Arial" w:hAnsi="Arial" w:cs="Arial"/>
          <w:sz w:val="24"/>
          <w:szCs w:val="24"/>
        </w:rPr>
        <w:t xml:space="preserve"> </w:t>
      </w:r>
      <w:r w:rsidRPr="006A3EDF">
        <w:rPr>
          <w:rFonts w:ascii="Arial" w:hAnsi="Arial" w:cs="Arial"/>
          <w:sz w:val="24"/>
          <w:szCs w:val="24"/>
        </w:rPr>
        <w:t>nesta etapa que a validade de face é realizada, no qual os itens são verificados pelo comitê para garantir que o enunciado de cada item reflita de fato o que se pretende medir</w:t>
      </w:r>
      <w:r w:rsidR="00E54F56">
        <w:rPr>
          <w:rFonts w:ascii="Arial" w:hAnsi="Arial" w:cs="Arial"/>
          <w:sz w:val="24"/>
          <w:szCs w:val="24"/>
        </w:rPr>
        <w:t>”</w:t>
      </w:r>
      <w:r w:rsidRPr="006A3EDF">
        <w:rPr>
          <w:rFonts w:ascii="Arial" w:hAnsi="Arial" w:cs="Arial"/>
          <w:sz w:val="24"/>
          <w:szCs w:val="24"/>
        </w:rPr>
        <w:t xml:space="preserve">. </w:t>
      </w:r>
    </w:p>
    <w:p w14:paraId="1D971859" w14:textId="65567D82"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será entregue para um revisor linguístico que será responsável por avaliar a consistência linguística dos enunciados sem que </w:t>
      </w:r>
      <w:r w:rsidR="004514A5">
        <w:rPr>
          <w:rFonts w:ascii="Arial" w:hAnsi="Arial" w:cs="Arial"/>
          <w:sz w:val="24"/>
          <w:szCs w:val="24"/>
        </w:rPr>
        <w:t>a escala</w:t>
      </w:r>
      <w:r w:rsidRPr="006A3EDF">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Dias-Jr (2016)</w:t>
      </w:r>
      <w:r w:rsidRPr="006A3EDF">
        <w:rPr>
          <w:rFonts w:ascii="Arial" w:hAnsi="Arial" w:cs="Arial"/>
          <w:sz w:val="24"/>
          <w:szCs w:val="24"/>
        </w:rPr>
        <w:fldChar w:fldCharType="end"/>
      </w:r>
      <w:r w:rsidRPr="006A3EDF">
        <w:rPr>
          <w:rFonts w:ascii="Arial" w:hAnsi="Arial" w:cs="Arial"/>
          <w:sz w:val="24"/>
          <w:szCs w:val="24"/>
        </w:rPr>
        <w:t xml:space="preserve"> defende que o revisor não tenha acesso a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a vontade para propor mudanças que ele achar necessário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 um revisor linguístico com graduação em letras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6D49F7" w:rsidRPr="006A3EDF">
        <w:rPr>
          <w:rFonts w:ascii="Arial" w:hAnsi="Arial" w:cs="Arial"/>
          <w:sz w:val="24"/>
          <w:szCs w:val="24"/>
        </w:rPr>
        <w:t>, e como adequar ela para o linguajar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88DCD59" w14:textId="24CC0A6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 xml:space="preserve">ase 2 é a chamada de verificação empírica e tem como objetivo realizar uma validação junto ao público-alvo. Essa fase é composta por três atividades: Realizar pré-teste, testar e analisar a escala e reportar o resultado. </w:t>
      </w:r>
    </w:p>
    <w:p w14:paraId="030B9FF5" w14:textId="5018A8C4"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Pr="006A3EDF">
        <w:rPr>
          <w:rFonts w:ascii="Arial" w:hAnsi="Arial" w:cs="Arial"/>
          <w:sz w:val="24"/>
          <w:szCs w:val="24"/>
        </w:rPr>
        <w:t>: Conforme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0043E90" w14:textId="785927B5"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 tendo como apoio um checklist para verificar principalmente a clareza dos enunciados. Deve-se solicitar aos voluntários que registrem os itens que sentiram dificuldade em compreender.”</w:t>
      </w:r>
      <w:r w:rsidRPr="00FD7D58">
        <w:rPr>
          <w:rFonts w:ascii="Arial" w:hAnsi="Arial" w:cs="Arial"/>
          <w:i/>
          <w:sz w:val="24"/>
          <w:szCs w:val="24"/>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7D97FD79" w14:textId="22B8CF20"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a etapa, o pesquisador dividiu em duas fases. Na primeira fase membros do HASE foram escolhidos devido a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 xml:space="preserve">a etapa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77E3D531" w14:textId="61595D59"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Em um momento posterior o pesquisador também realizou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 foram utilizados</w:t>
      </w:r>
      <w:r w:rsidR="006D3991" w:rsidRPr="006A3EDF">
        <w:rPr>
          <w:rFonts w:ascii="Arial" w:hAnsi="Arial" w:cs="Arial"/>
          <w:sz w:val="24"/>
          <w:szCs w:val="24"/>
        </w:rPr>
        <w:t xml:space="preserve"> </w:t>
      </w:r>
      <w:r w:rsidR="00720AA5" w:rsidRPr="006A3EDF">
        <w:rPr>
          <w:rFonts w:ascii="Arial" w:hAnsi="Arial" w:cs="Arial"/>
          <w:sz w:val="24"/>
          <w:szCs w:val="24"/>
        </w:rPr>
        <w:t>6</w:t>
      </w:r>
      <w:r w:rsidR="00BE7179" w:rsidRPr="006A3ED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6813E5">
        <w:rPr>
          <w:rFonts w:ascii="Arial" w:hAnsi="Arial" w:cs="Arial"/>
          <w:sz w:val="24"/>
          <w:szCs w:val="24"/>
        </w:rPr>
        <w:t xml:space="preserve"> </w:t>
      </w:r>
      <w:r w:rsidR="00A37AB7">
        <w:rPr>
          <w:rFonts w:ascii="Arial" w:hAnsi="Arial" w:cs="Arial"/>
          <w:sz w:val="24"/>
          <w:szCs w:val="24"/>
        </w:rPr>
        <w:t>O</w:t>
      </w:r>
      <w:r w:rsidR="007C5B6B" w:rsidRPr="006A3EDF">
        <w:rPr>
          <w:rFonts w:ascii="Arial" w:hAnsi="Arial" w:cs="Arial"/>
          <w:sz w:val="24"/>
          <w:szCs w:val="24"/>
        </w:rPr>
        <w:t xml:space="preserve"> perfil investigado foi: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r w:rsidR="007C22BB" w:rsidRPr="006A3EDF">
        <w:rPr>
          <w:rFonts w:ascii="Arial" w:hAnsi="Arial" w:cs="Arial"/>
          <w:sz w:val="24"/>
          <w:szCs w:val="24"/>
        </w:rPr>
        <w:t xml:space="preserve"> </w:t>
      </w:r>
      <w:r w:rsidR="007C5B6B" w:rsidRPr="006A3EDF">
        <w:rPr>
          <w:rFonts w:ascii="Arial" w:hAnsi="Arial" w:cs="Arial"/>
          <w:sz w:val="24"/>
          <w:szCs w:val="24"/>
        </w:rPr>
        <w:t xml:space="preserve"> </w:t>
      </w:r>
    </w:p>
    <w:p w14:paraId="4B13F53E" w14:textId="46262F3B"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 xml:space="preserve">a etapa foi importante porque os membros apresentaram visões diferente sobre a forma de interpretação, o pesquisador principal pedia para o membro ler a pergunta, e para que ele explicasse o que ele tinha entendido da pergunta e qual seria a resposta dele e o motivo dela. O pesquisador principal realizava anotações e mesmo que a pergunta fosse entendida de maneira diferente pelo entrevistado, o pesquisador não interferia. </w:t>
      </w:r>
    </w:p>
    <w:p w14:paraId="576C94DF" w14:textId="591B52D0"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 xml:space="preserve">a etapa, uma </w:t>
      </w:r>
      <w:proofErr w:type="spellStart"/>
      <w:r w:rsidRPr="006A3EDF">
        <w:rPr>
          <w:rFonts w:ascii="Arial" w:hAnsi="Arial" w:cs="Arial"/>
          <w:sz w:val="24"/>
          <w:szCs w:val="24"/>
        </w:rPr>
        <w:t>pr</w:t>
      </w:r>
      <w:r w:rsidR="00604FD7" w:rsidRPr="006A3EDF">
        <w:rPr>
          <w:rFonts w:ascii="Arial" w:hAnsi="Arial" w:cs="Arial"/>
          <w:sz w:val="24"/>
          <w:szCs w:val="24"/>
        </w:rPr>
        <w:t>é</w:t>
      </w:r>
      <w:r w:rsidRPr="006A3EDF">
        <w:rPr>
          <w:rFonts w:ascii="Arial" w:hAnsi="Arial" w:cs="Arial"/>
          <w:sz w:val="24"/>
          <w:szCs w:val="24"/>
        </w:rPr>
        <w:t>-escala</w:t>
      </w:r>
      <w:proofErr w:type="spellEnd"/>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683098" w:rsidRPr="006A3EDF">
        <w:rPr>
          <w:rFonts w:ascii="Arial" w:hAnsi="Arial" w:cs="Arial"/>
          <w:sz w:val="24"/>
          <w:szCs w:val="24"/>
        </w:rPr>
        <w:t xml:space="preserve"> </w:t>
      </w:r>
      <w:r w:rsidR="00683098" w:rsidRPr="006A3EDF">
        <w:rPr>
          <w:rFonts w:ascii="Arial" w:hAnsi="Arial" w:cs="Arial"/>
          <w:sz w:val="24"/>
          <w:szCs w:val="24"/>
        </w:rPr>
        <w:fldChar w:fldCharType="begin"/>
      </w:r>
      <w:r w:rsidR="00683098" w:rsidRPr="006A3EDF">
        <w:rPr>
          <w:rFonts w:ascii="Arial" w:hAnsi="Arial" w:cs="Arial"/>
          <w:sz w:val="24"/>
          <w:szCs w:val="24"/>
        </w:rPr>
        <w:instrText xml:space="preserve"> REF _Ref38963419 \r \h </w:instrText>
      </w:r>
      <w:r w:rsidR="006A3EDF">
        <w:rPr>
          <w:rFonts w:ascii="Arial" w:hAnsi="Arial" w:cs="Arial"/>
          <w:sz w:val="24"/>
          <w:szCs w:val="24"/>
        </w:rPr>
        <w:instrText xml:space="preserve"> \* MERGEFORMAT </w:instrText>
      </w:r>
      <w:r w:rsidR="00683098" w:rsidRPr="006A3EDF">
        <w:rPr>
          <w:rFonts w:ascii="Arial" w:hAnsi="Arial" w:cs="Arial"/>
          <w:sz w:val="24"/>
          <w:szCs w:val="24"/>
        </w:rPr>
      </w:r>
      <w:r w:rsidR="00683098" w:rsidRPr="006A3EDF">
        <w:rPr>
          <w:rFonts w:ascii="Arial" w:hAnsi="Arial" w:cs="Arial"/>
          <w:sz w:val="24"/>
          <w:szCs w:val="24"/>
        </w:rPr>
        <w:fldChar w:fldCharType="separate"/>
      </w:r>
      <w:r w:rsidR="00683098" w:rsidRPr="006A3EDF">
        <w:rPr>
          <w:rFonts w:ascii="Arial" w:hAnsi="Arial" w:cs="Arial"/>
          <w:sz w:val="24"/>
          <w:szCs w:val="24"/>
        </w:rPr>
        <w:t xml:space="preserve">5.4 </w:t>
      </w:r>
      <w:r w:rsidR="00683098" w:rsidRPr="006A3EDF">
        <w:rPr>
          <w:rFonts w:ascii="Arial" w:hAnsi="Arial" w:cs="Arial"/>
          <w:sz w:val="24"/>
          <w:szCs w:val="24"/>
        </w:rPr>
        <w:fldChar w:fldCharType="end"/>
      </w:r>
      <w:r w:rsidR="00C45F03" w:rsidRPr="006A3EDF">
        <w:rPr>
          <w:rFonts w:ascii="Arial" w:hAnsi="Arial" w:cs="Arial"/>
          <w:sz w:val="24"/>
          <w:szCs w:val="24"/>
        </w:rPr>
        <w:t xml:space="preserve"> </w:t>
      </w:r>
      <w:r w:rsidRPr="006A3EDF">
        <w:rPr>
          <w:rFonts w:ascii="Arial" w:hAnsi="Arial" w:cs="Arial"/>
          <w:sz w:val="24"/>
          <w:szCs w:val="24"/>
        </w:rPr>
        <w:t xml:space="preserve">deste documento. </w:t>
      </w:r>
    </w:p>
    <w:p w14:paraId="7B982266" w14:textId="52E4EAC6"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Por fim, a etapa de reportar o resultado que consiste em reportar o resultado a comunidade acadêmica através de artigo científico ou mesmo um relatório técnico apresentando todos os passos percorridos para a validação da escala traduzida.</w:t>
      </w:r>
      <w:r w:rsidR="00CF4FDD" w:rsidRPr="006A3EDF">
        <w:rPr>
          <w:rFonts w:ascii="Arial" w:hAnsi="Arial" w:cs="Arial"/>
          <w:sz w:val="24"/>
          <w:szCs w:val="24"/>
        </w:rPr>
        <w:t xml:space="preserve"> Esta tese é uma destas etapas.</w:t>
      </w:r>
    </w:p>
    <w:p w14:paraId="4BB86B88" w14:textId="3FECAE36" w:rsidR="002702C0" w:rsidRPr="00634DF8" w:rsidRDefault="005662FB" w:rsidP="00FF2AD4">
      <w:pPr>
        <w:pStyle w:val="PhD-Title2"/>
      </w:pPr>
      <w:bookmarkStart w:id="161" w:name="_Ref38382634"/>
      <w:bookmarkStart w:id="162" w:name="_Toc42242460"/>
      <w:r>
        <w:t xml:space="preserve">PROCESSO DE </w:t>
      </w:r>
      <w:r w:rsidRPr="001D7E25">
        <w:t>CONSTRUÇÃO D</w:t>
      </w:r>
      <w:r w:rsidR="00D0712B">
        <w:t>A ESCALA</w:t>
      </w:r>
      <w:r w:rsidRPr="001D7E25">
        <w:t xml:space="preserve"> DE INSTABILIDADE</w:t>
      </w:r>
      <w:bookmarkEnd w:id="161"/>
      <w:bookmarkEnd w:id="162"/>
    </w:p>
    <w:p w14:paraId="4385C899" w14:textId="1050B22D"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Pr="00A95249">
        <w:rPr>
          <w:rFonts w:ascii="Arial" w:hAnsi="Arial" w:cs="Arial"/>
          <w:sz w:val="24"/>
          <w:szCs w:val="24"/>
        </w:rPr>
        <w:t xml:space="preserve"> foi realizado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m um primeiro momento, foram geradas perguntas a partir da interpretação do pesquisador principal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561CE1F5" w14:textId="572BD22F"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AB085C" w:rsidRPr="00A95249">
        <w:rPr>
          <w:rFonts w:ascii="Arial" w:hAnsi="Arial" w:cs="Arial"/>
          <w:sz w:val="24"/>
          <w:szCs w:val="24"/>
        </w:rPr>
        <w:t xml:space="preserve">, e se ela tinha aderência a categoria proposta. Ao final desse processo, </w:t>
      </w:r>
      <w:r w:rsidR="00C2782B" w:rsidRPr="00A95249">
        <w:rPr>
          <w:rFonts w:ascii="Arial" w:hAnsi="Arial" w:cs="Arial"/>
          <w:sz w:val="24"/>
          <w:szCs w:val="24"/>
        </w:rPr>
        <w:t>16</w:t>
      </w:r>
      <w:r w:rsidR="00AB085C" w:rsidRPr="00A95249">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021086A8" w14:textId="77777777" w:rsidR="00194EB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Além disso, também se seguiu recomendações na construção de </w:t>
      </w:r>
      <w:r w:rsidR="00FF16AC" w:rsidRPr="00A95249">
        <w:rPr>
          <w:rFonts w:ascii="Arial" w:hAnsi="Arial" w:cs="Arial"/>
          <w:sz w:val="24"/>
          <w:szCs w:val="24"/>
        </w:rPr>
        <w:t>itens</w:t>
      </w:r>
      <w:r w:rsidRPr="00A95249">
        <w:rPr>
          <w:rFonts w:ascii="Arial" w:hAnsi="Arial" w:cs="Arial"/>
          <w:sz w:val="24"/>
          <w:szCs w:val="24"/>
        </w:rPr>
        <w:t xml:space="preserve"> propostas por</w:t>
      </w:r>
      <w:r w:rsidR="00A23EC5" w:rsidRPr="00A95249">
        <w:rPr>
          <w:rFonts w:ascii="Arial" w:hAnsi="Arial" w:cs="Arial"/>
          <w:sz w:val="24"/>
          <w:szCs w:val="24"/>
        </w:rPr>
        <w:t xml:space="preserve"> </w:t>
      </w:r>
      <w:r w:rsidR="00A23EC5"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A23EC5" w:rsidRPr="00A95249">
        <w:rPr>
          <w:rFonts w:ascii="Arial" w:hAnsi="Arial" w:cs="Arial"/>
          <w:sz w:val="24"/>
          <w:szCs w:val="24"/>
        </w:rPr>
        <w:fldChar w:fldCharType="separate"/>
      </w:r>
      <w:r w:rsidR="00A23EC5" w:rsidRPr="00A95249">
        <w:rPr>
          <w:rFonts w:ascii="Arial" w:hAnsi="Arial" w:cs="Arial"/>
          <w:noProof/>
          <w:sz w:val="24"/>
          <w:szCs w:val="24"/>
        </w:rPr>
        <w:t>Pasquali (1997)</w:t>
      </w:r>
      <w:r w:rsidR="00A23EC5" w:rsidRPr="00A95249">
        <w:rPr>
          <w:rFonts w:ascii="Arial" w:hAnsi="Arial" w:cs="Arial"/>
          <w:sz w:val="24"/>
          <w:szCs w:val="24"/>
        </w:rPr>
        <w:fldChar w:fldCharType="end"/>
      </w:r>
      <w:r w:rsidR="00A23EC5" w:rsidRPr="00A95249">
        <w:rPr>
          <w:rFonts w:ascii="Arial" w:hAnsi="Arial" w:cs="Arial"/>
          <w:sz w:val="24"/>
          <w:szCs w:val="24"/>
        </w:rPr>
        <w:t xml:space="preserve"> e por </w:t>
      </w:r>
      <w:r w:rsidR="00A23EC5"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A23EC5"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sidR="00A23EC5" w:rsidRPr="00A95249">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A23EC5" w:rsidRPr="00A95249">
        <w:rPr>
          <w:rFonts w:ascii="Arial" w:hAnsi="Arial" w:cs="Arial"/>
          <w:sz w:val="24"/>
          <w:szCs w:val="24"/>
        </w:rPr>
        <w:fldChar w:fldCharType="end"/>
      </w:r>
      <w:r w:rsidR="00A23EC5" w:rsidRPr="00A95249">
        <w:rPr>
          <w:rFonts w:ascii="Arial" w:hAnsi="Arial" w:cs="Arial"/>
          <w:sz w:val="24"/>
          <w:szCs w:val="24"/>
        </w:rPr>
        <w:t xml:space="preserve">, </w:t>
      </w:r>
      <w:r w:rsidRPr="00A95249">
        <w:rPr>
          <w:rFonts w:ascii="Arial" w:hAnsi="Arial" w:cs="Arial"/>
          <w:sz w:val="24"/>
          <w:szCs w:val="24"/>
        </w:rPr>
        <w:t xml:space="preserve">como: </w:t>
      </w:r>
      <w:r w:rsidR="007F3A95" w:rsidRPr="00A95249">
        <w:rPr>
          <w:rFonts w:ascii="Arial" w:hAnsi="Arial" w:cs="Arial"/>
          <w:sz w:val="24"/>
          <w:szCs w:val="24"/>
        </w:rPr>
        <w:t>os itens</w:t>
      </w:r>
      <w:r w:rsidRPr="00A95249">
        <w:rPr>
          <w:rFonts w:ascii="Arial" w:hAnsi="Arial" w:cs="Arial"/>
          <w:sz w:val="24"/>
          <w:szCs w:val="24"/>
        </w:rPr>
        <w:t xml:space="preserve"> devem ser o curt</w:t>
      </w:r>
      <w:r w:rsidR="007F3A95" w:rsidRPr="00A95249">
        <w:rPr>
          <w:rFonts w:ascii="Arial" w:hAnsi="Arial" w:cs="Arial"/>
          <w:sz w:val="24"/>
          <w:szCs w:val="24"/>
        </w:rPr>
        <w:t>o</w:t>
      </w:r>
      <w:r w:rsidRPr="00A95249">
        <w:rPr>
          <w:rFonts w:ascii="Arial" w:hAnsi="Arial" w:cs="Arial"/>
          <w:sz w:val="24"/>
          <w:szCs w:val="24"/>
        </w:rPr>
        <w:t xml:space="preserve">s e simples, evitar </w:t>
      </w:r>
      <w:r w:rsidR="007F3A95" w:rsidRPr="00A95249">
        <w:rPr>
          <w:rFonts w:ascii="Arial" w:hAnsi="Arial" w:cs="Arial"/>
          <w:sz w:val="24"/>
          <w:szCs w:val="24"/>
        </w:rPr>
        <w:t>itens</w:t>
      </w:r>
      <w:r w:rsidRPr="00A95249">
        <w:rPr>
          <w:rFonts w:ascii="Arial" w:hAnsi="Arial" w:cs="Arial"/>
          <w:sz w:val="24"/>
          <w:szCs w:val="24"/>
        </w:rPr>
        <w:t xml:space="preserve"> ambígu</w:t>
      </w:r>
      <w:r w:rsidR="00393979" w:rsidRPr="00A95249">
        <w:rPr>
          <w:rFonts w:ascii="Arial" w:hAnsi="Arial" w:cs="Arial"/>
          <w:sz w:val="24"/>
          <w:szCs w:val="24"/>
        </w:rPr>
        <w:t>os</w:t>
      </w:r>
      <w:r w:rsidRPr="00A95249">
        <w:rPr>
          <w:rFonts w:ascii="Arial" w:hAnsi="Arial" w:cs="Arial"/>
          <w:sz w:val="24"/>
          <w:szCs w:val="24"/>
        </w:rPr>
        <w:t xml:space="preserve">, usar a linguagem adequada aos entrevistados e evitar termos excessivamente técnicos. </w:t>
      </w:r>
    </w:p>
    <w:p w14:paraId="1CAB6A59" w14:textId="6602F935"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5F0B2F" w:rsidRPr="00A95249">
        <w:rPr>
          <w:rFonts w:ascii="Arial" w:hAnsi="Arial" w:cs="Arial"/>
          <w:sz w:val="24"/>
          <w:szCs w:val="24"/>
        </w:rPr>
        <w:t xml:space="preserve"> Ou seja,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AB2EFC" w:rsidRPr="00A95249">
        <w:rPr>
          <w:rFonts w:ascii="Arial" w:hAnsi="Arial" w:cs="Arial"/>
          <w:sz w:val="24"/>
          <w:szCs w:val="24"/>
        </w:rPr>
        <w:t xml:space="preserve"> </w:t>
      </w:r>
      <w:r w:rsidR="005F0B2F" w:rsidRPr="00A95249">
        <w:rPr>
          <w:rFonts w:ascii="Arial" w:hAnsi="Arial" w:cs="Arial"/>
          <w:sz w:val="24"/>
          <w:szCs w:val="24"/>
        </w:rPr>
        <w:t>mas o ambiente ainda 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6513D7AC" w14:textId="4FAC8E00"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EA07D6" w:rsidRPr="00A95249">
        <w:rPr>
          <w:rFonts w:ascii="Arial" w:hAnsi="Arial" w:cs="Arial"/>
          <w:sz w:val="24"/>
          <w:szCs w:val="24"/>
        </w:rPr>
        <w:t xml:space="preserve"> </w:t>
      </w:r>
      <w:r w:rsidR="00EA07D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EA07D6" w:rsidRPr="00A95249">
        <w:rPr>
          <w:rFonts w:ascii="Arial" w:hAnsi="Arial" w:cs="Arial"/>
          <w:sz w:val="24"/>
          <w:szCs w:val="24"/>
        </w:rPr>
        <w:fldChar w:fldCharType="separate"/>
      </w:r>
      <w:r w:rsidR="00EA07D6" w:rsidRPr="00A95249">
        <w:rPr>
          <w:rFonts w:ascii="Arial" w:hAnsi="Arial" w:cs="Arial"/>
          <w:noProof/>
          <w:sz w:val="24"/>
          <w:szCs w:val="24"/>
        </w:rPr>
        <w:t>Devellis (2016)</w:t>
      </w:r>
      <w:r w:rsidR="00EA07D6" w:rsidRPr="00A95249">
        <w:rPr>
          <w:rFonts w:ascii="Arial" w:hAnsi="Arial" w:cs="Arial"/>
          <w:sz w:val="24"/>
          <w:szCs w:val="24"/>
        </w:rPr>
        <w:fldChar w:fldCharType="end"/>
      </w:r>
      <w:r w:rsidRPr="00A95249">
        <w:rPr>
          <w:rFonts w:ascii="Arial" w:hAnsi="Arial" w:cs="Arial"/>
          <w:sz w:val="24"/>
          <w:szCs w:val="24"/>
        </w:rPr>
        <w:t xml:space="preserve"> </w:t>
      </w:r>
      <w:r w:rsidR="00007845" w:rsidRPr="00A95249">
        <w:rPr>
          <w:rFonts w:ascii="Arial" w:hAnsi="Arial" w:cs="Arial"/>
          <w:sz w:val="24"/>
          <w:szCs w:val="24"/>
        </w:rPr>
        <w:t xml:space="preserve">e </w:t>
      </w:r>
      <w:r w:rsidR="00007845"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007845" w:rsidRPr="00A95249">
        <w:rPr>
          <w:rFonts w:ascii="Arial" w:hAnsi="Arial" w:cs="Arial"/>
          <w:sz w:val="24"/>
          <w:szCs w:val="24"/>
        </w:rPr>
        <w:fldChar w:fldCharType="separate"/>
      </w:r>
      <w:r w:rsidR="00007845" w:rsidRPr="00A95249">
        <w:rPr>
          <w:rFonts w:ascii="Arial" w:hAnsi="Arial" w:cs="Arial"/>
          <w:noProof/>
          <w:sz w:val="24"/>
          <w:szCs w:val="24"/>
        </w:rPr>
        <w:t>Costa (2014)</w:t>
      </w:r>
      <w:r w:rsidR="00007845" w:rsidRPr="00A95249">
        <w:rPr>
          <w:rFonts w:ascii="Arial" w:hAnsi="Arial" w:cs="Arial"/>
          <w:sz w:val="24"/>
          <w:szCs w:val="24"/>
        </w:rPr>
        <w:fldChar w:fldCharType="end"/>
      </w:r>
      <w:r w:rsidR="00007845" w:rsidRPr="00A95249">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E12616" w:rsidRPr="00A95249">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r w:rsidR="00DA33D3" w:rsidRPr="00DA33D3">
        <w:rPr>
          <w:rFonts w:ascii="Arial" w:hAnsi="Arial" w:cs="Arial"/>
        </w:rPr>
        <w:t xml:space="preserve"> </w:t>
      </w:r>
    </w:p>
    <w:p w14:paraId="4545D88C" w14:textId="77777777" w:rsidR="00780C47" w:rsidRPr="006A3EDF" w:rsidRDefault="00780C47" w:rsidP="00780C47">
      <w:pPr>
        <w:pStyle w:val="Legenda"/>
        <w:keepNext/>
        <w:rPr>
          <w:rFonts w:ascii="Arial" w:hAnsi="Arial" w:cs="Arial"/>
        </w:rPr>
      </w:pPr>
      <w:bookmarkStart w:id="163" w:name="_Ref25225814"/>
      <w:bookmarkStart w:id="164" w:name="_Toc42242486"/>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Pr="006A3EDF">
        <w:rPr>
          <w:rFonts w:ascii="Arial" w:hAnsi="Arial" w:cs="Arial"/>
          <w:noProof/>
        </w:rPr>
        <w:t>7</w:t>
      </w:r>
      <w:r w:rsidRPr="006A3EDF">
        <w:rPr>
          <w:rFonts w:ascii="Arial" w:hAnsi="Arial" w:cs="Arial"/>
        </w:rPr>
        <w:fldChar w:fldCharType="end"/>
      </w:r>
      <w:bookmarkEnd w:id="163"/>
      <w:r w:rsidRPr="006A3EDF">
        <w:rPr>
          <w:rFonts w:ascii="Arial" w:hAnsi="Arial" w:cs="Arial"/>
        </w:rPr>
        <w:t xml:space="preserve"> - Perfil dos Especialistas entrevistados</w:t>
      </w:r>
      <w:bookmarkEnd w:id="164"/>
    </w:p>
    <w:tbl>
      <w:tblPr>
        <w:tblStyle w:val="TabeladeGrade4-nfase5"/>
        <w:tblW w:w="0" w:type="auto"/>
        <w:tblInd w:w="607" w:type="dxa"/>
        <w:tblLook w:val="04A0" w:firstRow="1" w:lastRow="0" w:firstColumn="1" w:lastColumn="0" w:noHBand="0" w:noVBand="1"/>
      </w:tblPr>
      <w:tblGrid>
        <w:gridCol w:w="2881"/>
        <w:gridCol w:w="1462"/>
        <w:gridCol w:w="3872"/>
      </w:tblGrid>
      <w:tr w:rsidR="00780C47" w:rsidRPr="006A3EDF" w14:paraId="3188BC5E" w14:textId="77777777" w:rsidTr="00C84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3913E6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328" w:type="dxa"/>
          </w:tcPr>
          <w:p w14:paraId="16133967"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3872" w:type="dxa"/>
          </w:tcPr>
          <w:p w14:paraId="7A8DEB4C"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22A100FB"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5AF426E"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328" w:type="dxa"/>
          </w:tcPr>
          <w:p w14:paraId="0F945F7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4A1F021D"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7F97438B"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15AF6CF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05F4C42F"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1A17013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6421B117"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07292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52C2882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0BEED302"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3585A8CE"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7B93B67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6CCCD244"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08AB7A76"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184A63B8"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A9B98E"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01406AC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1F4E421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44799D5"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78E05661"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515EC93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3872" w:type="dxa"/>
          </w:tcPr>
          <w:p w14:paraId="3C5998C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2D65A46"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E56468"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5049D66D"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3872" w:type="dxa"/>
          </w:tcPr>
          <w:p w14:paraId="3BB3FBF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86111B5"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7451E89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0555262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3872" w:type="dxa"/>
          </w:tcPr>
          <w:p w14:paraId="2EA483C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17A3A1AC"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EF13C7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47A9C13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3872" w:type="dxa"/>
          </w:tcPr>
          <w:p w14:paraId="5665BA2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2B9A1D73"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7B7DF0B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328" w:type="dxa"/>
          </w:tcPr>
          <w:p w14:paraId="298977C6"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19C4BD2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2DCC8BE0"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687DC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328" w:type="dxa"/>
          </w:tcPr>
          <w:p w14:paraId="0DAEDDB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087C90D2"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15A6160D"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1B1EE413"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328" w:type="dxa"/>
          </w:tcPr>
          <w:p w14:paraId="0B205C4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3872" w:type="dxa"/>
          </w:tcPr>
          <w:p w14:paraId="73802205"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4A17F56" w14:textId="4F782A8E" w:rsidR="00780C47" w:rsidRDefault="00780C47" w:rsidP="00B80B8E">
      <w:pPr>
        <w:rPr>
          <w:sz w:val="24"/>
          <w:szCs w:val="24"/>
        </w:rPr>
      </w:pPr>
    </w:p>
    <w:p w14:paraId="09D694D9" w14:textId="46A09254" w:rsidR="00867955" w:rsidRPr="00662F74" w:rsidRDefault="00662F74" w:rsidP="00662F74">
      <w:pPr>
        <w:spacing w:line="360" w:lineRule="auto"/>
        <w:ind w:firstLine="720"/>
        <w:rPr>
          <w:rFonts w:ascii="Arial" w:hAnsi="Arial" w:cs="Arial"/>
          <w:sz w:val="24"/>
          <w:szCs w:val="24"/>
        </w:rPr>
      </w:pPr>
      <w:r>
        <w:rPr>
          <w:rFonts w:ascii="Arial" w:hAnsi="Arial" w:cs="Arial"/>
          <w:sz w:val="24"/>
          <w:szCs w:val="24"/>
        </w:rPr>
        <w:t>Fo</w:t>
      </w:r>
      <w:r w:rsidR="00B80B8E" w:rsidRPr="00662F74">
        <w:rPr>
          <w:rFonts w:ascii="Arial" w:hAnsi="Arial" w:cs="Arial"/>
          <w:sz w:val="24"/>
          <w:szCs w:val="24"/>
        </w:rPr>
        <w:t xml:space="preserve">ram utilizados sete doutores, três mestres, e um graduado. Sendo </w:t>
      </w:r>
      <w:r w:rsidR="00AF4214" w:rsidRPr="00662F74">
        <w:rPr>
          <w:rFonts w:ascii="Arial" w:hAnsi="Arial" w:cs="Arial"/>
          <w:sz w:val="24"/>
          <w:szCs w:val="24"/>
        </w:rPr>
        <w:t xml:space="preserve">9 com formação em </w:t>
      </w:r>
      <w:r w:rsidR="001C6553">
        <w:rPr>
          <w:rFonts w:ascii="Arial" w:hAnsi="Arial" w:cs="Arial"/>
          <w:sz w:val="24"/>
          <w:szCs w:val="24"/>
        </w:rPr>
        <w:t>C</w:t>
      </w:r>
      <w:r w:rsidR="00AF4214" w:rsidRPr="00662F74">
        <w:rPr>
          <w:rFonts w:ascii="Arial" w:hAnsi="Arial" w:cs="Arial"/>
          <w:sz w:val="24"/>
          <w:szCs w:val="24"/>
        </w:rPr>
        <w:t xml:space="preserve">iência da </w:t>
      </w:r>
      <w:r w:rsidR="001C6553">
        <w:rPr>
          <w:rFonts w:ascii="Arial" w:hAnsi="Arial" w:cs="Arial"/>
          <w:sz w:val="24"/>
          <w:szCs w:val="24"/>
        </w:rPr>
        <w:t>C</w:t>
      </w:r>
      <w:r w:rsidR="00AF4214" w:rsidRPr="00662F74">
        <w:rPr>
          <w:rFonts w:ascii="Arial" w:hAnsi="Arial" w:cs="Arial"/>
          <w:sz w:val="24"/>
          <w:szCs w:val="24"/>
        </w:rPr>
        <w:t xml:space="preserve">omputação, dois com formação em </w:t>
      </w:r>
      <w:r w:rsidR="001C6553">
        <w:rPr>
          <w:rFonts w:ascii="Arial" w:hAnsi="Arial" w:cs="Arial"/>
          <w:sz w:val="24"/>
          <w:szCs w:val="24"/>
        </w:rPr>
        <w:t>S</w:t>
      </w:r>
      <w:r w:rsidR="00AF4214" w:rsidRPr="00662F74">
        <w:rPr>
          <w:rFonts w:ascii="Arial" w:hAnsi="Arial" w:cs="Arial"/>
          <w:sz w:val="24"/>
          <w:szCs w:val="24"/>
        </w:rPr>
        <w:t xml:space="preserve">istemas de </w:t>
      </w:r>
      <w:r w:rsidR="001C6553">
        <w:rPr>
          <w:rFonts w:ascii="Arial" w:hAnsi="Arial" w:cs="Arial"/>
          <w:sz w:val="24"/>
          <w:szCs w:val="24"/>
        </w:rPr>
        <w:t>I</w:t>
      </w:r>
      <w:r w:rsidR="00AF4214" w:rsidRPr="00662F74">
        <w:rPr>
          <w:rFonts w:ascii="Arial" w:hAnsi="Arial" w:cs="Arial"/>
          <w:sz w:val="24"/>
          <w:szCs w:val="24"/>
        </w:rPr>
        <w:t>nformação e um com formação e En</w:t>
      </w:r>
      <w:r w:rsidR="00867955" w:rsidRPr="00662F74">
        <w:rPr>
          <w:rFonts w:ascii="Arial" w:hAnsi="Arial" w:cs="Arial"/>
          <w:sz w:val="24"/>
          <w:szCs w:val="24"/>
        </w:rPr>
        <w:t xml:space="preserve">genharia da </w:t>
      </w:r>
      <w:r w:rsidR="006A3920">
        <w:rPr>
          <w:rFonts w:ascii="Arial" w:hAnsi="Arial" w:cs="Arial"/>
          <w:sz w:val="24"/>
          <w:szCs w:val="24"/>
        </w:rPr>
        <w:t>C</w:t>
      </w:r>
      <w:r w:rsidR="00867955" w:rsidRPr="00662F74">
        <w:rPr>
          <w:rFonts w:ascii="Arial" w:hAnsi="Arial" w:cs="Arial"/>
          <w:sz w:val="24"/>
          <w:szCs w:val="24"/>
        </w:rPr>
        <w:t xml:space="preserve">omputação.  A menor quantidade de tempo de experiência com desenvolvimento de software foi 4 anos, a maior 20 anos. A média foi de </w:t>
      </w:r>
      <w:r w:rsidRPr="00662F74">
        <w:rPr>
          <w:rFonts w:ascii="Arial" w:hAnsi="Arial" w:cs="Arial"/>
          <w:sz w:val="24"/>
          <w:szCs w:val="24"/>
        </w:rPr>
        <w:t xml:space="preserve">7,9 anos de experiência. </w:t>
      </w:r>
    </w:p>
    <w:p w14:paraId="48E78672" w14:textId="0BD5F366"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D22561" w:rsidRPr="00D22561">
        <w:rPr>
          <w:rFonts w:ascii="Arial" w:hAnsi="Arial" w:cs="Arial"/>
          <w:sz w:val="24"/>
          <w:szCs w:val="24"/>
        </w:rPr>
        <w:fldChar w:fldCharType="begin"/>
      </w:r>
      <w:r w:rsidR="00D22561" w:rsidRPr="00D22561">
        <w:rPr>
          <w:rFonts w:ascii="Arial" w:hAnsi="Arial" w:cs="Arial"/>
          <w:sz w:val="24"/>
          <w:szCs w:val="24"/>
        </w:rPr>
        <w:instrText xml:space="preserve"> REF _Ref51402870 \h </w:instrText>
      </w:r>
      <w:r w:rsidR="00D22561" w:rsidRPr="00D22561">
        <w:rPr>
          <w:rFonts w:ascii="Arial" w:hAnsi="Arial" w:cs="Arial"/>
          <w:sz w:val="24"/>
          <w:szCs w:val="24"/>
        </w:rPr>
      </w:r>
      <w:r w:rsidR="00D22561" w:rsidRPr="00D22561">
        <w:rPr>
          <w:rFonts w:ascii="Arial" w:hAnsi="Arial" w:cs="Arial"/>
          <w:sz w:val="24"/>
          <w:szCs w:val="24"/>
        </w:rPr>
        <w:instrText xml:space="preserve"> \* MERGEFORMAT </w:instrText>
      </w:r>
      <w:r w:rsidR="00D22561" w:rsidRPr="00D22561">
        <w:rPr>
          <w:rFonts w:ascii="Arial" w:hAnsi="Arial" w:cs="Arial"/>
          <w:sz w:val="24"/>
          <w:szCs w:val="24"/>
        </w:rPr>
        <w:fldChar w:fldCharType="separate"/>
      </w:r>
      <w:r w:rsidR="00D22561" w:rsidRPr="00D22561">
        <w:rPr>
          <w:rFonts w:ascii="Arial" w:hAnsi="Arial" w:cs="Arial"/>
          <w:sz w:val="24"/>
          <w:szCs w:val="24"/>
        </w:rPr>
        <w:t xml:space="preserve">Figura </w:t>
      </w:r>
      <w:r w:rsidR="00D22561" w:rsidRPr="00D22561">
        <w:rPr>
          <w:rFonts w:ascii="Arial" w:hAnsi="Arial" w:cs="Arial"/>
          <w:noProof/>
          <w:sz w:val="24"/>
          <w:szCs w:val="24"/>
        </w:rPr>
        <w:t>11</w:t>
      </w:r>
      <w:r w:rsidR="00D22561" w:rsidRPr="00D22561">
        <w:rPr>
          <w:rFonts w:ascii="Arial" w:hAnsi="Arial" w:cs="Arial"/>
          <w:sz w:val="24"/>
          <w:szCs w:val="24"/>
        </w:rPr>
        <w:fldChar w:fldCharType="end"/>
      </w:r>
      <w:r w:rsidR="00D22561">
        <w:rPr>
          <w:rFonts w:ascii="Arial" w:hAnsi="Arial" w:cs="Arial"/>
          <w:sz w:val="24"/>
          <w:szCs w:val="24"/>
        </w:rPr>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r w:rsidR="006A3920">
        <w:rPr>
          <w:rFonts w:ascii="Arial" w:hAnsi="Arial" w:cs="Arial"/>
          <w:sz w:val="24"/>
          <w:szCs w:val="24"/>
        </w:rPr>
        <w:t xml:space="preserve"> </w:t>
      </w:r>
    </w:p>
    <w:p w14:paraId="3B58ABD9" w14:textId="610995F2" w:rsidR="006465D5" w:rsidRDefault="006465D5" w:rsidP="006465D5">
      <w:pPr>
        <w:pStyle w:val="Legenda"/>
        <w:keepNext/>
      </w:pPr>
      <w:bookmarkStart w:id="165" w:name="_Toc42242579"/>
      <w:bookmarkStart w:id="166" w:name="_Ref51402870"/>
      <w:r>
        <w:t xml:space="preserve">Figura </w:t>
      </w:r>
      <w:r w:rsidR="00AB4F52">
        <w:fldChar w:fldCharType="begin"/>
      </w:r>
      <w:r w:rsidR="00AB4F52">
        <w:instrText xml:space="preserve"> SEQ Figura \* ARABIC </w:instrText>
      </w:r>
      <w:r w:rsidR="00AB4F52">
        <w:fldChar w:fldCharType="separate"/>
      </w:r>
      <w:r w:rsidR="00AB4F52">
        <w:rPr>
          <w:noProof/>
        </w:rPr>
        <w:t>11</w:t>
      </w:r>
      <w:r w:rsidR="00AB4F52">
        <w:fldChar w:fldCharType="end"/>
      </w:r>
      <w:bookmarkEnd w:id="166"/>
      <w:r w:rsidRPr="00D129EA">
        <w:t>- exemplo de questionário para especialista</w:t>
      </w:r>
      <w:bookmarkEnd w:id="165"/>
    </w:p>
    <w:p w14:paraId="53C5694A" w14:textId="77777777" w:rsidR="006465D5" w:rsidRDefault="006465D5" w:rsidP="006465D5">
      <w:pPr>
        <w:keepNext/>
        <w:ind w:firstLine="720"/>
      </w:pPr>
      <w:r w:rsidRPr="001D7E25">
        <w:rPr>
          <w:noProof/>
          <w:lang w:eastAsia="pt-BR"/>
        </w:rPr>
        <w:drawing>
          <wp:inline distT="0" distB="0" distL="0" distR="0" wp14:anchorId="57652455" wp14:editId="0DA91CEE">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9"/>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078F775C" w14:textId="77777777" w:rsidR="00F30121" w:rsidRDefault="00F30121" w:rsidP="005341E7">
      <w:pPr>
        <w:spacing w:line="360" w:lineRule="auto"/>
        <w:ind w:firstLine="720"/>
        <w:rPr>
          <w:rFonts w:ascii="Arial" w:hAnsi="Arial" w:cs="Arial"/>
        </w:rPr>
      </w:pPr>
    </w:p>
    <w:p w14:paraId="586F3E46" w14:textId="7A921B50" w:rsidR="007437EC" w:rsidRPr="00662F74" w:rsidRDefault="00AB085C" w:rsidP="005341E7">
      <w:pPr>
        <w:spacing w:line="360" w:lineRule="auto"/>
        <w:ind w:firstLine="720"/>
        <w:rPr>
          <w:rFonts w:ascii="Arial" w:hAnsi="Arial" w:cs="Arial"/>
          <w:sz w:val="24"/>
          <w:szCs w:val="24"/>
        </w:rPr>
      </w:pPr>
      <w:r w:rsidRPr="006A3EDF">
        <w:rPr>
          <w:rFonts w:ascii="Arial" w:hAnsi="Arial" w:cs="Arial"/>
        </w:rPr>
        <w:lastRenderedPageBreak/>
        <w:t xml:space="preserve"> </w:t>
      </w:r>
      <w:r w:rsidR="002532C6">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532C6">
        <w:rPr>
          <w:rFonts w:ascii="Arial" w:hAnsi="Arial" w:cs="Arial"/>
          <w:sz w:val="24"/>
          <w:szCs w:val="24"/>
        </w:rPr>
        <w:t xml:space="preserve"> </w:t>
      </w:r>
      <w:r w:rsidR="00A27CC4">
        <w:rPr>
          <w:rFonts w:ascii="Arial" w:hAnsi="Arial" w:cs="Arial"/>
          <w:sz w:val="24"/>
          <w:szCs w:val="24"/>
        </w:rPr>
        <w:t>adequação</w:t>
      </w:r>
      <w:r w:rsidR="002532C6">
        <w:rPr>
          <w:rFonts w:ascii="Arial" w:hAnsi="Arial" w:cs="Arial"/>
          <w:sz w:val="24"/>
          <w:szCs w:val="24"/>
        </w:rPr>
        <w:t xml:space="preserve"> do item e sua clareza. Com isso, o</w:t>
      </w:r>
      <w:r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Pr="00662F74">
        <w:rPr>
          <w:rFonts w:ascii="Arial" w:hAnsi="Arial" w:cs="Arial"/>
          <w:sz w:val="24"/>
          <w:szCs w:val="24"/>
        </w:rPr>
        <w:t xml:space="preserve">adequação e clareza, além da possibilidade de sugerir melhorias na redação ou inclusão e exclusão de itens. </w:t>
      </w:r>
    </w:p>
    <w:p w14:paraId="265ADD81" w14:textId="1FADC0EC" w:rsidR="00AB085C" w:rsidRPr="00662F74" w:rsidRDefault="003C0E5B" w:rsidP="005341E7">
      <w:pPr>
        <w:spacing w:line="360" w:lineRule="auto"/>
        <w:ind w:firstLine="720"/>
        <w:rPr>
          <w:rFonts w:ascii="Arial" w:hAnsi="Arial" w:cs="Arial"/>
          <w:sz w:val="24"/>
          <w:szCs w:val="24"/>
        </w:rPr>
      </w:pPr>
      <w:r w:rsidRPr="00662F74">
        <w:rPr>
          <w:rFonts w:ascii="Arial" w:hAnsi="Arial" w:cs="Arial"/>
          <w:sz w:val="24"/>
          <w:szCs w:val="24"/>
        </w:rPr>
        <w:t xml:space="preserve"> A</w:t>
      </w:r>
      <w:r w:rsidR="00AC1328" w:rsidRPr="00662F74">
        <w:rPr>
          <w:rFonts w:ascii="Arial" w:hAnsi="Arial" w:cs="Arial"/>
          <w:sz w:val="24"/>
          <w:szCs w:val="24"/>
        </w:rPr>
        <w:t>inda, ao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AC1328" w:rsidRPr="00662F74">
        <w:rPr>
          <w:rFonts w:ascii="Arial" w:hAnsi="Arial" w:cs="Arial"/>
          <w:sz w:val="24"/>
          <w:szCs w:val="24"/>
        </w:rPr>
        <w:fldChar w:fldCharType="begin"/>
      </w:r>
      <w:r w:rsidR="00AC1328" w:rsidRPr="00662F74">
        <w:rPr>
          <w:rFonts w:ascii="Arial" w:hAnsi="Arial" w:cs="Arial"/>
          <w:sz w:val="24"/>
          <w:szCs w:val="24"/>
        </w:rPr>
        <w:instrText xml:space="preserve"> REF _Ref25225647 \h  \* MERGEFORMAT </w:instrText>
      </w:r>
      <w:r w:rsidR="00AC1328" w:rsidRPr="00662F74">
        <w:rPr>
          <w:rFonts w:ascii="Arial" w:hAnsi="Arial" w:cs="Arial"/>
          <w:sz w:val="24"/>
          <w:szCs w:val="24"/>
        </w:rPr>
      </w:r>
      <w:r w:rsidR="00AC1328" w:rsidRPr="00662F74">
        <w:rPr>
          <w:rFonts w:ascii="Arial" w:hAnsi="Arial" w:cs="Arial"/>
          <w:sz w:val="24"/>
          <w:szCs w:val="24"/>
        </w:rPr>
        <w:fldChar w:fldCharType="separate"/>
      </w:r>
      <w:r w:rsidR="00D22561" w:rsidRPr="00D22561">
        <w:rPr>
          <w:rFonts w:ascii="Arial" w:hAnsi="Arial" w:cs="Arial"/>
          <w:sz w:val="24"/>
          <w:szCs w:val="24"/>
        </w:rPr>
        <w:t xml:space="preserve">Figura </w:t>
      </w:r>
      <w:r w:rsidR="00D22561" w:rsidRPr="00D22561">
        <w:rPr>
          <w:rFonts w:ascii="Arial" w:hAnsi="Arial" w:cs="Arial"/>
          <w:noProof/>
          <w:sz w:val="24"/>
          <w:szCs w:val="24"/>
        </w:rPr>
        <w:t>12</w:t>
      </w:r>
      <w:r w:rsidR="00AC1328" w:rsidRPr="00662F74">
        <w:rPr>
          <w:rFonts w:ascii="Arial" w:hAnsi="Arial" w:cs="Arial"/>
          <w:sz w:val="24"/>
          <w:szCs w:val="24"/>
        </w:rPr>
        <w:fldChar w:fldCharType="end"/>
      </w:r>
      <w:r w:rsidR="00AC1328" w:rsidRPr="00662F74">
        <w:rPr>
          <w:rFonts w:ascii="Arial" w:hAnsi="Arial" w:cs="Arial"/>
          <w:sz w:val="24"/>
          <w:szCs w:val="24"/>
        </w:rPr>
        <w:t>.</w:t>
      </w:r>
      <w:r w:rsidR="007437EC" w:rsidRPr="00662F74">
        <w:rPr>
          <w:rFonts w:ascii="Arial" w:hAnsi="Arial" w:cs="Arial"/>
          <w:sz w:val="24"/>
          <w:szCs w:val="24"/>
        </w:rPr>
        <w:t xml:space="preserve"> </w:t>
      </w:r>
      <w:r w:rsidR="00AC1328" w:rsidRPr="00662F74">
        <w:rPr>
          <w:rFonts w:ascii="Arial" w:hAnsi="Arial" w:cs="Arial"/>
          <w:sz w:val="24"/>
          <w:szCs w:val="24"/>
        </w:rPr>
        <w:t>Pode se obser</w:t>
      </w:r>
      <w:r w:rsidR="008E7C04" w:rsidRPr="00662F74">
        <w:rPr>
          <w:rFonts w:ascii="Arial" w:hAnsi="Arial" w:cs="Arial"/>
          <w:sz w:val="24"/>
          <w:szCs w:val="24"/>
        </w:rPr>
        <w:t xml:space="preserve">var pelo exemplo que na dimensão tarefa, surgiram sugestões que foram levadas em consideração </w:t>
      </w:r>
      <w:r w:rsidR="007437EC" w:rsidRPr="00662F74">
        <w:rPr>
          <w:rFonts w:ascii="Arial" w:hAnsi="Arial" w:cs="Arial"/>
          <w:sz w:val="24"/>
          <w:szCs w:val="24"/>
        </w:rPr>
        <w:t xml:space="preserve">no desenvolvimento final do questionário. </w:t>
      </w:r>
    </w:p>
    <w:p w14:paraId="2BB23FBF" w14:textId="31B1924D" w:rsidR="007A6317" w:rsidRDefault="007A6317" w:rsidP="007A6317">
      <w:pPr>
        <w:pStyle w:val="Legenda"/>
        <w:keepNext/>
      </w:pPr>
      <w:bookmarkStart w:id="167" w:name="_Ref25225647"/>
      <w:bookmarkStart w:id="168" w:name="_Toc42242580"/>
      <w:r>
        <w:t xml:space="preserve">Figura </w:t>
      </w:r>
      <w:r w:rsidR="00AB4F52">
        <w:fldChar w:fldCharType="begin"/>
      </w:r>
      <w:r w:rsidR="00AB4F52">
        <w:instrText xml:space="preserve"> SEQ Figura \* ARABIC </w:instrText>
      </w:r>
      <w:r w:rsidR="00AB4F52">
        <w:fldChar w:fldCharType="separate"/>
      </w:r>
      <w:r w:rsidR="00AB4F52">
        <w:rPr>
          <w:noProof/>
        </w:rPr>
        <w:t>12</w:t>
      </w:r>
      <w:r w:rsidR="00AB4F52">
        <w:fldChar w:fldCharType="end"/>
      </w:r>
      <w:bookmarkEnd w:id="167"/>
      <w:r>
        <w:t xml:space="preserve"> - exemplo de pergunta aberta ao especialista</w:t>
      </w:r>
      <w:bookmarkEnd w:id="168"/>
    </w:p>
    <w:p w14:paraId="228959BC" w14:textId="1A649F7F" w:rsidR="007A6317" w:rsidRPr="00A27CC4" w:rsidRDefault="007A6317" w:rsidP="00A27CC4">
      <w:r w:rsidRPr="001D7E25">
        <w:rPr>
          <w:noProof/>
          <w:lang w:eastAsia="pt-BR"/>
        </w:rPr>
        <w:drawing>
          <wp:inline distT="0" distB="0" distL="0" distR="0" wp14:anchorId="05F55864" wp14:editId="304C979F">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30"/>
                    <a:stretch>
                      <a:fillRect/>
                    </a:stretch>
                  </pic:blipFill>
                  <pic:spPr>
                    <a:xfrm>
                      <a:off x="0" y="0"/>
                      <a:ext cx="5760720" cy="1233170"/>
                    </a:xfrm>
                    <a:prstGeom prst="rect">
                      <a:avLst/>
                    </a:prstGeom>
                  </pic:spPr>
                </pic:pic>
              </a:graphicData>
            </a:graphic>
          </wp:inline>
        </w:drawing>
      </w:r>
    </w:p>
    <w:p w14:paraId="1EE00B3D" w14:textId="58EAFA38" w:rsidR="00DF25E0" w:rsidRDefault="00DF25E0" w:rsidP="00DF25E0">
      <w:pPr>
        <w:pStyle w:val="Legenda"/>
        <w:keepNext/>
      </w:pPr>
      <w:bookmarkStart w:id="169" w:name="_Ref25225544"/>
      <w:bookmarkStart w:id="170" w:name="_Toc42242581"/>
      <w:r>
        <w:t xml:space="preserve">Figura </w:t>
      </w:r>
      <w:r w:rsidR="00AB4F52">
        <w:fldChar w:fldCharType="begin"/>
      </w:r>
      <w:r w:rsidR="00AB4F52">
        <w:instrText xml:space="preserve"> SEQ Figura \* ARABIC </w:instrText>
      </w:r>
      <w:r w:rsidR="00AB4F52">
        <w:fldChar w:fldCharType="separate"/>
      </w:r>
      <w:r w:rsidR="00AB4F52">
        <w:rPr>
          <w:noProof/>
        </w:rPr>
        <w:t>13</w:t>
      </w:r>
      <w:r w:rsidR="00AB4F52">
        <w:fldChar w:fldCharType="end"/>
      </w:r>
      <w:bookmarkEnd w:id="169"/>
      <w:r>
        <w:t xml:space="preserve"> - exemplo de respostas do questionário para especialistas</w:t>
      </w:r>
      <w:bookmarkEnd w:id="170"/>
    </w:p>
    <w:p w14:paraId="141BDECE" w14:textId="77777777" w:rsidR="00DF25E0" w:rsidRPr="001D7E25" w:rsidRDefault="00DF25E0" w:rsidP="00DF25E0">
      <w:pPr>
        <w:ind w:firstLine="720"/>
        <w:jc w:val="left"/>
      </w:pPr>
      <w:r w:rsidRPr="001D7E25">
        <w:rPr>
          <w:noProof/>
          <w:lang w:eastAsia="pt-BR"/>
        </w:rPr>
        <w:drawing>
          <wp:inline distT="0" distB="0" distL="0" distR="0" wp14:anchorId="7EC5D210" wp14:editId="0F14156F">
            <wp:extent cx="5288750" cy="3537974"/>
            <wp:effectExtent l="0" t="0" r="762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mplo de resposta.PNG"/>
                    <pic:cNvPicPr/>
                  </pic:nvPicPr>
                  <pic:blipFill rotWithShape="1">
                    <a:blip r:embed="rId31"/>
                    <a:srcRect l="4593" t="685" r="3039" b="3031"/>
                    <a:stretch/>
                  </pic:blipFill>
                  <pic:spPr bwMode="auto">
                    <a:xfrm>
                      <a:off x="0" y="0"/>
                      <a:ext cx="5339050" cy="3571623"/>
                    </a:xfrm>
                    <a:prstGeom prst="rect">
                      <a:avLst/>
                    </a:prstGeom>
                    <a:ln>
                      <a:noFill/>
                    </a:ln>
                    <a:extLst>
                      <a:ext uri="{53640926-AAD7-44D8-BBD7-CCE9431645EC}">
                        <a14:shadowObscured xmlns:a14="http://schemas.microsoft.com/office/drawing/2010/main"/>
                      </a:ext>
                    </a:extLst>
                  </pic:spPr>
                </pic:pic>
              </a:graphicData>
            </a:graphic>
          </wp:inline>
        </w:drawing>
      </w:r>
    </w:p>
    <w:p w14:paraId="78A02421" w14:textId="286E340C" w:rsidR="001A6FAB" w:rsidRDefault="001A6FAB" w:rsidP="001A6FAB">
      <w:pPr>
        <w:spacing w:before="240" w:line="360" w:lineRule="auto"/>
        <w:ind w:firstLine="720"/>
        <w:rPr>
          <w:rFonts w:ascii="Arial" w:hAnsi="Arial" w:cs="Arial"/>
          <w:sz w:val="24"/>
          <w:szCs w:val="24"/>
        </w:rPr>
      </w:pPr>
      <w:r w:rsidRPr="00662F74">
        <w:rPr>
          <w:rFonts w:ascii="Arial" w:hAnsi="Arial" w:cs="Arial"/>
          <w:sz w:val="24"/>
          <w:szCs w:val="24"/>
        </w:rPr>
        <w:t xml:space="preserve">Já </w:t>
      </w:r>
      <w:r w:rsidRPr="00662F74">
        <w:rPr>
          <w:rFonts w:ascii="Arial" w:hAnsi="Arial" w:cs="Arial"/>
          <w:sz w:val="24"/>
          <w:szCs w:val="24"/>
        </w:rPr>
        <w:fldChar w:fldCharType="begin"/>
      </w:r>
      <w:r w:rsidRPr="00662F74">
        <w:rPr>
          <w:rFonts w:ascii="Arial" w:hAnsi="Arial" w:cs="Arial"/>
          <w:sz w:val="24"/>
          <w:szCs w:val="24"/>
        </w:rPr>
        <w:instrText xml:space="preserve"> REF _Ref25225544 \h  \* MERGEFORMAT </w:instrText>
      </w:r>
      <w:r w:rsidRPr="00662F74">
        <w:rPr>
          <w:rFonts w:ascii="Arial" w:hAnsi="Arial" w:cs="Arial"/>
          <w:sz w:val="24"/>
          <w:szCs w:val="24"/>
        </w:rPr>
      </w:r>
      <w:r w:rsidRPr="00662F74">
        <w:rPr>
          <w:rFonts w:ascii="Arial" w:hAnsi="Arial" w:cs="Arial"/>
          <w:sz w:val="24"/>
          <w:szCs w:val="24"/>
        </w:rPr>
        <w:fldChar w:fldCharType="separate"/>
      </w:r>
      <w:r w:rsidR="00D22561" w:rsidRPr="00D22561">
        <w:rPr>
          <w:rFonts w:ascii="Arial" w:hAnsi="Arial" w:cs="Arial"/>
          <w:sz w:val="24"/>
          <w:szCs w:val="24"/>
        </w:rPr>
        <w:t xml:space="preserve">Figura </w:t>
      </w:r>
      <w:r w:rsidR="00D22561" w:rsidRPr="00D22561">
        <w:rPr>
          <w:rFonts w:ascii="Arial" w:hAnsi="Arial" w:cs="Arial"/>
          <w:noProof/>
          <w:sz w:val="24"/>
          <w:szCs w:val="24"/>
        </w:rPr>
        <w:t>13</w:t>
      </w:r>
      <w:r w:rsidRPr="00662F74">
        <w:rPr>
          <w:rFonts w:ascii="Arial" w:hAnsi="Arial" w:cs="Arial"/>
          <w:sz w:val="24"/>
          <w:szCs w:val="24"/>
        </w:rPr>
        <w:fldChar w:fldCharType="end"/>
      </w:r>
      <w:r w:rsidRPr="00662F74">
        <w:rPr>
          <w:rFonts w:ascii="Arial" w:hAnsi="Arial" w:cs="Arial"/>
          <w:sz w:val="24"/>
          <w:szCs w:val="24"/>
        </w:rPr>
        <w:t xml:space="preserve"> apresenta os resultados de um dos itens investigados: “A pessoa responsável pelo produto mudou”.  Pode se observar que apenas dois indivíduos</w:t>
      </w:r>
      <w:r>
        <w:rPr>
          <w:rFonts w:ascii="Arial" w:hAnsi="Arial" w:cs="Arial"/>
          <w:sz w:val="24"/>
          <w:szCs w:val="24"/>
        </w:rPr>
        <w:t xml:space="preserve"> </w:t>
      </w:r>
      <w:r>
        <w:rPr>
          <w:rFonts w:ascii="Arial" w:hAnsi="Arial" w:cs="Arial"/>
          <w:sz w:val="24"/>
          <w:szCs w:val="24"/>
        </w:rPr>
        <w:lastRenderedPageBreak/>
        <w:t xml:space="preserve">discordam </w:t>
      </w:r>
      <w:r w:rsidRPr="00662F74">
        <w:rPr>
          <w:rFonts w:ascii="Arial" w:hAnsi="Arial" w:cs="Arial"/>
          <w:sz w:val="24"/>
          <w:szCs w:val="24"/>
        </w:rPr>
        <w:t>que o item não é adequado para medir instabilidade da tarefa, assim como três indivíduos afirmaram que não concordavam com a clareza</w:t>
      </w:r>
      <w:r>
        <w:rPr>
          <w:rFonts w:ascii="Arial" w:hAnsi="Arial" w:cs="Arial"/>
          <w:sz w:val="24"/>
          <w:szCs w:val="24"/>
        </w:rPr>
        <w:t xml:space="preserve"> do enunciado</w:t>
      </w:r>
      <w:r w:rsidRPr="00662F74">
        <w:rPr>
          <w:rFonts w:ascii="Arial" w:hAnsi="Arial" w:cs="Arial"/>
          <w:sz w:val="24"/>
          <w:szCs w:val="24"/>
        </w:rPr>
        <w:t>. Dos indivíduos que responderam, quatro fizeram comentários</w:t>
      </w:r>
      <w:r w:rsidR="00761177">
        <w:rPr>
          <w:rFonts w:ascii="Arial" w:hAnsi="Arial" w:cs="Arial"/>
          <w:sz w:val="24"/>
          <w:szCs w:val="24"/>
        </w:rPr>
        <w:t xml:space="preserve">. A média desta questão </w:t>
      </w:r>
      <w:r w:rsidR="00036C99">
        <w:rPr>
          <w:rFonts w:ascii="Arial" w:hAnsi="Arial" w:cs="Arial"/>
          <w:sz w:val="24"/>
          <w:szCs w:val="24"/>
        </w:rPr>
        <w:t>fo</w:t>
      </w:r>
      <w:r w:rsidR="00761177">
        <w:rPr>
          <w:rFonts w:ascii="Arial" w:hAnsi="Arial" w:cs="Arial"/>
          <w:sz w:val="24"/>
          <w:szCs w:val="24"/>
        </w:rPr>
        <w:t>i 3,75 para adequação do item com desvio padrão de 1,14.</w:t>
      </w:r>
      <w:r w:rsidR="00036C99">
        <w:rPr>
          <w:rFonts w:ascii="Arial" w:hAnsi="Arial" w:cs="Arial"/>
          <w:sz w:val="24"/>
          <w:szCs w:val="24"/>
        </w:rPr>
        <w:t xml:space="preserve"> Quanto a clareza do item, a média foi 3,50, com desvio padrão de 1,24.</w:t>
      </w:r>
    </w:p>
    <w:p w14:paraId="7D22C8FE" w14:textId="032CA261"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pesquisador na busca de itens mais adequados e que as sugestões de melhorias foram levadas em consideração mesmo quando os indivíduos concordavam com a adequação e clareza dos itens. Por exemplo, </w:t>
      </w:r>
      <w:r>
        <w:rPr>
          <w:rFonts w:ascii="Arial" w:hAnsi="Arial" w:cs="Arial"/>
          <w:sz w:val="24"/>
          <w:szCs w:val="24"/>
        </w:rPr>
        <w:t xml:space="preserve">este item virou em questão na: </w:t>
      </w:r>
      <w:r w:rsidRPr="00631E2E">
        <w:rPr>
          <w:rFonts w:ascii="Arial" w:hAnsi="Arial" w:cs="Arial"/>
          <w:sz w:val="24"/>
          <w:szCs w:val="24"/>
          <w:lang w:eastAsia="pt-BR"/>
        </w:rPr>
        <w:t>os responsáveis por informar/especificar requisitos mudaram</w:t>
      </w:r>
    </w:p>
    <w:p w14:paraId="2A7048D0" w14:textId="73942DF7" w:rsidR="00897AF2" w:rsidRDefault="00374493" w:rsidP="00FF2AD4">
      <w:pPr>
        <w:pStyle w:val="PhD-Title2"/>
      </w:pPr>
      <w:bookmarkStart w:id="171" w:name="_Toc42242461"/>
      <w:r>
        <w:t xml:space="preserve">QUESTÕES </w:t>
      </w:r>
      <w:r w:rsidR="00D162E9">
        <w:t>Ética</w:t>
      </w:r>
      <w:r>
        <w:t>S</w:t>
      </w:r>
      <w:bookmarkEnd w:id="171"/>
    </w:p>
    <w:p w14:paraId="62CBA3A2" w14:textId="00308641"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 xml:space="preserve">Para realização desta pesquisa foram utilizadas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Pr="00FA329E">
        <w:rPr>
          <w:rFonts w:ascii="Arial" w:hAnsi="Arial" w:cs="Arial"/>
          <w:sz w:val="24"/>
          <w:szCs w:val="24"/>
        </w:rPr>
        <w:t xml:space="preserve"> </w:t>
      </w:r>
      <w:r w:rsidR="006D6A90" w:rsidRPr="00FA329E">
        <w:rPr>
          <w:rFonts w:ascii="Arial" w:hAnsi="Arial" w:cs="Arial"/>
          <w:sz w:val="24"/>
          <w:szCs w:val="24"/>
        </w:rPr>
        <w:t xml:space="preserve">define princípios que devem ser seguidos pelos pesquisadores para evitar danos a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r w:rsidR="00C547BE" w:rsidRPr="00FA329E">
        <w:rPr>
          <w:rFonts w:ascii="Arial" w:hAnsi="Arial" w:cs="Arial"/>
          <w:sz w:val="24"/>
          <w:szCs w:val="24"/>
        </w:rPr>
        <w:t xml:space="preserve"> </w:t>
      </w:r>
    </w:p>
    <w:p w14:paraId="51154EA1" w14:textId="2A860DEE"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A1296A" w:rsidRPr="00FA329E">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 xml:space="preserve">assim como o fato da pesquisa ser anônima e confidencial. </w:t>
      </w:r>
      <w:r w:rsidR="00FA329E" w:rsidRPr="00FA329E">
        <w:rPr>
          <w:rFonts w:ascii="Arial" w:hAnsi="Arial" w:cs="Arial"/>
          <w:sz w:val="24"/>
          <w:szCs w:val="24"/>
        </w:rPr>
        <w:t xml:space="preserve">Assim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FA329E" w:rsidRPr="00FA329E">
        <w:rPr>
          <w:rFonts w:ascii="Arial" w:hAnsi="Arial" w:cs="Arial"/>
          <w:sz w:val="24"/>
          <w:szCs w:val="24"/>
        </w:rPr>
        <w:fldChar w:fldCharType="begin"/>
      </w:r>
      <w:r w:rsidR="00FA329E" w:rsidRPr="00FA329E">
        <w:rPr>
          <w:rFonts w:ascii="Arial" w:hAnsi="Arial" w:cs="Arial"/>
          <w:sz w:val="24"/>
          <w:szCs w:val="24"/>
        </w:rPr>
        <w:instrText xml:space="preserve"> REF _Ref41501380 \h  \* MERGEFORMAT </w:instrText>
      </w:r>
      <w:r w:rsidR="00FA329E" w:rsidRPr="00FA329E">
        <w:rPr>
          <w:rFonts w:ascii="Arial" w:hAnsi="Arial" w:cs="Arial"/>
          <w:sz w:val="24"/>
          <w:szCs w:val="24"/>
        </w:rPr>
      </w:r>
      <w:r w:rsidR="00FA329E" w:rsidRPr="00FA329E">
        <w:rPr>
          <w:rFonts w:ascii="Arial" w:hAnsi="Arial" w:cs="Arial"/>
          <w:sz w:val="24"/>
          <w:szCs w:val="24"/>
        </w:rPr>
        <w:fldChar w:fldCharType="separate"/>
      </w:r>
      <w:r w:rsidR="00FA329E" w:rsidRPr="00FA329E">
        <w:rPr>
          <w:rFonts w:ascii="Arial" w:hAnsi="Arial" w:cs="Arial"/>
          <w:sz w:val="24"/>
          <w:szCs w:val="24"/>
        </w:rPr>
        <w:t xml:space="preserve">Apêndice </w:t>
      </w:r>
      <w:r w:rsidR="00FA329E" w:rsidRPr="00FA329E">
        <w:rPr>
          <w:rFonts w:ascii="Arial" w:hAnsi="Arial" w:cs="Arial"/>
          <w:noProof/>
          <w:sz w:val="24"/>
          <w:szCs w:val="24"/>
        </w:rPr>
        <w:t>D</w:t>
      </w:r>
      <w:r w:rsidR="00FA329E" w:rsidRPr="00FA329E">
        <w:rPr>
          <w:rFonts w:ascii="Arial" w:hAnsi="Arial" w:cs="Arial"/>
          <w:sz w:val="24"/>
          <w:szCs w:val="24"/>
        </w:rPr>
        <w:fldChar w:fldCharType="end"/>
      </w:r>
      <w:r w:rsidR="00FA329E">
        <w:rPr>
          <w:rFonts w:ascii="Arial" w:hAnsi="Arial" w:cs="Arial"/>
          <w:sz w:val="24"/>
          <w:szCs w:val="24"/>
        </w:rPr>
        <w:t>.</w:t>
      </w:r>
    </w:p>
    <w:p w14:paraId="395168ED" w14:textId="77777777" w:rsidR="004D5CF8" w:rsidRPr="00D162E9" w:rsidRDefault="000F7CCD" w:rsidP="004D5CF8">
      <w:pPr>
        <w:widowControl w:val="0"/>
        <w:tabs>
          <w:tab w:val="num" w:pos="720"/>
        </w:tabs>
        <w:spacing w:after="0" w:line="360" w:lineRule="auto"/>
        <w:ind w:firstLine="567"/>
        <w:rPr>
          <w:rFonts w:ascii="Arial" w:hAnsi="Arial" w:cs="Arial"/>
          <w:color w:val="FF0000"/>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r w:rsidR="004D5CF8" w:rsidRPr="00AF1F8F">
        <w:rPr>
          <w:rFonts w:ascii="Arial" w:hAnsi="Arial" w:cs="Arial"/>
          <w:sz w:val="24"/>
          <w:szCs w:val="24"/>
        </w:rPr>
        <w:t xml:space="preserve"> </w:t>
      </w:r>
    </w:p>
    <w:p w14:paraId="10B926D3" w14:textId="1E27FE69" w:rsidR="00D162E9" w:rsidRDefault="00D162E9" w:rsidP="00D162E9">
      <w:pPr>
        <w:pStyle w:val="PhD-Title2"/>
      </w:pPr>
      <w:bookmarkStart w:id="172" w:name="_Toc42242462"/>
      <w:r>
        <w:t>CONSIDERAÇÕES FINAIS DESTE CAPÍTULO</w:t>
      </w:r>
      <w:bookmarkEnd w:id="172"/>
    </w:p>
    <w:p w14:paraId="30A61C9E"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Neste capítulo foram abordadas questões sobre a pespectiva filosofica utilizada nesta pequisa, assim como os metodos e procedimentos adotados para realização deste trabalho. Em um primeiro momento foi apresentado o pensamento filosófico do autor do texto durante a realização do trabalho, a saber, um posicionamento </w:t>
      </w:r>
      <w:r w:rsidRPr="006A3EDF">
        <w:rPr>
          <w:rFonts w:ascii="Arial" w:hAnsi="Arial" w:cs="Arial"/>
          <w:noProof/>
          <w:sz w:val="24"/>
          <w:szCs w:val="24"/>
        </w:rPr>
        <w:lastRenderedPageBreak/>
        <w:t>positivista.  Em um segundo momento foram apresentados os intrumentos de coleta de dados</w:t>
      </w:r>
    </w:p>
    <w:p w14:paraId="6FA4B70E" w14:textId="45EB12BB"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Adaptabilidade Individual -  </w:t>
      </w:r>
      <w:r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Pr="006A3EDF">
        <w:rPr>
          <w:rFonts w:ascii="Arial" w:hAnsi="Arial" w:cs="Arial"/>
          <w:noProof/>
          <w:sz w:val="24"/>
          <w:szCs w:val="24"/>
        </w:rPr>
        <w:fldChar w:fldCharType="end"/>
      </w:r>
      <w:r w:rsidR="00A45EF2">
        <w:rPr>
          <w:rFonts w:ascii="Arial" w:hAnsi="Arial" w:cs="Arial"/>
          <w:noProof/>
          <w:sz w:val="24"/>
          <w:szCs w:val="24"/>
        </w:rPr>
        <w:t>;</w:t>
      </w:r>
    </w:p>
    <w:p w14:paraId="1D0F963D" w14:textId="6BE13C02"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7A036944" w14:textId="6981A86A"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Job burnout – adaptado e validado por </w:t>
      </w:r>
      <w:r w:rsidRPr="006A3EDF">
        <w:rPr>
          <w:rFonts w:ascii="Arial" w:hAnsi="Arial" w:cs="Arial"/>
          <w:noProof/>
          <w:sz w:val="24"/>
          <w:szCs w:val="24"/>
        </w:rPr>
        <w:fldChar w:fldCharType="begin" w:fldLock="1"/>
      </w:r>
      <w:r w:rsidR="00682B4E">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2016)","plainTextFormattedCitation":"(DA SILVA et al., 2016)","previouslyFormattedCitation":"(DA SILVA et al., 2016)"},"properties":{"noteIndex":0},"schema":"https://github.com/citation-style-language/schema/raw/master/csl-citation.json"}</w:instrText>
      </w:r>
      <w:r w:rsidRPr="006A3EDF">
        <w:rPr>
          <w:rFonts w:ascii="Arial" w:hAnsi="Arial" w:cs="Arial"/>
          <w:noProof/>
          <w:sz w:val="24"/>
          <w:szCs w:val="24"/>
        </w:rPr>
        <w:fldChar w:fldCharType="separate"/>
      </w:r>
      <w:r w:rsidR="00E91695" w:rsidRPr="004C09D6">
        <w:rPr>
          <w:rFonts w:ascii="Arial" w:hAnsi="Arial" w:cs="Arial"/>
          <w:noProof/>
          <w:sz w:val="24"/>
          <w:szCs w:val="24"/>
        </w:rPr>
        <w:t>(DA SILVA et al., 2016)</w:t>
      </w:r>
      <w:r w:rsidRPr="006A3EDF">
        <w:rPr>
          <w:rFonts w:ascii="Arial" w:hAnsi="Arial" w:cs="Arial"/>
          <w:noProof/>
          <w:sz w:val="24"/>
          <w:szCs w:val="24"/>
        </w:rPr>
        <w:fldChar w:fldCharType="end"/>
      </w:r>
      <w:r w:rsidR="00A45EF2">
        <w:rPr>
          <w:rFonts w:ascii="Arial" w:hAnsi="Arial" w:cs="Arial"/>
          <w:noProof/>
          <w:sz w:val="24"/>
          <w:szCs w:val="24"/>
        </w:rPr>
        <w:t>;</w:t>
      </w:r>
    </w:p>
    <w:p w14:paraId="6FEA3E00" w14:textId="68004BB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Pr="006A3EDF">
        <w:rPr>
          <w:rFonts w:ascii="Arial" w:hAnsi="Arial" w:cs="Arial"/>
          <w:noProof/>
          <w:sz w:val="24"/>
          <w:szCs w:val="24"/>
        </w:rPr>
        <w:fldChar w:fldCharType="begin" w:fldLock="1"/>
      </w:r>
      <w:r w:rsidR="00682B4E">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2016)","plainTextFormattedCitation":"(DA SILVA et al., 2016)","previouslyFormattedCitation":"(DA SILVA et al., 2016)"},"properties":{"noteIndex":0},"schema":"https://github.com/citation-style-language/schema/raw/master/csl-citation.json"}</w:instrText>
      </w:r>
      <w:r w:rsidRPr="006A3EDF">
        <w:rPr>
          <w:rFonts w:ascii="Arial" w:hAnsi="Arial" w:cs="Arial"/>
          <w:noProof/>
          <w:sz w:val="24"/>
          <w:szCs w:val="24"/>
        </w:rPr>
        <w:fldChar w:fldCharType="separate"/>
      </w:r>
      <w:r w:rsidR="00E91695" w:rsidRPr="004C09D6">
        <w:rPr>
          <w:rFonts w:ascii="Arial" w:hAnsi="Arial" w:cs="Arial"/>
          <w:noProof/>
          <w:sz w:val="24"/>
          <w:szCs w:val="24"/>
        </w:rPr>
        <w:t>(DA SILVA et al., 2016)</w:t>
      </w:r>
      <w:r w:rsidRPr="006A3EDF">
        <w:rPr>
          <w:rFonts w:ascii="Arial" w:hAnsi="Arial" w:cs="Arial"/>
          <w:noProof/>
          <w:sz w:val="24"/>
          <w:szCs w:val="24"/>
        </w:rPr>
        <w:fldChar w:fldCharType="end"/>
      </w:r>
      <w:r w:rsidR="00A45EF2">
        <w:rPr>
          <w:rFonts w:ascii="Arial" w:hAnsi="Arial" w:cs="Arial"/>
          <w:noProof/>
          <w:sz w:val="24"/>
          <w:szCs w:val="24"/>
        </w:rPr>
        <w:t>;</w:t>
      </w:r>
    </w:p>
    <w:p w14:paraId="08598036" w14:textId="2E407AE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AE127E">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9873A6">
        <w:rPr>
          <w:rFonts w:ascii="Arial" w:hAnsi="Arial" w:cs="Arial"/>
          <w:noProof/>
          <w:sz w:val="24"/>
          <w:szCs w:val="24"/>
        </w:rPr>
        <w:t xml:space="preserve"> ao final</w:t>
      </w:r>
      <w:r w:rsidR="00187670" w:rsidRPr="006A3EDF">
        <w:rPr>
          <w:rFonts w:ascii="Arial" w:hAnsi="Arial" w:cs="Arial"/>
          <w:noProof/>
          <w:sz w:val="24"/>
          <w:szCs w:val="24"/>
        </w:rPr>
        <w:t xml:space="preserve"> </w:t>
      </w:r>
      <w:r w:rsidRPr="006A3EDF">
        <w:rPr>
          <w:rFonts w:ascii="Arial" w:hAnsi="Arial" w:cs="Arial"/>
          <w:noProof/>
          <w:sz w:val="24"/>
          <w:szCs w:val="24"/>
        </w:rPr>
        <w:t>4</w:t>
      </w:r>
      <w:r w:rsidR="000E14C5" w:rsidRPr="006A3EDF">
        <w:rPr>
          <w:rFonts w:ascii="Arial" w:hAnsi="Arial" w:cs="Arial"/>
          <w:noProof/>
          <w:sz w:val="24"/>
          <w:szCs w:val="24"/>
        </w:rPr>
        <w:t>53</w:t>
      </w:r>
      <w:r w:rsidR="00C54243" w:rsidRPr="006A3EDF">
        <w:rPr>
          <w:rFonts w:ascii="Arial" w:hAnsi="Arial" w:cs="Arial"/>
          <w:noProof/>
          <w:sz w:val="24"/>
          <w:szCs w:val="24"/>
        </w:rPr>
        <w:t xml:space="preserve"> </w:t>
      </w:r>
      <w:r w:rsidR="009873A6">
        <w:rPr>
          <w:rFonts w:ascii="Arial" w:hAnsi="Arial" w:cs="Arial"/>
          <w:noProof/>
          <w:sz w:val="24"/>
          <w:szCs w:val="24"/>
        </w:rPr>
        <w:t>foram</w:t>
      </w:r>
      <w:r w:rsidRPr="006A3EDF">
        <w:rPr>
          <w:rFonts w:ascii="Arial" w:hAnsi="Arial" w:cs="Arial"/>
          <w:noProof/>
          <w:sz w:val="24"/>
          <w:szCs w:val="24"/>
        </w:rPr>
        <w:t xml:space="preserve"> </w:t>
      </w:r>
      <w:r w:rsidR="009873A6">
        <w:rPr>
          <w:rFonts w:ascii="Arial" w:hAnsi="Arial" w:cs="Arial"/>
          <w:noProof/>
          <w:sz w:val="24"/>
          <w:szCs w:val="24"/>
        </w:rPr>
        <w:t>utilizaados na escala de</w:t>
      </w:r>
      <w:r w:rsidRPr="006A3EDF">
        <w:rPr>
          <w:rFonts w:ascii="Arial" w:hAnsi="Arial" w:cs="Arial"/>
          <w:noProof/>
          <w:sz w:val="24"/>
          <w:szCs w:val="24"/>
        </w:rPr>
        <w:t xml:space="preserve"> adaptabilidade individual, </w:t>
      </w:r>
      <w:r w:rsidR="00F14E31" w:rsidRPr="006A3EDF">
        <w:rPr>
          <w:rFonts w:ascii="Arial" w:hAnsi="Arial" w:cs="Arial"/>
          <w:noProof/>
          <w:sz w:val="24"/>
          <w:szCs w:val="24"/>
        </w:rPr>
        <w:t>4</w:t>
      </w:r>
      <w:r w:rsidR="000E14C5" w:rsidRPr="006A3EDF">
        <w:rPr>
          <w:rFonts w:ascii="Arial" w:hAnsi="Arial" w:cs="Arial"/>
          <w:noProof/>
          <w:sz w:val="24"/>
          <w:szCs w:val="24"/>
        </w:rPr>
        <w:t>25</w:t>
      </w:r>
      <w:r w:rsidR="00F14E31" w:rsidRPr="006A3EDF">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1D6793">
        <w:rPr>
          <w:rFonts w:ascii="Arial" w:hAnsi="Arial" w:cs="Arial"/>
          <w:noProof/>
          <w:sz w:val="24"/>
          <w:szCs w:val="24"/>
        </w:rPr>
        <w:t>,</w:t>
      </w:r>
      <w:r w:rsidR="00F14E31" w:rsidRPr="006A3EDF">
        <w:rPr>
          <w:rFonts w:ascii="Arial" w:hAnsi="Arial" w:cs="Arial"/>
          <w:noProof/>
          <w:sz w:val="24"/>
          <w:szCs w:val="24"/>
        </w:rPr>
        <w:t xml:space="preserve"> </w:t>
      </w:r>
      <w:r w:rsidR="00E86E4B" w:rsidRPr="006A3EDF">
        <w:rPr>
          <w:rFonts w:ascii="Arial" w:hAnsi="Arial" w:cs="Arial"/>
          <w:noProof/>
          <w:sz w:val="24"/>
          <w:szCs w:val="24"/>
        </w:rPr>
        <w:t>414</w:t>
      </w:r>
      <w:r w:rsidRPr="006A3EDF">
        <w:rPr>
          <w:rFonts w:ascii="Arial" w:hAnsi="Arial" w:cs="Arial"/>
          <w:noProof/>
          <w:sz w:val="24"/>
          <w:szCs w:val="24"/>
        </w:rPr>
        <w:t xml:space="preserve"> </w:t>
      </w:r>
      <w:r w:rsidR="001D6793">
        <w:rPr>
          <w:rFonts w:ascii="Arial" w:hAnsi="Arial" w:cs="Arial"/>
          <w:noProof/>
          <w:sz w:val="24"/>
          <w:szCs w:val="24"/>
        </w:rPr>
        <w:t>nas escalas</w:t>
      </w:r>
      <w:r w:rsidRPr="006A3EDF">
        <w:rPr>
          <w:rFonts w:ascii="Arial" w:hAnsi="Arial" w:cs="Arial"/>
          <w:noProof/>
          <w:sz w:val="24"/>
          <w:szCs w:val="24"/>
        </w:rPr>
        <w:t xml:space="preserve"> de burnout e satisfaçao, e portanto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966DC0" w:rsidRPr="006A3EDF">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6C9854FB" w14:textId="2EE6F7E4"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Por fim,  foi explicado o processo de análise dos dados, onde foi informado que foi utilizado análise fatorial, confirmátoria e modelagem de equações estruturais.</w:t>
      </w:r>
    </w:p>
    <w:p w14:paraId="13C0D32C" w14:textId="5437F60B" w:rsidR="006D52F5" w:rsidRPr="006A3EDF" w:rsidRDefault="00897AF2"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 Os próximos capítulos englobam o processo de tradução, construção e validação </w:t>
      </w:r>
      <w:r w:rsidR="00A45EF2">
        <w:rPr>
          <w:rFonts w:ascii="Arial" w:eastAsia="Calibri" w:hAnsi="Arial" w:cs="Arial"/>
          <w:sz w:val="24"/>
          <w:szCs w:val="24"/>
        </w:rPr>
        <w:t>das escalas</w:t>
      </w:r>
      <w:r w:rsidRPr="006A3EDF">
        <w:rPr>
          <w:rFonts w:ascii="Arial" w:eastAsia="Calibri" w:hAnsi="Arial" w:cs="Arial"/>
          <w:sz w:val="24"/>
          <w:szCs w:val="24"/>
        </w:rPr>
        <w:t xml:space="preserve"> utilizad</w:t>
      </w:r>
      <w:r w:rsidR="00A45EF2">
        <w:rPr>
          <w:rFonts w:ascii="Arial" w:eastAsia="Calibri" w:hAnsi="Arial" w:cs="Arial"/>
          <w:sz w:val="24"/>
          <w:szCs w:val="24"/>
        </w:rPr>
        <w:t>a</w:t>
      </w:r>
      <w:r w:rsidRPr="006A3EDF">
        <w:rPr>
          <w:rFonts w:ascii="Arial" w:eastAsia="Calibri" w:hAnsi="Arial" w:cs="Arial"/>
          <w:sz w:val="24"/>
          <w:szCs w:val="24"/>
        </w:rPr>
        <w:t>s nesta pesquisa, assim como os resultados obtidos das análises estatísticas, iniciando pela análise.</w:t>
      </w:r>
    </w:p>
    <w:p w14:paraId="11BFC1FF" w14:textId="079CC826"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24B70DA8" w14:textId="77777777" w:rsidR="009E6B42" w:rsidRPr="005B7CE2" w:rsidRDefault="009E6B42" w:rsidP="005B7CE2">
      <w:pPr>
        <w:ind w:firstLine="426"/>
        <w:rPr>
          <w:rFonts w:eastAsia="Calibri"/>
          <w:sz w:val="24"/>
          <w:szCs w:val="24"/>
        </w:rPr>
      </w:pPr>
    </w:p>
    <w:p w14:paraId="33A5DCF9" w14:textId="2DBA58F2" w:rsidR="001F1C63" w:rsidRPr="0058183D" w:rsidRDefault="005662FB" w:rsidP="00FF2AD4">
      <w:pPr>
        <w:pStyle w:val="PhD-Title1"/>
      </w:pPr>
      <w:bookmarkStart w:id="173" w:name="_Ref38441734"/>
      <w:bookmarkStart w:id="174" w:name="_Ref38442758"/>
      <w:bookmarkStart w:id="175" w:name="_Ref38960013"/>
      <w:bookmarkStart w:id="176" w:name="_Toc42242463"/>
      <w:r w:rsidRPr="0058183D">
        <w:t>RESULTADOS</w:t>
      </w:r>
      <w:bookmarkEnd w:id="173"/>
      <w:bookmarkEnd w:id="174"/>
      <w:r w:rsidRPr="0058183D">
        <w:t xml:space="preserve"> DESCRITIVOS E VALIDAÇÃO </w:t>
      </w:r>
      <w:bookmarkEnd w:id="175"/>
      <w:r w:rsidR="00182B3F">
        <w:t>DAS ESCALAS</w:t>
      </w:r>
      <w:bookmarkEnd w:id="176"/>
    </w:p>
    <w:p w14:paraId="02388D54" w14:textId="22F8B717" w:rsidR="00FA4208" w:rsidRPr="006A3EDF" w:rsidRDefault="00BF7159" w:rsidP="005341E7">
      <w:pPr>
        <w:spacing w:line="360" w:lineRule="auto"/>
        <w:ind w:firstLine="574"/>
        <w:rPr>
          <w:rFonts w:ascii="Arial" w:hAnsi="Arial" w:cs="Arial"/>
          <w:sz w:val="24"/>
          <w:szCs w:val="24"/>
        </w:rPr>
      </w:pPr>
      <w:r w:rsidRPr="006A3EDF">
        <w:rPr>
          <w:rFonts w:ascii="Arial" w:hAnsi="Arial" w:cs="Arial"/>
          <w:sz w:val="24"/>
          <w:szCs w:val="24"/>
        </w:rPr>
        <w:t>N</w:t>
      </w:r>
      <w:r w:rsidR="0093317D" w:rsidRPr="006A3EDF">
        <w:rPr>
          <w:rFonts w:ascii="Arial" w:hAnsi="Arial" w:cs="Arial"/>
          <w:sz w:val="24"/>
          <w:szCs w:val="24"/>
        </w:rPr>
        <w:t xml:space="preserve">este </w:t>
      </w:r>
      <w:r w:rsidR="00C6621D" w:rsidRPr="006A3EDF">
        <w:rPr>
          <w:rFonts w:ascii="Arial" w:hAnsi="Arial" w:cs="Arial"/>
          <w:sz w:val="24"/>
          <w:szCs w:val="24"/>
        </w:rPr>
        <w:t>capítulo</w:t>
      </w:r>
      <w:r w:rsidR="0093317D" w:rsidRPr="006A3EDF">
        <w:rPr>
          <w:rFonts w:ascii="Arial" w:hAnsi="Arial" w:cs="Arial"/>
          <w:sz w:val="24"/>
          <w:szCs w:val="24"/>
        </w:rPr>
        <w:t xml:space="preserve"> serão apresentados os resultados</w:t>
      </w:r>
      <w:r w:rsidR="00FC758B" w:rsidRPr="006A3EDF">
        <w:rPr>
          <w:rFonts w:ascii="Arial" w:hAnsi="Arial" w:cs="Arial"/>
          <w:sz w:val="24"/>
          <w:szCs w:val="24"/>
        </w:rPr>
        <w:t xml:space="preserve"> descritivos e de validação d</w:t>
      </w:r>
      <w:r w:rsidR="00182B3F">
        <w:rPr>
          <w:rFonts w:ascii="Arial" w:hAnsi="Arial" w:cs="Arial"/>
          <w:sz w:val="24"/>
          <w:szCs w:val="24"/>
        </w:rPr>
        <w:t xml:space="preserve">as escalas </w:t>
      </w:r>
      <w:r w:rsidR="0093317D" w:rsidRPr="006A3EDF">
        <w:rPr>
          <w:rFonts w:ascii="Arial" w:hAnsi="Arial" w:cs="Arial"/>
          <w:sz w:val="24"/>
          <w:szCs w:val="24"/>
        </w:rPr>
        <w:t xml:space="preserve">desta pesquisa. Eles </w:t>
      </w:r>
      <w:r w:rsidR="002E2386">
        <w:rPr>
          <w:rFonts w:ascii="Arial" w:hAnsi="Arial" w:cs="Arial"/>
          <w:sz w:val="24"/>
          <w:szCs w:val="24"/>
        </w:rPr>
        <w:t>serão</w:t>
      </w:r>
      <w:r w:rsidR="0093317D" w:rsidRPr="006A3EDF">
        <w:rPr>
          <w:rFonts w:ascii="Arial" w:hAnsi="Arial" w:cs="Arial"/>
          <w:sz w:val="24"/>
          <w:szCs w:val="24"/>
        </w:rPr>
        <w:t xml:space="preserve"> divididos em etapas</w:t>
      </w:r>
      <w:r w:rsidR="006F4062">
        <w:rPr>
          <w:rFonts w:ascii="Arial" w:hAnsi="Arial" w:cs="Arial"/>
          <w:sz w:val="24"/>
          <w:szCs w:val="24"/>
        </w:rPr>
        <w:t>. N</w:t>
      </w:r>
      <w:r w:rsidR="0093317D" w:rsidRPr="006A3EDF">
        <w:rPr>
          <w:rFonts w:ascii="Arial" w:hAnsi="Arial" w:cs="Arial"/>
          <w:sz w:val="24"/>
          <w:szCs w:val="24"/>
        </w:rPr>
        <w:t>a</w:t>
      </w:r>
      <w:r w:rsidR="00C6621D" w:rsidRPr="006A3EDF">
        <w:rPr>
          <w:rFonts w:ascii="Arial" w:hAnsi="Arial" w:cs="Arial"/>
          <w:sz w:val="24"/>
          <w:szCs w:val="24"/>
        </w:rPr>
        <w:t xml:space="preserve"> primeira etapa serão apresentados</w:t>
      </w:r>
      <w:r w:rsidR="00FC7C2F" w:rsidRPr="006A3EDF">
        <w:rPr>
          <w:rFonts w:ascii="Arial" w:hAnsi="Arial" w:cs="Arial"/>
          <w:sz w:val="24"/>
          <w:szCs w:val="24"/>
        </w:rPr>
        <w:t xml:space="preserve"> os dados demográficos, como função, sexo etc. Na segunda etapa, </w:t>
      </w:r>
      <w:r w:rsidR="006F4062">
        <w:rPr>
          <w:rFonts w:ascii="Arial" w:hAnsi="Arial" w:cs="Arial"/>
          <w:sz w:val="24"/>
          <w:szCs w:val="24"/>
        </w:rPr>
        <w:t xml:space="preserve">podem ser encontrados </w:t>
      </w:r>
      <w:r w:rsidR="00FC7C2F" w:rsidRPr="006A3EDF">
        <w:rPr>
          <w:rFonts w:ascii="Arial" w:hAnsi="Arial" w:cs="Arial"/>
          <w:sz w:val="24"/>
          <w:szCs w:val="24"/>
        </w:rPr>
        <w:t>dados descritivos de satisfação</w:t>
      </w:r>
      <w:r w:rsidR="006F4062">
        <w:rPr>
          <w:rFonts w:ascii="Arial" w:hAnsi="Arial" w:cs="Arial"/>
          <w:sz w:val="24"/>
          <w:szCs w:val="24"/>
        </w:rPr>
        <w:t xml:space="preserve"> com o trabalho</w:t>
      </w:r>
      <w:r w:rsidR="00EF13FE" w:rsidRPr="006A3EDF">
        <w:rPr>
          <w:rFonts w:ascii="Arial" w:hAnsi="Arial" w:cs="Arial"/>
          <w:sz w:val="24"/>
          <w:szCs w:val="24"/>
        </w:rPr>
        <w:t xml:space="preserve">. Na terceira etapa, dados descritivos sobre o </w:t>
      </w:r>
      <w:proofErr w:type="spellStart"/>
      <w:r w:rsidR="00EF13FE" w:rsidRPr="006A3EDF">
        <w:rPr>
          <w:rFonts w:ascii="Arial" w:hAnsi="Arial" w:cs="Arial"/>
          <w:sz w:val="24"/>
          <w:szCs w:val="24"/>
        </w:rPr>
        <w:t>burnout</w:t>
      </w:r>
      <w:proofErr w:type="spellEnd"/>
      <w:r w:rsidR="00EF13FE" w:rsidRPr="006A3EDF">
        <w:rPr>
          <w:rFonts w:ascii="Arial" w:hAnsi="Arial" w:cs="Arial"/>
          <w:sz w:val="24"/>
          <w:szCs w:val="24"/>
        </w:rPr>
        <w:t xml:space="preserve"> e a validação </w:t>
      </w:r>
      <w:r w:rsidR="00182B3F">
        <w:rPr>
          <w:rFonts w:ascii="Arial" w:hAnsi="Arial" w:cs="Arial"/>
          <w:sz w:val="24"/>
          <w:szCs w:val="24"/>
        </w:rPr>
        <w:t>da escala</w:t>
      </w:r>
      <w:r w:rsidR="00EF13FE" w:rsidRPr="006A3EDF">
        <w:rPr>
          <w:rFonts w:ascii="Arial" w:hAnsi="Arial" w:cs="Arial"/>
          <w:sz w:val="24"/>
          <w:szCs w:val="24"/>
        </w:rPr>
        <w:t xml:space="preserve"> são apresentados.</w:t>
      </w:r>
      <w:r w:rsidR="00F51767" w:rsidRPr="006A3EDF">
        <w:rPr>
          <w:rFonts w:ascii="Arial" w:hAnsi="Arial" w:cs="Arial"/>
          <w:sz w:val="24"/>
          <w:szCs w:val="24"/>
        </w:rPr>
        <w:t xml:space="preserve"> Na quarta e quinta etapa os dados descritivos e </w:t>
      </w:r>
      <w:r w:rsidR="00DC4D13" w:rsidRPr="006A3EDF">
        <w:rPr>
          <w:rFonts w:ascii="Arial" w:hAnsi="Arial" w:cs="Arial"/>
          <w:sz w:val="24"/>
          <w:szCs w:val="24"/>
        </w:rPr>
        <w:t>de validação</w:t>
      </w:r>
      <w:r w:rsidR="0093317D" w:rsidRPr="006A3EDF">
        <w:rPr>
          <w:rFonts w:ascii="Arial" w:hAnsi="Arial" w:cs="Arial"/>
          <w:sz w:val="24"/>
          <w:szCs w:val="24"/>
        </w:rPr>
        <w:t xml:space="preserve"> </w:t>
      </w:r>
      <w:r w:rsidR="00182B3F">
        <w:rPr>
          <w:rFonts w:ascii="Arial" w:hAnsi="Arial" w:cs="Arial"/>
          <w:sz w:val="24"/>
          <w:szCs w:val="24"/>
        </w:rPr>
        <w:t>das escala</w:t>
      </w:r>
      <w:r w:rsidR="00B34000">
        <w:rPr>
          <w:rFonts w:ascii="Arial" w:hAnsi="Arial" w:cs="Arial"/>
          <w:sz w:val="24"/>
          <w:szCs w:val="24"/>
        </w:rPr>
        <w:t>s</w:t>
      </w:r>
      <w:r w:rsidR="001B5ACD" w:rsidRPr="006A3EDF">
        <w:rPr>
          <w:rFonts w:ascii="Arial" w:hAnsi="Arial" w:cs="Arial"/>
          <w:sz w:val="24"/>
          <w:szCs w:val="24"/>
        </w:rPr>
        <w:t xml:space="preserve"> de </w:t>
      </w:r>
      <w:r w:rsidR="009B0186" w:rsidRPr="006A3EDF">
        <w:rPr>
          <w:rFonts w:ascii="Arial" w:hAnsi="Arial" w:cs="Arial"/>
          <w:sz w:val="24"/>
          <w:szCs w:val="24"/>
        </w:rPr>
        <w:t>adaptabilidade individual</w:t>
      </w:r>
      <w:r w:rsidR="001B5ACD" w:rsidRPr="006A3EDF">
        <w:rPr>
          <w:rFonts w:ascii="Arial" w:hAnsi="Arial" w:cs="Arial"/>
          <w:sz w:val="24"/>
          <w:szCs w:val="24"/>
        </w:rPr>
        <w:t xml:space="preserve"> e instabilidade s</w:t>
      </w:r>
      <w:r w:rsidR="00F1428A">
        <w:rPr>
          <w:rFonts w:ascii="Arial" w:hAnsi="Arial" w:cs="Arial"/>
          <w:sz w:val="24"/>
          <w:szCs w:val="24"/>
        </w:rPr>
        <w:t>erão</w:t>
      </w:r>
      <w:r w:rsidR="001B5ACD" w:rsidRPr="006A3EDF">
        <w:rPr>
          <w:rFonts w:ascii="Arial" w:hAnsi="Arial" w:cs="Arial"/>
          <w:sz w:val="24"/>
          <w:szCs w:val="24"/>
        </w:rPr>
        <w:t xml:space="preserve"> apresentados.</w:t>
      </w:r>
    </w:p>
    <w:p w14:paraId="4340AAC0" w14:textId="7FFE491D" w:rsidR="00892F31" w:rsidRDefault="005662FB" w:rsidP="00F1428A">
      <w:pPr>
        <w:pStyle w:val="PhD-Title2"/>
      </w:pPr>
      <w:bookmarkStart w:id="177" w:name="_Toc42242464"/>
      <w:r>
        <w:t>INFORMAÇÕES DEMOGRÁFICAS</w:t>
      </w:r>
      <w:bookmarkEnd w:id="177"/>
    </w:p>
    <w:p w14:paraId="5947C768" w14:textId="371F53ED" w:rsidR="006F4062" w:rsidRPr="006F4062"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Pr="006A3EDF">
        <w:rPr>
          <w:rFonts w:ascii="Arial" w:hAnsi="Arial" w:cs="Arial"/>
          <w:sz w:val="24"/>
          <w:szCs w:val="24"/>
        </w:rPr>
        <w:fldChar w:fldCharType="begin"/>
      </w:r>
      <w:r w:rsidRPr="006A3EDF">
        <w:rPr>
          <w:rFonts w:ascii="Arial" w:hAnsi="Arial" w:cs="Arial"/>
          <w:sz w:val="24"/>
          <w:szCs w:val="24"/>
        </w:rPr>
        <w:instrText xml:space="preserve"> REF _Ref38740553 \h  \* MERGEFORMAT </w:instrText>
      </w:r>
      <w:r w:rsidRPr="006A3EDF">
        <w:rPr>
          <w:rFonts w:ascii="Arial" w:hAnsi="Arial" w:cs="Arial"/>
          <w:sz w:val="24"/>
          <w:szCs w:val="24"/>
        </w:rPr>
      </w:r>
      <w:r w:rsidRPr="006A3EDF">
        <w:rPr>
          <w:rFonts w:ascii="Arial" w:hAnsi="Arial" w:cs="Arial"/>
          <w:sz w:val="24"/>
          <w:szCs w:val="24"/>
        </w:rPr>
        <w:fldChar w:fldCharType="separate"/>
      </w:r>
      <w:r w:rsidRPr="006A3EDF">
        <w:rPr>
          <w:rFonts w:ascii="Arial" w:hAnsi="Arial" w:cs="Arial"/>
          <w:sz w:val="24"/>
          <w:szCs w:val="24"/>
        </w:rPr>
        <w:t>Tabela 1</w:t>
      </w:r>
      <w:r w:rsidRPr="006A3EDF">
        <w:rPr>
          <w:rFonts w:ascii="Arial" w:hAnsi="Arial" w:cs="Arial"/>
          <w:sz w:val="24"/>
          <w:szCs w:val="24"/>
        </w:rPr>
        <w:fldChar w:fldCharType="end"/>
      </w:r>
      <w:r w:rsidRPr="006A3EDF">
        <w:rPr>
          <w:rFonts w:ascii="Arial" w:hAnsi="Arial" w:cs="Arial"/>
          <w:sz w:val="24"/>
          <w:szCs w:val="24"/>
        </w:rPr>
        <w:t xml:space="preserve"> apresenta a quantidade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 com 380 respondentes.</w:t>
      </w:r>
    </w:p>
    <w:p w14:paraId="22E36A6F" w14:textId="487442D6" w:rsidR="00892F31" w:rsidRPr="006A3EDF" w:rsidRDefault="00892F31" w:rsidP="00892F31">
      <w:pPr>
        <w:pStyle w:val="Legenda"/>
        <w:rPr>
          <w:rFonts w:ascii="Arial" w:eastAsiaTheme="minorHAnsi" w:hAnsi="Arial" w:cs="Arial"/>
          <w:sz w:val="24"/>
          <w:szCs w:val="24"/>
        </w:rPr>
      </w:pPr>
      <w:bookmarkStart w:id="178" w:name="_Ref38740553"/>
      <w:bookmarkStart w:id="179" w:name="_Toc43927094"/>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1</w:t>
      </w:r>
      <w:r w:rsidRPr="006A3EDF">
        <w:rPr>
          <w:rFonts w:ascii="Arial" w:hAnsi="Arial" w:cs="Arial"/>
        </w:rPr>
        <w:fldChar w:fldCharType="end"/>
      </w:r>
      <w:bookmarkEnd w:id="178"/>
      <w:r w:rsidRPr="006A3EDF">
        <w:rPr>
          <w:rFonts w:ascii="Arial" w:hAnsi="Arial" w:cs="Arial"/>
        </w:rPr>
        <w:t xml:space="preserve"> - Informação do sexo dos respondentes</w:t>
      </w:r>
      <w:bookmarkEnd w:id="179"/>
    </w:p>
    <w:tbl>
      <w:tblPr>
        <w:tblW w:w="59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1953"/>
        <w:gridCol w:w="1487"/>
        <w:gridCol w:w="1701"/>
      </w:tblGrid>
      <w:tr w:rsidR="00892F31" w:rsidRPr="006A3EDF" w14:paraId="4CBE0184" w14:textId="77777777" w:rsidTr="00FE76AC">
        <w:trPr>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0976E045" w14:textId="77777777" w:rsidR="00892F31" w:rsidRPr="006A3EDF" w:rsidRDefault="00892F31" w:rsidP="0075202B">
            <w:pPr>
              <w:autoSpaceDE w:val="0"/>
              <w:autoSpaceDN w:val="0"/>
              <w:adjustRightInd w:val="0"/>
              <w:spacing w:after="0"/>
              <w:jc w:val="left"/>
              <w:rPr>
                <w:rFonts w:ascii="Arial" w:eastAsiaTheme="minorHAnsi" w:hAnsi="Arial" w:cs="Arial"/>
                <w:sz w:val="24"/>
                <w:szCs w:val="24"/>
              </w:rPr>
            </w:pPr>
          </w:p>
        </w:tc>
        <w:tc>
          <w:tcPr>
            <w:tcW w:w="1487" w:type="dxa"/>
            <w:tcBorders>
              <w:top w:val="nil"/>
              <w:left w:val="nil"/>
              <w:bottom w:val="single" w:sz="8" w:space="0" w:color="152935"/>
              <w:right w:val="single" w:sz="8" w:space="0" w:color="E0E0E0"/>
            </w:tcBorders>
            <w:shd w:val="clear" w:color="auto" w:fill="FFFFFF"/>
            <w:vAlign w:val="bottom"/>
          </w:tcPr>
          <w:p w14:paraId="30867688"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317E137A"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892F31" w:rsidRPr="006A3EDF" w14:paraId="4223E394" w14:textId="77777777" w:rsidTr="00FE76AC">
        <w:trPr>
          <w:cantSplit/>
          <w:jc w:val="center"/>
        </w:trPr>
        <w:tc>
          <w:tcPr>
            <w:tcW w:w="813" w:type="dxa"/>
            <w:vMerge w:val="restart"/>
            <w:tcBorders>
              <w:top w:val="single" w:sz="8" w:space="0" w:color="152935"/>
              <w:left w:val="nil"/>
              <w:bottom w:val="single" w:sz="8" w:space="0" w:color="152935"/>
              <w:right w:val="nil"/>
            </w:tcBorders>
            <w:shd w:val="clear" w:color="auto" w:fill="E0E0E0"/>
          </w:tcPr>
          <w:p w14:paraId="304D08C2" w14:textId="77777777" w:rsidR="00892F31" w:rsidRPr="006A3EDF" w:rsidRDefault="00892F31" w:rsidP="0075202B">
            <w:pPr>
              <w:autoSpaceDE w:val="0"/>
              <w:autoSpaceDN w:val="0"/>
              <w:adjustRightInd w:val="0"/>
              <w:spacing w:after="0" w:line="320" w:lineRule="atLeast"/>
              <w:ind w:left="60" w:right="60"/>
              <w:jc w:val="left"/>
              <w:rPr>
                <w:rFonts w:ascii="Arial" w:eastAsiaTheme="minorHAnsi" w:hAnsi="Arial" w:cs="Arial"/>
                <w:sz w:val="24"/>
                <w:szCs w:val="24"/>
              </w:rPr>
            </w:pPr>
          </w:p>
        </w:tc>
        <w:tc>
          <w:tcPr>
            <w:tcW w:w="1953" w:type="dxa"/>
            <w:tcBorders>
              <w:top w:val="single" w:sz="8" w:space="0" w:color="152935"/>
              <w:left w:val="nil"/>
              <w:bottom w:val="single" w:sz="8" w:space="0" w:color="AEAEAE"/>
              <w:right w:val="nil"/>
            </w:tcBorders>
            <w:shd w:val="clear" w:color="auto" w:fill="E0E0E0"/>
          </w:tcPr>
          <w:p w14:paraId="1655D238" w14:textId="77777777" w:rsidR="00892F31" w:rsidRPr="006A3EDF" w:rsidRDefault="00892F31"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Feminino</w:t>
            </w:r>
          </w:p>
        </w:tc>
        <w:tc>
          <w:tcPr>
            <w:tcW w:w="1487" w:type="dxa"/>
            <w:tcBorders>
              <w:top w:val="single" w:sz="8" w:space="0" w:color="152935"/>
              <w:left w:val="nil"/>
              <w:bottom w:val="single" w:sz="8" w:space="0" w:color="AEAEAE"/>
              <w:right w:val="single" w:sz="8" w:space="0" w:color="E0E0E0"/>
            </w:tcBorders>
            <w:shd w:val="clear" w:color="auto" w:fill="FFFFFF"/>
          </w:tcPr>
          <w:p w14:paraId="756E7CB7" w14:textId="77777777"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8" w:space="0" w:color="152935"/>
              <w:left w:val="single" w:sz="8" w:space="0" w:color="E0E0E0"/>
              <w:bottom w:val="single" w:sz="8" w:space="0" w:color="AEAEAE"/>
              <w:right w:val="nil"/>
            </w:tcBorders>
            <w:shd w:val="clear" w:color="auto" w:fill="FFFFFF"/>
          </w:tcPr>
          <w:p w14:paraId="2AB37889" w14:textId="395592FD"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15,9</w:t>
            </w:r>
            <w:r w:rsidR="00122969">
              <w:rPr>
                <w:rFonts w:ascii="Arial" w:eastAsiaTheme="minorHAnsi" w:hAnsi="Arial" w:cs="Arial"/>
                <w:sz w:val="24"/>
                <w:szCs w:val="24"/>
              </w:rPr>
              <w:t>%</w:t>
            </w:r>
          </w:p>
        </w:tc>
      </w:tr>
      <w:tr w:rsidR="00892F31" w:rsidRPr="006A3EDF" w14:paraId="10D90DC6" w14:textId="77777777" w:rsidTr="00FE76AC">
        <w:trPr>
          <w:cantSplit/>
          <w:jc w:val="center"/>
        </w:trPr>
        <w:tc>
          <w:tcPr>
            <w:tcW w:w="813" w:type="dxa"/>
            <w:vMerge/>
            <w:tcBorders>
              <w:top w:val="single" w:sz="8" w:space="0" w:color="152935"/>
              <w:left w:val="nil"/>
              <w:bottom w:val="single" w:sz="8" w:space="0" w:color="152935"/>
              <w:right w:val="nil"/>
            </w:tcBorders>
            <w:shd w:val="clear" w:color="auto" w:fill="E0E0E0"/>
          </w:tcPr>
          <w:p w14:paraId="75DE8D5D" w14:textId="77777777" w:rsidR="00892F31" w:rsidRPr="006A3EDF" w:rsidRDefault="00892F31" w:rsidP="0075202B">
            <w:pPr>
              <w:autoSpaceDE w:val="0"/>
              <w:autoSpaceDN w:val="0"/>
              <w:adjustRightInd w:val="0"/>
              <w:spacing w:after="0"/>
              <w:jc w:val="left"/>
              <w:rPr>
                <w:rFonts w:ascii="Arial" w:eastAsiaTheme="minorHAnsi" w:hAnsi="Arial" w:cs="Arial"/>
                <w:sz w:val="24"/>
                <w:szCs w:val="24"/>
              </w:rPr>
            </w:pPr>
          </w:p>
        </w:tc>
        <w:tc>
          <w:tcPr>
            <w:tcW w:w="1953" w:type="dxa"/>
            <w:tcBorders>
              <w:top w:val="single" w:sz="8" w:space="0" w:color="AEAEAE"/>
              <w:left w:val="nil"/>
              <w:bottom w:val="single" w:sz="8" w:space="0" w:color="AEAEAE"/>
              <w:right w:val="nil"/>
            </w:tcBorders>
            <w:shd w:val="clear" w:color="auto" w:fill="E0E0E0"/>
          </w:tcPr>
          <w:p w14:paraId="75E21880" w14:textId="77777777" w:rsidR="00892F31" w:rsidRPr="006A3EDF" w:rsidRDefault="00892F31"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Masculino</w:t>
            </w:r>
          </w:p>
        </w:tc>
        <w:tc>
          <w:tcPr>
            <w:tcW w:w="1487" w:type="dxa"/>
            <w:tcBorders>
              <w:top w:val="single" w:sz="8" w:space="0" w:color="AEAEAE"/>
              <w:left w:val="nil"/>
              <w:bottom w:val="single" w:sz="8" w:space="0" w:color="AEAEAE"/>
              <w:right w:val="single" w:sz="8" w:space="0" w:color="E0E0E0"/>
            </w:tcBorders>
            <w:shd w:val="clear" w:color="auto" w:fill="FFFFFF"/>
          </w:tcPr>
          <w:p w14:paraId="7DD2E01B" w14:textId="77777777"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1DEC6485" w14:textId="22F4D492"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83,9</w:t>
            </w:r>
            <w:r w:rsidR="00122969">
              <w:rPr>
                <w:rFonts w:ascii="Arial" w:eastAsiaTheme="minorHAnsi" w:hAnsi="Arial" w:cs="Arial"/>
                <w:sz w:val="24"/>
                <w:szCs w:val="24"/>
              </w:rPr>
              <w:t>%</w:t>
            </w:r>
          </w:p>
        </w:tc>
      </w:tr>
      <w:tr w:rsidR="00892F31" w:rsidRPr="006A3EDF" w14:paraId="53CF81C2" w14:textId="77777777" w:rsidTr="00FE76AC">
        <w:trPr>
          <w:cantSplit/>
          <w:jc w:val="center"/>
        </w:trPr>
        <w:tc>
          <w:tcPr>
            <w:tcW w:w="813" w:type="dxa"/>
            <w:vMerge/>
            <w:tcBorders>
              <w:top w:val="single" w:sz="8" w:space="0" w:color="152935"/>
              <w:left w:val="nil"/>
              <w:bottom w:val="single" w:sz="8" w:space="0" w:color="152935"/>
              <w:right w:val="nil"/>
            </w:tcBorders>
            <w:shd w:val="clear" w:color="auto" w:fill="E0E0E0"/>
          </w:tcPr>
          <w:p w14:paraId="71F21508" w14:textId="77777777" w:rsidR="00892F31" w:rsidRPr="006A3EDF" w:rsidRDefault="00892F31" w:rsidP="0075202B">
            <w:pPr>
              <w:autoSpaceDE w:val="0"/>
              <w:autoSpaceDN w:val="0"/>
              <w:adjustRightInd w:val="0"/>
              <w:spacing w:after="0"/>
              <w:jc w:val="left"/>
              <w:rPr>
                <w:rFonts w:ascii="Arial" w:eastAsiaTheme="minorHAnsi" w:hAnsi="Arial" w:cs="Arial"/>
                <w:sz w:val="24"/>
                <w:szCs w:val="24"/>
              </w:rPr>
            </w:pPr>
          </w:p>
        </w:tc>
        <w:tc>
          <w:tcPr>
            <w:tcW w:w="1953" w:type="dxa"/>
            <w:tcBorders>
              <w:top w:val="single" w:sz="8" w:space="0" w:color="AEAEAE"/>
              <w:left w:val="nil"/>
              <w:bottom w:val="single" w:sz="8" w:space="0" w:color="AEAEAE"/>
              <w:right w:val="nil"/>
            </w:tcBorders>
            <w:shd w:val="clear" w:color="auto" w:fill="E0E0E0"/>
          </w:tcPr>
          <w:p w14:paraId="6F1DC545" w14:textId="77777777" w:rsidR="00892F31" w:rsidRPr="006A3EDF" w:rsidRDefault="00892F31"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487" w:type="dxa"/>
            <w:tcBorders>
              <w:top w:val="single" w:sz="8" w:space="0" w:color="AEAEAE"/>
              <w:left w:val="nil"/>
              <w:bottom w:val="single" w:sz="8" w:space="0" w:color="AEAEAE"/>
              <w:right w:val="single" w:sz="8" w:space="0" w:color="E0E0E0"/>
            </w:tcBorders>
            <w:shd w:val="clear" w:color="auto" w:fill="FFFFFF"/>
          </w:tcPr>
          <w:p w14:paraId="6425E186" w14:textId="77777777"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8" w:space="0" w:color="AEAEAE"/>
              <w:right w:val="nil"/>
            </w:tcBorders>
            <w:shd w:val="clear" w:color="auto" w:fill="FFFFFF"/>
          </w:tcPr>
          <w:p w14:paraId="1C49BC74" w14:textId="258BA4A8"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w:t>
            </w:r>
            <w:r w:rsidR="00122969">
              <w:rPr>
                <w:rFonts w:ascii="Arial" w:eastAsiaTheme="minorHAnsi" w:hAnsi="Arial" w:cs="Arial"/>
                <w:sz w:val="24"/>
                <w:szCs w:val="24"/>
              </w:rPr>
              <w:t>%</w:t>
            </w:r>
          </w:p>
        </w:tc>
      </w:tr>
      <w:tr w:rsidR="00892F31" w:rsidRPr="006A3EDF" w14:paraId="0ACE5B04" w14:textId="77777777" w:rsidTr="00FE76AC">
        <w:trPr>
          <w:cantSplit/>
          <w:jc w:val="center"/>
        </w:trPr>
        <w:tc>
          <w:tcPr>
            <w:tcW w:w="813" w:type="dxa"/>
            <w:vMerge/>
            <w:tcBorders>
              <w:top w:val="single" w:sz="8" w:space="0" w:color="152935"/>
              <w:left w:val="nil"/>
              <w:bottom w:val="single" w:sz="8" w:space="0" w:color="152935"/>
              <w:right w:val="nil"/>
            </w:tcBorders>
            <w:shd w:val="clear" w:color="auto" w:fill="E0E0E0"/>
          </w:tcPr>
          <w:p w14:paraId="5AB1E497" w14:textId="77777777" w:rsidR="00892F31" w:rsidRPr="006A3EDF" w:rsidRDefault="00892F31" w:rsidP="0075202B">
            <w:pPr>
              <w:autoSpaceDE w:val="0"/>
              <w:autoSpaceDN w:val="0"/>
              <w:adjustRightInd w:val="0"/>
              <w:spacing w:after="0"/>
              <w:jc w:val="left"/>
              <w:rPr>
                <w:rFonts w:ascii="Arial" w:eastAsiaTheme="minorHAnsi" w:hAnsi="Arial" w:cs="Arial"/>
                <w:sz w:val="24"/>
                <w:szCs w:val="24"/>
              </w:rPr>
            </w:pPr>
          </w:p>
        </w:tc>
        <w:tc>
          <w:tcPr>
            <w:tcW w:w="1953" w:type="dxa"/>
            <w:tcBorders>
              <w:top w:val="single" w:sz="8" w:space="0" w:color="AEAEAE"/>
              <w:left w:val="nil"/>
              <w:bottom w:val="single" w:sz="8" w:space="0" w:color="152935"/>
              <w:right w:val="nil"/>
            </w:tcBorders>
            <w:shd w:val="clear" w:color="auto" w:fill="E0E0E0"/>
          </w:tcPr>
          <w:p w14:paraId="759B4B05" w14:textId="77777777" w:rsidR="00892F31" w:rsidRPr="006A3EDF" w:rsidRDefault="00892F31"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Total</w:t>
            </w:r>
          </w:p>
        </w:tc>
        <w:tc>
          <w:tcPr>
            <w:tcW w:w="1487" w:type="dxa"/>
            <w:tcBorders>
              <w:top w:val="single" w:sz="8" w:space="0" w:color="AEAEAE"/>
              <w:left w:val="nil"/>
              <w:bottom w:val="single" w:sz="8" w:space="0" w:color="152935"/>
              <w:right w:val="single" w:sz="8" w:space="0" w:color="E0E0E0"/>
            </w:tcBorders>
            <w:shd w:val="clear" w:color="auto" w:fill="FFFFFF"/>
          </w:tcPr>
          <w:p w14:paraId="6199FAAC" w14:textId="77777777"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453</w:t>
            </w:r>
          </w:p>
        </w:tc>
        <w:tc>
          <w:tcPr>
            <w:tcW w:w="1701" w:type="dxa"/>
            <w:tcBorders>
              <w:top w:val="single" w:sz="8" w:space="0" w:color="AEAEAE"/>
              <w:left w:val="single" w:sz="8" w:space="0" w:color="E0E0E0"/>
              <w:bottom w:val="single" w:sz="8" w:space="0" w:color="152935"/>
              <w:right w:val="nil"/>
            </w:tcBorders>
            <w:shd w:val="clear" w:color="auto" w:fill="FFFFFF"/>
          </w:tcPr>
          <w:p w14:paraId="6B327C10" w14:textId="79387CAC"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100,0</w:t>
            </w:r>
            <w:r w:rsidR="00122969">
              <w:rPr>
                <w:rFonts w:ascii="Arial" w:eastAsiaTheme="minorHAnsi" w:hAnsi="Arial" w:cs="Arial"/>
                <w:sz w:val="24"/>
                <w:szCs w:val="24"/>
              </w:rPr>
              <w:t>%</w:t>
            </w:r>
          </w:p>
        </w:tc>
      </w:tr>
    </w:tbl>
    <w:p w14:paraId="22A40995" w14:textId="77777777" w:rsidR="00892F31" w:rsidRDefault="00892F31" w:rsidP="005341E7">
      <w:pPr>
        <w:spacing w:line="360" w:lineRule="auto"/>
        <w:ind w:firstLine="360"/>
        <w:rPr>
          <w:rFonts w:ascii="Arial" w:hAnsi="Arial" w:cs="Arial"/>
          <w:sz w:val="24"/>
          <w:szCs w:val="24"/>
        </w:rPr>
      </w:pPr>
    </w:p>
    <w:p w14:paraId="2195981D" w14:textId="57CED4D9" w:rsidR="00892F31" w:rsidRDefault="00C07BB8" w:rsidP="005341E7">
      <w:pPr>
        <w:spacing w:line="360" w:lineRule="auto"/>
        <w:ind w:firstLine="360"/>
        <w:rPr>
          <w:rFonts w:ascii="Arial" w:hAnsi="Arial" w:cs="Arial"/>
          <w:sz w:val="24"/>
          <w:szCs w:val="24"/>
        </w:rPr>
      </w:pPr>
      <w:r>
        <w:rPr>
          <w:rFonts w:ascii="Arial" w:hAnsi="Arial" w:cs="Arial"/>
          <w:sz w:val="24"/>
          <w:szCs w:val="24"/>
        </w:rPr>
        <w:t xml:space="preserve">Essa </w:t>
      </w:r>
      <w:r w:rsidR="007F276D" w:rsidRPr="006A3EDF">
        <w:rPr>
          <w:rFonts w:ascii="Arial" w:hAnsi="Arial" w:cs="Arial"/>
          <w:sz w:val="24"/>
          <w:szCs w:val="24"/>
        </w:rPr>
        <w:t xml:space="preserve"> realidade de mais homens sendo respondentes em pesquisas na área</w:t>
      </w:r>
      <w:r w:rsidR="00541805">
        <w:rPr>
          <w:rFonts w:ascii="Arial" w:hAnsi="Arial" w:cs="Arial"/>
          <w:sz w:val="24"/>
          <w:szCs w:val="24"/>
        </w:rPr>
        <w:t xml:space="preserve"> de computação</w:t>
      </w:r>
      <w:r w:rsidR="007F276D" w:rsidRPr="006A3EDF">
        <w:rPr>
          <w:rFonts w:ascii="Arial" w:hAnsi="Arial" w:cs="Arial"/>
          <w:sz w:val="24"/>
          <w:szCs w:val="24"/>
        </w:rPr>
        <w:t xml:space="preserve"> é condizente com outras pesquisas já conduzidas</w:t>
      </w:r>
      <w:r w:rsidR="001B0DB4" w:rsidRPr="006A3EDF">
        <w:rPr>
          <w:rFonts w:ascii="Arial" w:hAnsi="Arial" w:cs="Arial"/>
          <w:sz w:val="24"/>
          <w:szCs w:val="24"/>
        </w:rPr>
        <w:t xml:space="preserve"> </w:t>
      </w:r>
      <w:r w:rsidR="00A77468" w:rsidRPr="006A3EDF">
        <w:rPr>
          <w:rFonts w:ascii="Arial" w:hAnsi="Arial" w:cs="Arial"/>
          <w:sz w:val="24"/>
          <w:szCs w:val="24"/>
        </w:rPr>
        <w:t>que apresentam cerca de 20% de alunas na área</w:t>
      </w:r>
      <w:r w:rsidR="00893CC0" w:rsidRPr="006A3EDF">
        <w:rPr>
          <w:rFonts w:ascii="Arial" w:hAnsi="Arial" w:cs="Arial"/>
          <w:sz w:val="24"/>
          <w:szCs w:val="24"/>
        </w:rPr>
        <w:t xml:space="preserve"> </w:t>
      </w:r>
      <w:r w:rsidR="00893CC0"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RESUMO","type":"paper-conference","volume":"3"},"uris":["http://www.mendeley.com/documents/?uuid=4ffda8c0-a6dd-4b95-b802-bd29e91f195c"]}],"mendeley":{"formattedCitation":"(MOREIRA; MATTOS; REIS, 2014; SCHWARTZ et al., 2006)","plainTextFormattedCitation":"(MOREIRA; MATTOS; REIS, 2014; SCHWARTZ et al., 2006)","previouslyFormattedCitation":"(MOREIRA; MATTOS; REIS, 2014; SCHWARTZ et al., 2006)"},"properties":{"noteIndex":0},"schema":"https://github.com/citation-style-language/schema/raw/master/csl-citation.json"}</w:instrText>
      </w:r>
      <w:r w:rsidR="00893CC0" w:rsidRPr="006A3EDF">
        <w:rPr>
          <w:rFonts w:ascii="Arial" w:hAnsi="Arial" w:cs="Arial"/>
          <w:sz w:val="24"/>
          <w:szCs w:val="24"/>
        </w:rPr>
        <w:fldChar w:fldCharType="separate"/>
      </w:r>
      <w:r w:rsidR="00E91695" w:rsidRPr="004C09D6">
        <w:rPr>
          <w:rFonts w:ascii="Arial" w:hAnsi="Arial" w:cs="Arial"/>
          <w:noProof/>
          <w:sz w:val="24"/>
          <w:szCs w:val="24"/>
        </w:rPr>
        <w:t>(MOREIRA; MATTOS; REIS, 2014; SCHWARTZ et al., 2006)</w:t>
      </w:r>
      <w:r w:rsidR="00893CC0" w:rsidRPr="006A3EDF">
        <w:rPr>
          <w:rFonts w:ascii="Arial" w:hAnsi="Arial" w:cs="Arial"/>
          <w:sz w:val="24"/>
          <w:szCs w:val="24"/>
        </w:rPr>
        <w:fldChar w:fldCharType="end"/>
      </w:r>
      <w:r w:rsidR="00A77468" w:rsidRPr="006A3EDF">
        <w:rPr>
          <w:rFonts w:ascii="Arial" w:hAnsi="Arial" w:cs="Arial"/>
          <w:sz w:val="24"/>
          <w:szCs w:val="24"/>
        </w:rPr>
        <w:t xml:space="preserve">. </w:t>
      </w:r>
      <w:r w:rsidR="00700077">
        <w:rPr>
          <w:rFonts w:ascii="Arial" w:hAnsi="Arial" w:cs="Arial"/>
          <w:sz w:val="24"/>
          <w:szCs w:val="24"/>
        </w:rPr>
        <w:t xml:space="preserve">A baixa quantidade de mulheres na computação é algo que precisa ser melhorado com políticas de inclusão para que se tenha uma melhor diversidade </w:t>
      </w:r>
      <w:r w:rsidR="00367559">
        <w:rPr>
          <w:rFonts w:ascii="Arial" w:hAnsi="Arial" w:cs="Arial"/>
          <w:sz w:val="24"/>
          <w:szCs w:val="24"/>
        </w:rPr>
        <w:t>na área e potenciais melhores resultados</w:t>
      </w:r>
      <w:r w:rsidR="00367559">
        <w:rPr>
          <w:rFonts w:ascii="Arial" w:hAnsi="Arial" w:cs="Arial"/>
          <w:sz w:val="24"/>
          <w:szCs w:val="24"/>
        </w:rPr>
        <w:fldChar w:fldCharType="begin" w:fldLock="1"/>
      </w:r>
      <w:r w:rsidR="00281EB4">
        <w:rPr>
          <w:rFonts w:ascii="Arial" w:hAnsi="Arial" w:cs="Arial"/>
          <w:sz w:val="24"/>
          <w:szCs w:val="24"/>
        </w:rPr>
        <w:instrText>ADDIN CSL_CITATION {"citationItems":[{"id":"ITEM-1","itemData":{"DOI":"10.1145/3195836.3195857","ISBN":"9781450357258","ISSN":"02705257","abstract":"1 Studies about diversity in Software Engineering (SE) are important to understand the disparity occurring nowadays at information technology workplaces. The goal of this work is to analyze the characteristics of diversity in SE and how to adapt SE practices when we have teams with diversity characteristics. We collected data by conducting a Systematic Literature Review (SLR) and semi-structured interviews aiming to identify what impacts of diversity can be observed in software development teams. We found that there are several challenges and barriers encountered in the work environment, and that inclusion and diversity can affect the software development teams positively.","author":[{"dropping-particle":"","family":"Menezes","given":"Lvaro","non-dropping-particle":"","parse-names":false,"suffix":""},{"dropping-particle":"","family":"Prikladnicki","given":"Rafael","non-dropping-particle":"","parse-names":false,"suffix":""}],"container-title":"Proceedings - International Conference on Software Engineering","id":"ITEM-1","issued":{"date-parts":[["2018"]]},"page":"45-48","title":"Diversity in software engineering","type":"article-journal"},"uris":["http://www.mendeley.com/documents/?uuid=dd2b2dba-db36-4135-9dfd-72b9943a3011"]}],"mendeley":{"formattedCitation":"(MENEZES; PRIKLADNICKI, 2018)","plainTextFormattedCitation":"(MENEZES; PRIKLADNICKI, 2018)","previouslyFormattedCitation":"(MENEZES; PRIKLADNICKI, 2018)"},"properties":{"noteIndex":0},"schema":"https://github.com/citation-style-language/schema/raw/master/csl-citation.json"}</w:instrText>
      </w:r>
      <w:r w:rsidR="00367559">
        <w:rPr>
          <w:rFonts w:ascii="Arial" w:hAnsi="Arial" w:cs="Arial"/>
          <w:sz w:val="24"/>
          <w:szCs w:val="24"/>
        </w:rPr>
        <w:fldChar w:fldCharType="separate"/>
      </w:r>
      <w:r w:rsidR="00367559" w:rsidRPr="00367559">
        <w:rPr>
          <w:rFonts w:ascii="Arial" w:hAnsi="Arial" w:cs="Arial"/>
          <w:noProof/>
          <w:sz w:val="24"/>
          <w:szCs w:val="24"/>
        </w:rPr>
        <w:t>(MENEZES; PRIKLADNICKI, 2018)</w:t>
      </w:r>
      <w:r w:rsidR="00367559">
        <w:rPr>
          <w:rFonts w:ascii="Arial" w:hAnsi="Arial" w:cs="Arial"/>
          <w:sz w:val="24"/>
          <w:szCs w:val="24"/>
        </w:rPr>
        <w:fldChar w:fldCharType="end"/>
      </w:r>
      <w:r w:rsidR="00367559">
        <w:rPr>
          <w:rFonts w:ascii="Arial" w:hAnsi="Arial" w:cs="Arial"/>
          <w:sz w:val="24"/>
          <w:szCs w:val="24"/>
        </w:rPr>
        <w:t>.</w:t>
      </w:r>
    </w:p>
    <w:p w14:paraId="361D5157" w14:textId="3EE2815E" w:rsidR="006F4062"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6502DC">
        <w:rPr>
          <w:rFonts w:ascii="Arial" w:hAnsi="Arial" w:cs="Arial"/>
          <w:sz w:val="24"/>
          <w:szCs w:val="24"/>
        </w:rPr>
        <w:t xml:space="preserve"> </w:t>
      </w:r>
      <w:r w:rsidR="006502DC" w:rsidRPr="006502DC">
        <w:rPr>
          <w:rFonts w:ascii="Arial" w:hAnsi="Arial" w:cs="Arial"/>
          <w:sz w:val="24"/>
          <w:szCs w:val="24"/>
        </w:rPr>
        <w:fldChar w:fldCharType="begin"/>
      </w:r>
      <w:r w:rsidR="006502DC" w:rsidRPr="006502DC">
        <w:rPr>
          <w:rFonts w:ascii="Arial" w:hAnsi="Arial" w:cs="Arial"/>
          <w:sz w:val="24"/>
          <w:szCs w:val="24"/>
        </w:rPr>
        <w:instrText xml:space="preserve"> REF _Ref43829711 \h  \* MERGEFORMAT </w:instrText>
      </w:r>
      <w:r w:rsidR="006502DC" w:rsidRPr="006502DC">
        <w:rPr>
          <w:rFonts w:ascii="Arial" w:hAnsi="Arial" w:cs="Arial"/>
          <w:sz w:val="24"/>
          <w:szCs w:val="24"/>
        </w:rPr>
      </w:r>
      <w:r w:rsidR="006502DC" w:rsidRPr="006502DC">
        <w:rPr>
          <w:rFonts w:ascii="Arial" w:hAnsi="Arial" w:cs="Arial"/>
          <w:sz w:val="24"/>
          <w:szCs w:val="24"/>
        </w:rPr>
        <w:fldChar w:fldCharType="separate"/>
      </w:r>
      <w:r w:rsidR="006502DC" w:rsidRPr="006502DC">
        <w:rPr>
          <w:rFonts w:ascii="Arial" w:hAnsi="Arial" w:cs="Arial"/>
          <w:sz w:val="24"/>
          <w:szCs w:val="24"/>
        </w:rPr>
        <w:t xml:space="preserve">Tabela </w:t>
      </w:r>
      <w:r w:rsidR="006502DC" w:rsidRPr="006502DC">
        <w:rPr>
          <w:rFonts w:ascii="Arial" w:hAnsi="Arial" w:cs="Arial"/>
          <w:noProof/>
          <w:sz w:val="24"/>
          <w:szCs w:val="24"/>
        </w:rPr>
        <w:t>2</w:t>
      </w:r>
      <w:r w:rsidR="006502DC" w:rsidRPr="006502DC">
        <w:rPr>
          <w:rFonts w:ascii="Arial" w:hAnsi="Arial" w:cs="Arial"/>
          <w:sz w:val="24"/>
          <w:szCs w:val="24"/>
        </w:rPr>
        <w:fldChar w:fldCharType="end"/>
      </w:r>
      <w:r w:rsidRPr="006502DC">
        <w:rPr>
          <w:rFonts w:ascii="Arial" w:hAnsi="Arial" w:cs="Arial"/>
          <w:sz w:val="24"/>
          <w:szCs w:val="24"/>
        </w:rPr>
        <w:t xml:space="preserve"> </w:t>
      </w:r>
      <w:r w:rsidRPr="006A3EDF">
        <w:rPr>
          <w:rFonts w:ascii="Arial" w:hAnsi="Arial" w:cs="Arial"/>
          <w:sz w:val="24"/>
          <w:szCs w:val="24"/>
        </w:rPr>
        <w:t xml:space="preserve">apresenta o tempo </w:t>
      </w:r>
      <w:r w:rsidR="005F506E">
        <w:rPr>
          <w:rFonts w:ascii="Arial" w:hAnsi="Arial" w:cs="Arial"/>
          <w:sz w:val="24"/>
          <w:szCs w:val="24"/>
        </w:rPr>
        <w:t xml:space="preserve">em anos </w:t>
      </w:r>
      <w:r w:rsidRPr="006A3EDF">
        <w:rPr>
          <w:rFonts w:ascii="Arial" w:hAnsi="Arial" w:cs="Arial"/>
          <w:sz w:val="24"/>
          <w:szCs w:val="24"/>
        </w:rPr>
        <w:t>com desenvolvimento de software dos participantes</w:t>
      </w:r>
      <w:r w:rsidR="009E76B8">
        <w:rPr>
          <w:rFonts w:ascii="Arial" w:hAnsi="Arial" w:cs="Arial"/>
          <w:sz w:val="24"/>
          <w:szCs w:val="24"/>
        </w:rPr>
        <w:t>.</w:t>
      </w:r>
      <w:r w:rsidRPr="006A3EDF">
        <w:rPr>
          <w:rFonts w:ascii="Arial" w:hAnsi="Arial" w:cs="Arial"/>
          <w:sz w:val="24"/>
          <w:szCs w:val="24"/>
        </w:rPr>
        <w:t xml:space="preserve"> </w:t>
      </w:r>
      <w:r w:rsidR="00A37AB7">
        <w:rPr>
          <w:rFonts w:ascii="Arial" w:hAnsi="Arial" w:cs="Arial"/>
          <w:sz w:val="24"/>
          <w:szCs w:val="24"/>
        </w:rPr>
        <w:t>P</w:t>
      </w:r>
      <w:r w:rsidRPr="006A3EDF">
        <w:rPr>
          <w:rFonts w:ascii="Arial" w:hAnsi="Arial" w:cs="Arial"/>
          <w:sz w:val="24"/>
          <w:szCs w:val="24"/>
        </w:rPr>
        <w:t>ode notar que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 </w:t>
      </w:r>
      <w:r>
        <w:rPr>
          <w:rFonts w:ascii="Arial" w:hAnsi="Arial" w:cs="Arial"/>
          <w:sz w:val="24"/>
          <w:szCs w:val="24"/>
        </w:rPr>
        <w:t>Em média, os respondentes têm 7,7 anos de experiência com o desenvolvimento de software.</w:t>
      </w:r>
      <w:r w:rsidR="007C2005">
        <w:rPr>
          <w:rFonts w:ascii="Arial" w:hAnsi="Arial" w:cs="Arial"/>
          <w:sz w:val="24"/>
          <w:szCs w:val="24"/>
        </w:rPr>
        <w:t xml:space="preserve"> A </w:t>
      </w:r>
      <w:r w:rsidR="009E76B8" w:rsidRPr="009E76B8">
        <w:rPr>
          <w:rFonts w:ascii="Arial" w:hAnsi="Arial" w:cs="Arial"/>
          <w:sz w:val="24"/>
          <w:szCs w:val="24"/>
        </w:rPr>
        <w:fldChar w:fldCharType="begin"/>
      </w:r>
      <w:r w:rsidR="009E76B8" w:rsidRPr="009E76B8">
        <w:rPr>
          <w:rFonts w:ascii="Arial" w:hAnsi="Arial" w:cs="Arial"/>
          <w:sz w:val="24"/>
          <w:szCs w:val="24"/>
        </w:rPr>
        <w:instrText xml:space="preserve"> REF _Ref43829711 \h  \* MERGEFORMAT </w:instrText>
      </w:r>
      <w:r w:rsidR="009E76B8" w:rsidRPr="009E76B8">
        <w:rPr>
          <w:rFonts w:ascii="Arial" w:hAnsi="Arial" w:cs="Arial"/>
          <w:sz w:val="24"/>
          <w:szCs w:val="24"/>
        </w:rPr>
      </w:r>
      <w:r w:rsidR="009E76B8" w:rsidRPr="009E76B8">
        <w:rPr>
          <w:rFonts w:ascii="Arial" w:hAnsi="Arial" w:cs="Arial"/>
          <w:sz w:val="24"/>
          <w:szCs w:val="24"/>
        </w:rPr>
        <w:fldChar w:fldCharType="separate"/>
      </w:r>
      <w:r w:rsidR="009E76B8" w:rsidRPr="009E76B8">
        <w:rPr>
          <w:rFonts w:ascii="Arial" w:hAnsi="Arial" w:cs="Arial"/>
          <w:sz w:val="24"/>
          <w:szCs w:val="24"/>
        </w:rPr>
        <w:t xml:space="preserve">Tabela </w:t>
      </w:r>
      <w:r w:rsidR="009E76B8" w:rsidRPr="009E76B8">
        <w:rPr>
          <w:rFonts w:ascii="Arial" w:hAnsi="Arial" w:cs="Arial"/>
          <w:noProof/>
          <w:sz w:val="24"/>
          <w:szCs w:val="24"/>
        </w:rPr>
        <w:t>2</w:t>
      </w:r>
      <w:r w:rsidR="009E76B8" w:rsidRPr="009E76B8">
        <w:rPr>
          <w:rFonts w:ascii="Arial" w:hAnsi="Arial" w:cs="Arial"/>
          <w:sz w:val="24"/>
          <w:szCs w:val="24"/>
        </w:rPr>
        <w:fldChar w:fldCharType="end"/>
      </w:r>
      <w:r w:rsidR="007C2005">
        <w:rPr>
          <w:rFonts w:ascii="Arial" w:hAnsi="Arial" w:cs="Arial"/>
          <w:sz w:val="24"/>
          <w:szCs w:val="24"/>
        </w:rPr>
        <w:t xml:space="preserve"> apresenta apenas os valores que foram acima de 5 pessoas (1%). Além deles foram encontrados:</w:t>
      </w:r>
      <w:r w:rsidR="009E76B8">
        <w:rPr>
          <w:rFonts w:ascii="Arial" w:hAnsi="Arial" w:cs="Arial"/>
          <w:sz w:val="24"/>
          <w:szCs w:val="24"/>
        </w:rPr>
        <w:t xml:space="preserve"> </w:t>
      </w:r>
      <w:r w:rsidR="007C2005">
        <w:rPr>
          <w:rFonts w:ascii="Arial" w:hAnsi="Arial" w:cs="Arial"/>
          <w:sz w:val="24"/>
          <w:szCs w:val="24"/>
        </w:rPr>
        <w:t>16</w:t>
      </w:r>
      <w:r w:rsidR="00B4281B">
        <w:rPr>
          <w:rFonts w:ascii="Arial" w:hAnsi="Arial" w:cs="Arial"/>
          <w:sz w:val="24"/>
          <w:szCs w:val="24"/>
        </w:rPr>
        <w:t xml:space="preserve"> anos</w:t>
      </w:r>
      <w:r w:rsidR="005F506E">
        <w:rPr>
          <w:rFonts w:ascii="Arial" w:hAnsi="Arial" w:cs="Arial"/>
          <w:sz w:val="24"/>
          <w:szCs w:val="24"/>
        </w:rPr>
        <w:t xml:space="preserve"> </w:t>
      </w:r>
      <w:r w:rsidR="007C2005">
        <w:rPr>
          <w:rFonts w:ascii="Arial" w:hAnsi="Arial" w:cs="Arial"/>
          <w:sz w:val="24"/>
          <w:szCs w:val="24"/>
        </w:rPr>
        <w:t>(4</w:t>
      </w:r>
      <w:r w:rsidR="00B4281B">
        <w:rPr>
          <w:rFonts w:ascii="Arial" w:hAnsi="Arial" w:cs="Arial"/>
          <w:sz w:val="24"/>
          <w:szCs w:val="24"/>
        </w:rPr>
        <w:t xml:space="preserve"> </w:t>
      </w:r>
      <w:r w:rsidR="00B4281B">
        <w:rPr>
          <w:rFonts w:ascii="Arial" w:hAnsi="Arial" w:cs="Arial"/>
          <w:sz w:val="24"/>
          <w:szCs w:val="24"/>
        </w:rPr>
        <w:lastRenderedPageBreak/>
        <w:t>ocorrências</w:t>
      </w:r>
      <w:r w:rsidR="007C2005">
        <w:rPr>
          <w:rFonts w:ascii="Arial" w:hAnsi="Arial" w:cs="Arial"/>
          <w:sz w:val="24"/>
          <w:szCs w:val="24"/>
        </w:rPr>
        <w:t>), 17 anos</w:t>
      </w:r>
      <w:r w:rsidR="006502DC">
        <w:rPr>
          <w:rFonts w:ascii="Arial" w:hAnsi="Arial" w:cs="Arial"/>
          <w:sz w:val="24"/>
          <w:szCs w:val="24"/>
        </w:rPr>
        <w:t xml:space="preserve"> </w:t>
      </w:r>
      <w:r w:rsidR="007C2005">
        <w:rPr>
          <w:rFonts w:ascii="Arial" w:hAnsi="Arial" w:cs="Arial"/>
          <w:sz w:val="24"/>
          <w:szCs w:val="24"/>
        </w:rPr>
        <w:t>(4</w:t>
      </w:r>
      <w:r w:rsidR="00B4281B">
        <w:rPr>
          <w:rFonts w:ascii="Arial" w:hAnsi="Arial" w:cs="Arial"/>
          <w:sz w:val="24"/>
          <w:szCs w:val="24"/>
        </w:rPr>
        <w:t xml:space="preserve"> ocorrências</w:t>
      </w:r>
      <w:r w:rsidR="007C2005">
        <w:rPr>
          <w:rFonts w:ascii="Arial" w:hAnsi="Arial" w:cs="Arial"/>
          <w:sz w:val="24"/>
          <w:szCs w:val="24"/>
        </w:rPr>
        <w:t>), 18</w:t>
      </w:r>
      <w:r w:rsidR="00B4281B" w:rsidRPr="00B4281B">
        <w:rPr>
          <w:rFonts w:ascii="Arial" w:hAnsi="Arial" w:cs="Arial"/>
          <w:sz w:val="24"/>
          <w:szCs w:val="24"/>
        </w:rPr>
        <w:t xml:space="preserve"> </w:t>
      </w:r>
      <w:r w:rsidR="00B4281B">
        <w:rPr>
          <w:rFonts w:ascii="Arial" w:hAnsi="Arial" w:cs="Arial"/>
          <w:sz w:val="24"/>
          <w:szCs w:val="24"/>
        </w:rPr>
        <w:t>anos</w:t>
      </w:r>
      <w:r w:rsidR="007C2005">
        <w:rPr>
          <w:rFonts w:ascii="Arial" w:hAnsi="Arial" w:cs="Arial"/>
          <w:sz w:val="24"/>
          <w:szCs w:val="24"/>
        </w:rPr>
        <w:t xml:space="preserve"> (5</w:t>
      </w:r>
      <w:r w:rsidR="00B4281B">
        <w:rPr>
          <w:rFonts w:ascii="Arial" w:hAnsi="Arial" w:cs="Arial"/>
          <w:sz w:val="24"/>
          <w:szCs w:val="24"/>
        </w:rPr>
        <w:t xml:space="preserve"> ocorrências</w:t>
      </w:r>
      <w:r w:rsidR="007C2005">
        <w:rPr>
          <w:rFonts w:ascii="Arial" w:hAnsi="Arial" w:cs="Arial"/>
          <w:sz w:val="24"/>
          <w:szCs w:val="24"/>
        </w:rPr>
        <w:t xml:space="preserve">), </w:t>
      </w:r>
      <w:r w:rsidR="00B4281B">
        <w:rPr>
          <w:rFonts w:ascii="Arial" w:hAnsi="Arial" w:cs="Arial"/>
          <w:sz w:val="24"/>
          <w:szCs w:val="24"/>
        </w:rPr>
        <w:t>19</w:t>
      </w:r>
      <w:r w:rsidR="00B4281B" w:rsidRPr="00B4281B">
        <w:rPr>
          <w:rFonts w:ascii="Arial" w:hAnsi="Arial" w:cs="Arial"/>
          <w:sz w:val="24"/>
          <w:szCs w:val="24"/>
        </w:rPr>
        <w:t xml:space="preserve"> </w:t>
      </w:r>
      <w:r w:rsidR="00B4281B">
        <w:rPr>
          <w:rFonts w:ascii="Arial" w:hAnsi="Arial" w:cs="Arial"/>
          <w:sz w:val="24"/>
          <w:szCs w:val="24"/>
        </w:rPr>
        <w:t>anos</w:t>
      </w:r>
      <w:r w:rsidR="006502DC">
        <w:rPr>
          <w:rFonts w:ascii="Arial" w:hAnsi="Arial" w:cs="Arial"/>
          <w:sz w:val="24"/>
          <w:szCs w:val="24"/>
        </w:rPr>
        <w:t xml:space="preserve"> </w:t>
      </w:r>
      <w:r w:rsidR="00B4281B">
        <w:rPr>
          <w:rFonts w:ascii="Arial" w:hAnsi="Arial" w:cs="Arial"/>
          <w:sz w:val="24"/>
          <w:szCs w:val="24"/>
        </w:rPr>
        <w:t>(4 ocorrências), 21 anos</w:t>
      </w:r>
      <w:r w:rsidR="006502DC">
        <w:rPr>
          <w:rFonts w:ascii="Arial" w:hAnsi="Arial" w:cs="Arial"/>
          <w:sz w:val="24"/>
          <w:szCs w:val="24"/>
        </w:rPr>
        <w:t xml:space="preserve"> </w:t>
      </w:r>
      <w:r w:rsidR="00B4281B">
        <w:rPr>
          <w:rFonts w:ascii="Arial" w:hAnsi="Arial" w:cs="Arial"/>
          <w:sz w:val="24"/>
          <w:szCs w:val="24"/>
        </w:rPr>
        <w:t>(4 ocorrências) 22 anos (2</w:t>
      </w:r>
      <w:r w:rsidR="00B4281B" w:rsidRPr="00B4281B">
        <w:rPr>
          <w:rFonts w:ascii="Arial" w:hAnsi="Arial" w:cs="Arial"/>
          <w:sz w:val="24"/>
          <w:szCs w:val="24"/>
        </w:rPr>
        <w:t xml:space="preserve"> </w:t>
      </w:r>
      <w:r w:rsidR="00B4281B">
        <w:rPr>
          <w:rFonts w:ascii="Arial" w:hAnsi="Arial" w:cs="Arial"/>
          <w:sz w:val="24"/>
          <w:szCs w:val="24"/>
        </w:rPr>
        <w:t>ocorrências), 25</w:t>
      </w:r>
      <w:r w:rsidR="00B4281B" w:rsidRPr="00B4281B">
        <w:rPr>
          <w:rFonts w:ascii="Arial" w:hAnsi="Arial" w:cs="Arial"/>
          <w:sz w:val="24"/>
          <w:szCs w:val="24"/>
        </w:rPr>
        <w:t xml:space="preserve"> </w:t>
      </w:r>
      <w:r w:rsidR="00B4281B">
        <w:rPr>
          <w:rFonts w:ascii="Arial" w:hAnsi="Arial" w:cs="Arial"/>
          <w:sz w:val="24"/>
          <w:szCs w:val="24"/>
        </w:rPr>
        <w:t>anos</w:t>
      </w:r>
      <w:r w:rsidR="006502DC">
        <w:rPr>
          <w:rFonts w:ascii="Arial" w:hAnsi="Arial" w:cs="Arial"/>
          <w:sz w:val="24"/>
          <w:szCs w:val="24"/>
        </w:rPr>
        <w:t xml:space="preserve"> </w:t>
      </w:r>
      <w:r w:rsidR="00B4281B">
        <w:rPr>
          <w:rFonts w:ascii="Arial" w:hAnsi="Arial" w:cs="Arial"/>
          <w:sz w:val="24"/>
          <w:szCs w:val="24"/>
        </w:rPr>
        <w:t>(5</w:t>
      </w:r>
      <w:r w:rsidR="00B4281B" w:rsidRPr="00B4281B">
        <w:rPr>
          <w:rFonts w:ascii="Arial" w:hAnsi="Arial" w:cs="Arial"/>
          <w:sz w:val="24"/>
          <w:szCs w:val="24"/>
        </w:rPr>
        <w:t xml:space="preserve"> </w:t>
      </w:r>
      <w:r w:rsidR="00B4281B">
        <w:rPr>
          <w:rFonts w:ascii="Arial" w:hAnsi="Arial" w:cs="Arial"/>
          <w:sz w:val="24"/>
          <w:szCs w:val="24"/>
        </w:rPr>
        <w:t>ocorrências)</w:t>
      </w:r>
      <w:r w:rsidR="006502DC">
        <w:rPr>
          <w:rFonts w:ascii="Arial" w:hAnsi="Arial" w:cs="Arial"/>
          <w:sz w:val="24"/>
          <w:szCs w:val="24"/>
        </w:rPr>
        <w:t>. Com apenas uma ocorrência foram</w:t>
      </w:r>
      <w:r w:rsidR="00B4281B">
        <w:rPr>
          <w:rFonts w:ascii="Arial" w:hAnsi="Arial" w:cs="Arial"/>
          <w:sz w:val="24"/>
          <w:szCs w:val="24"/>
        </w:rPr>
        <w:t xml:space="preserve"> 23, 27,29,32,35 e 41 anos.</w:t>
      </w:r>
    </w:p>
    <w:p w14:paraId="36FC204E" w14:textId="2E7DBE42" w:rsidR="006502DC" w:rsidRDefault="006502DC" w:rsidP="006502DC">
      <w:pPr>
        <w:pStyle w:val="Legenda"/>
        <w:keepNext/>
      </w:pPr>
      <w:bookmarkStart w:id="180" w:name="_Ref43829711"/>
      <w:bookmarkStart w:id="181" w:name="_Ref43829706"/>
      <w:bookmarkStart w:id="182" w:name="_Toc43927095"/>
      <w:r>
        <w:t xml:space="preserve">Tabela </w:t>
      </w:r>
      <w:r>
        <w:fldChar w:fldCharType="begin"/>
      </w:r>
      <w:r>
        <w:instrText xml:space="preserve"> SEQ Tabela \* ARABIC </w:instrText>
      </w:r>
      <w:r>
        <w:fldChar w:fldCharType="separate"/>
      </w:r>
      <w:r w:rsidR="00CE748A">
        <w:rPr>
          <w:noProof/>
        </w:rPr>
        <w:t>2</w:t>
      </w:r>
      <w:r>
        <w:fldChar w:fldCharType="end"/>
      </w:r>
      <w:bookmarkEnd w:id="180"/>
      <w:r>
        <w:t xml:space="preserve"> - Anos de experiência com Desenvolvimento de Software</w:t>
      </w:r>
      <w:bookmarkEnd w:id="181"/>
      <w:bookmarkEnd w:id="18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2"/>
        <w:gridCol w:w="1559"/>
        <w:gridCol w:w="2268"/>
        <w:gridCol w:w="1701"/>
      </w:tblGrid>
      <w:tr w:rsidR="00FE76AC" w:rsidRPr="006A3EDF" w14:paraId="179A8A74" w14:textId="77777777" w:rsidTr="00B03341">
        <w:trPr>
          <w:cantSplit/>
          <w:jc w:val="center"/>
        </w:trPr>
        <w:tc>
          <w:tcPr>
            <w:tcW w:w="1701" w:type="dxa"/>
            <w:gridSpan w:val="2"/>
            <w:tcBorders>
              <w:top w:val="nil"/>
              <w:left w:val="nil"/>
              <w:bottom w:val="single" w:sz="8" w:space="0" w:color="152935"/>
              <w:right w:val="nil"/>
            </w:tcBorders>
            <w:shd w:val="clear" w:color="auto" w:fill="FFFFFF"/>
            <w:vAlign w:val="bottom"/>
          </w:tcPr>
          <w:p w14:paraId="3FD2675B" w14:textId="16E062DD" w:rsidR="00FE76AC" w:rsidRPr="006A3EDF" w:rsidRDefault="00FE76AC" w:rsidP="005F506E">
            <w:pPr>
              <w:autoSpaceDE w:val="0"/>
              <w:autoSpaceDN w:val="0"/>
              <w:adjustRightInd w:val="0"/>
              <w:spacing w:after="0"/>
              <w:rPr>
                <w:rFonts w:ascii="Arial" w:eastAsiaTheme="minorHAnsi" w:hAnsi="Arial" w:cs="Arial"/>
                <w:sz w:val="24"/>
                <w:szCs w:val="24"/>
              </w:rPr>
            </w:pPr>
            <w:r>
              <w:rPr>
                <w:rFonts w:ascii="Arial" w:eastAsiaTheme="minorHAnsi" w:hAnsi="Arial" w:cs="Arial"/>
                <w:sz w:val="24"/>
                <w:szCs w:val="24"/>
              </w:rPr>
              <w:t xml:space="preserve">Quantidade de anos </w:t>
            </w:r>
            <w:r w:rsidR="005F506E">
              <w:rPr>
                <w:rFonts w:ascii="Arial" w:eastAsiaTheme="minorHAnsi" w:hAnsi="Arial" w:cs="Arial"/>
                <w:sz w:val="24"/>
                <w:szCs w:val="24"/>
              </w:rPr>
              <w:t>na área</w:t>
            </w:r>
          </w:p>
        </w:tc>
        <w:tc>
          <w:tcPr>
            <w:tcW w:w="2268" w:type="dxa"/>
            <w:tcBorders>
              <w:top w:val="nil"/>
              <w:left w:val="nil"/>
              <w:bottom w:val="single" w:sz="8" w:space="0" w:color="152935"/>
              <w:right w:val="single" w:sz="8" w:space="0" w:color="E0E0E0"/>
            </w:tcBorders>
            <w:shd w:val="clear" w:color="auto" w:fill="FFFFFF"/>
            <w:vAlign w:val="bottom"/>
          </w:tcPr>
          <w:p w14:paraId="05D3D4B8" w14:textId="77777777"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2A945556" w14:textId="77777777"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FE76AC" w:rsidRPr="006A3EDF" w14:paraId="72354108" w14:textId="77777777" w:rsidTr="00B03341">
        <w:trPr>
          <w:cantSplit/>
          <w:jc w:val="center"/>
        </w:trPr>
        <w:tc>
          <w:tcPr>
            <w:tcW w:w="142" w:type="dxa"/>
            <w:vMerge w:val="restart"/>
            <w:tcBorders>
              <w:top w:val="single" w:sz="8" w:space="0" w:color="152935"/>
              <w:left w:val="nil"/>
              <w:bottom w:val="single" w:sz="8" w:space="0" w:color="152935"/>
              <w:right w:val="nil"/>
            </w:tcBorders>
            <w:shd w:val="clear" w:color="auto" w:fill="E0E0E0"/>
          </w:tcPr>
          <w:p w14:paraId="1EBE3F30" w14:textId="77777777"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1559" w:type="dxa"/>
            <w:tcBorders>
              <w:top w:val="single" w:sz="8" w:space="0" w:color="152935"/>
              <w:left w:val="nil"/>
              <w:bottom w:val="single" w:sz="8" w:space="0" w:color="AEAEAE"/>
              <w:right w:val="nil"/>
            </w:tcBorders>
            <w:shd w:val="clear" w:color="auto" w:fill="E0E0E0"/>
          </w:tcPr>
          <w:p w14:paraId="038ACD03" w14:textId="26E7F2EB"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2268" w:type="dxa"/>
            <w:tcBorders>
              <w:top w:val="single" w:sz="8" w:space="0" w:color="152935"/>
              <w:left w:val="nil"/>
              <w:bottom w:val="single" w:sz="8" w:space="0" w:color="AEAEAE"/>
              <w:right w:val="single" w:sz="8" w:space="0" w:color="E0E0E0"/>
            </w:tcBorders>
            <w:shd w:val="clear" w:color="auto" w:fill="FFFFFF"/>
          </w:tcPr>
          <w:p w14:paraId="7EE7A4E2" w14:textId="0F543C81"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26</w:t>
            </w:r>
          </w:p>
        </w:tc>
        <w:tc>
          <w:tcPr>
            <w:tcW w:w="1701" w:type="dxa"/>
            <w:tcBorders>
              <w:top w:val="single" w:sz="8" w:space="0" w:color="152935"/>
              <w:left w:val="single" w:sz="8" w:space="0" w:color="E0E0E0"/>
              <w:bottom w:val="single" w:sz="8" w:space="0" w:color="AEAEAE"/>
              <w:right w:val="nil"/>
            </w:tcBorders>
            <w:shd w:val="clear" w:color="auto" w:fill="FFFFFF"/>
          </w:tcPr>
          <w:p w14:paraId="17AD662B" w14:textId="1768FB32"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w:t>
            </w:r>
          </w:p>
        </w:tc>
      </w:tr>
      <w:tr w:rsidR="00FE76AC" w:rsidRPr="006A3EDF" w14:paraId="5A791C28" w14:textId="77777777" w:rsidTr="005F506E">
        <w:trPr>
          <w:cantSplit/>
          <w:trHeight w:val="404"/>
          <w:jc w:val="center"/>
        </w:trPr>
        <w:tc>
          <w:tcPr>
            <w:tcW w:w="142" w:type="dxa"/>
            <w:vMerge/>
            <w:tcBorders>
              <w:top w:val="single" w:sz="8" w:space="0" w:color="152935"/>
              <w:left w:val="nil"/>
              <w:bottom w:val="single" w:sz="8" w:space="0" w:color="152935"/>
              <w:right w:val="nil"/>
            </w:tcBorders>
            <w:shd w:val="clear" w:color="auto" w:fill="E0E0E0"/>
          </w:tcPr>
          <w:p w14:paraId="000CBFB4"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0423102C" w14:textId="73A4B1A2"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w:t>
            </w:r>
          </w:p>
        </w:tc>
        <w:tc>
          <w:tcPr>
            <w:tcW w:w="2268" w:type="dxa"/>
            <w:tcBorders>
              <w:top w:val="single" w:sz="8" w:space="0" w:color="AEAEAE"/>
              <w:left w:val="nil"/>
              <w:bottom w:val="single" w:sz="8" w:space="0" w:color="AEAEAE"/>
              <w:right w:val="single" w:sz="8" w:space="0" w:color="E0E0E0"/>
            </w:tcBorders>
            <w:shd w:val="clear" w:color="auto" w:fill="FFFFFF"/>
          </w:tcPr>
          <w:p w14:paraId="503008CE" w14:textId="2DA1C834"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59</w:t>
            </w:r>
          </w:p>
        </w:tc>
        <w:tc>
          <w:tcPr>
            <w:tcW w:w="1701" w:type="dxa"/>
            <w:tcBorders>
              <w:top w:val="single" w:sz="8" w:space="0" w:color="AEAEAE"/>
              <w:left w:val="single" w:sz="8" w:space="0" w:color="E0E0E0"/>
              <w:bottom w:val="single" w:sz="8" w:space="0" w:color="AEAEAE"/>
              <w:right w:val="nil"/>
            </w:tcBorders>
            <w:shd w:val="clear" w:color="auto" w:fill="FFFFFF"/>
          </w:tcPr>
          <w:p w14:paraId="5DCE9D65" w14:textId="0516EA5D"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13%</w:t>
            </w:r>
          </w:p>
        </w:tc>
      </w:tr>
      <w:tr w:rsidR="00FE76AC" w:rsidRPr="006A3EDF" w14:paraId="20CF4BB3"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733A1D05"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177837A3" w14:textId="725EEBFC"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3</w:t>
            </w:r>
          </w:p>
        </w:tc>
        <w:tc>
          <w:tcPr>
            <w:tcW w:w="2268" w:type="dxa"/>
            <w:tcBorders>
              <w:top w:val="single" w:sz="8" w:space="0" w:color="AEAEAE"/>
              <w:left w:val="nil"/>
              <w:bottom w:val="single" w:sz="8" w:space="0" w:color="AEAEAE"/>
              <w:right w:val="single" w:sz="8" w:space="0" w:color="E0E0E0"/>
            </w:tcBorders>
            <w:shd w:val="clear" w:color="auto" w:fill="FFFFFF"/>
          </w:tcPr>
          <w:p w14:paraId="79FB3490" w14:textId="328A343B"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47</w:t>
            </w:r>
          </w:p>
        </w:tc>
        <w:tc>
          <w:tcPr>
            <w:tcW w:w="1701" w:type="dxa"/>
            <w:tcBorders>
              <w:top w:val="single" w:sz="8" w:space="0" w:color="AEAEAE"/>
              <w:left w:val="single" w:sz="8" w:space="0" w:color="E0E0E0"/>
              <w:bottom w:val="single" w:sz="8" w:space="0" w:color="AEAEAE"/>
              <w:right w:val="nil"/>
            </w:tcBorders>
            <w:shd w:val="clear" w:color="auto" w:fill="FFFFFF"/>
          </w:tcPr>
          <w:p w14:paraId="351C7C0A" w14:textId="3F8DFA8D"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10,3%</w:t>
            </w:r>
          </w:p>
        </w:tc>
      </w:tr>
      <w:tr w:rsidR="00FE76AC" w:rsidRPr="006A3EDF" w14:paraId="73B5DA35"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4B97D11E"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1A3E437E" w14:textId="39755E3A"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w:t>
            </w:r>
          </w:p>
        </w:tc>
        <w:tc>
          <w:tcPr>
            <w:tcW w:w="2268" w:type="dxa"/>
            <w:tcBorders>
              <w:top w:val="single" w:sz="8" w:space="0" w:color="AEAEAE"/>
              <w:left w:val="nil"/>
              <w:bottom w:val="single" w:sz="8" w:space="0" w:color="AEAEAE"/>
              <w:right w:val="single" w:sz="8" w:space="0" w:color="E0E0E0"/>
            </w:tcBorders>
            <w:shd w:val="clear" w:color="auto" w:fill="FFFFFF"/>
          </w:tcPr>
          <w:p w14:paraId="61AFF936" w14:textId="7B027DE4"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41</w:t>
            </w:r>
          </w:p>
        </w:tc>
        <w:tc>
          <w:tcPr>
            <w:tcW w:w="1701" w:type="dxa"/>
            <w:tcBorders>
              <w:top w:val="single" w:sz="8" w:space="0" w:color="AEAEAE"/>
              <w:left w:val="single" w:sz="8" w:space="0" w:color="E0E0E0"/>
              <w:bottom w:val="single" w:sz="8" w:space="0" w:color="AEAEAE"/>
              <w:right w:val="nil"/>
            </w:tcBorders>
            <w:shd w:val="clear" w:color="auto" w:fill="FFFFFF"/>
          </w:tcPr>
          <w:p w14:paraId="36F86E8D" w14:textId="69DB28C1"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9%</w:t>
            </w:r>
          </w:p>
        </w:tc>
      </w:tr>
      <w:tr w:rsidR="00FE76AC" w:rsidRPr="006A3EDF" w14:paraId="442A7A8E"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22810BEE"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4BB379DC" w14:textId="07E0E548"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w:t>
            </w:r>
          </w:p>
        </w:tc>
        <w:tc>
          <w:tcPr>
            <w:tcW w:w="2268" w:type="dxa"/>
            <w:tcBorders>
              <w:top w:val="single" w:sz="8" w:space="0" w:color="AEAEAE"/>
              <w:left w:val="nil"/>
              <w:bottom w:val="single" w:sz="8" w:space="0" w:color="AEAEAE"/>
              <w:right w:val="single" w:sz="8" w:space="0" w:color="E0E0E0"/>
            </w:tcBorders>
            <w:shd w:val="clear" w:color="auto" w:fill="FFFFFF"/>
          </w:tcPr>
          <w:p w14:paraId="3F56C2F1" w14:textId="29A49874"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40</w:t>
            </w:r>
          </w:p>
        </w:tc>
        <w:tc>
          <w:tcPr>
            <w:tcW w:w="1701" w:type="dxa"/>
            <w:tcBorders>
              <w:top w:val="single" w:sz="8" w:space="0" w:color="AEAEAE"/>
              <w:left w:val="single" w:sz="8" w:space="0" w:color="E0E0E0"/>
              <w:bottom w:val="single" w:sz="8" w:space="0" w:color="AEAEAE"/>
              <w:right w:val="nil"/>
            </w:tcBorders>
            <w:shd w:val="clear" w:color="auto" w:fill="FFFFFF"/>
          </w:tcPr>
          <w:p w14:paraId="7E815F1B" w14:textId="1D7DC2A9"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8,8%</w:t>
            </w:r>
          </w:p>
        </w:tc>
      </w:tr>
      <w:tr w:rsidR="00FE76AC" w:rsidRPr="006A3EDF" w14:paraId="0909C3F0"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2CAC7B38"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6FFFE0D1" w14:textId="01454105"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6</w:t>
            </w:r>
          </w:p>
        </w:tc>
        <w:tc>
          <w:tcPr>
            <w:tcW w:w="2268" w:type="dxa"/>
            <w:tcBorders>
              <w:top w:val="single" w:sz="8" w:space="0" w:color="AEAEAE"/>
              <w:left w:val="nil"/>
              <w:bottom w:val="single" w:sz="8" w:space="0" w:color="AEAEAE"/>
              <w:right w:val="single" w:sz="8" w:space="0" w:color="E0E0E0"/>
            </w:tcBorders>
            <w:shd w:val="clear" w:color="auto" w:fill="FFFFFF"/>
          </w:tcPr>
          <w:p w14:paraId="4660AB16" w14:textId="2A796119"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27</w:t>
            </w:r>
          </w:p>
        </w:tc>
        <w:tc>
          <w:tcPr>
            <w:tcW w:w="1701" w:type="dxa"/>
            <w:tcBorders>
              <w:top w:val="single" w:sz="8" w:space="0" w:color="AEAEAE"/>
              <w:left w:val="single" w:sz="8" w:space="0" w:color="E0E0E0"/>
              <w:bottom w:val="single" w:sz="8" w:space="0" w:color="AEAEAE"/>
              <w:right w:val="nil"/>
            </w:tcBorders>
            <w:shd w:val="clear" w:color="auto" w:fill="FFFFFF"/>
          </w:tcPr>
          <w:p w14:paraId="059039E5" w14:textId="23EA8088"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6%</w:t>
            </w:r>
          </w:p>
        </w:tc>
      </w:tr>
      <w:tr w:rsidR="00FE76AC" w:rsidRPr="006A3EDF" w14:paraId="322E84B0"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77F7A93F"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7324D5B6" w14:textId="09A2810C"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7</w:t>
            </w:r>
          </w:p>
        </w:tc>
        <w:tc>
          <w:tcPr>
            <w:tcW w:w="2268" w:type="dxa"/>
            <w:tcBorders>
              <w:top w:val="single" w:sz="8" w:space="0" w:color="AEAEAE"/>
              <w:left w:val="nil"/>
              <w:bottom w:val="single" w:sz="8" w:space="0" w:color="AEAEAE"/>
              <w:right w:val="single" w:sz="8" w:space="0" w:color="E0E0E0"/>
            </w:tcBorders>
            <w:shd w:val="clear" w:color="auto" w:fill="FFFFFF"/>
          </w:tcPr>
          <w:p w14:paraId="6727A2D2" w14:textId="0D8ED673"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35</w:t>
            </w:r>
          </w:p>
        </w:tc>
        <w:tc>
          <w:tcPr>
            <w:tcW w:w="1701" w:type="dxa"/>
            <w:tcBorders>
              <w:top w:val="single" w:sz="8" w:space="0" w:color="AEAEAE"/>
              <w:left w:val="single" w:sz="8" w:space="0" w:color="E0E0E0"/>
              <w:bottom w:val="single" w:sz="8" w:space="0" w:color="AEAEAE"/>
              <w:right w:val="nil"/>
            </w:tcBorders>
            <w:shd w:val="clear" w:color="auto" w:fill="FFFFFF"/>
          </w:tcPr>
          <w:p w14:paraId="769E4E4B" w14:textId="0BFA92A6"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7,7%</w:t>
            </w:r>
          </w:p>
        </w:tc>
      </w:tr>
      <w:tr w:rsidR="00FE76AC" w:rsidRPr="006A3EDF" w14:paraId="762F24C5"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487D1CA3"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02C085DD" w14:textId="3A3D56FE"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8</w:t>
            </w:r>
          </w:p>
        </w:tc>
        <w:tc>
          <w:tcPr>
            <w:tcW w:w="2268" w:type="dxa"/>
            <w:tcBorders>
              <w:top w:val="single" w:sz="8" w:space="0" w:color="AEAEAE"/>
              <w:left w:val="nil"/>
              <w:bottom w:val="single" w:sz="8" w:space="0" w:color="AEAEAE"/>
              <w:right w:val="single" w:sz="8" w:space="0" w:color="E0E0E0"/>
            </w:tcBorders>
            <w:shd w:val="clear" w:color="auto" w:fill="FFFFFF"/>
          </w:tcPr>
          <w:p w14:paraId="2EDC314C" w14:textId="3BC5AF80"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21</w:t>
            </w:r>
          </w:p>
        </w:tc>
        <w:tc>
          <w:tcPr>
            <w:tcW w:w="1701" w:type="dxa"/>
            <w:tcBorders>
              <w:top w:val="single" w:sz="8" w:space="0" w:color="AEAEAE"/>
              <w:left w:val="single" w:sz="8" w:space="0" w:color="E0E0E0"/>
              <w:bottom w:val="single" w:sz="8" w:space="0" w:color="AEAEAE"/>
              <w:right w:val="nil"/>
            </w:tcBorders>
            <w:shd w:val="clear" w:color="auto" w:fill="FFFFFF"/>
          </w:tcPr>
          <w:p w14:paraId="505C0B6D" w14:textId="21AA8605"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4,6%</w:t>
            </w:r>
          </w:p>
        </w:tc>
      </w:tr>
      <w:tr w:rsidR="00FE76AC" w:rsidRPr="006A3EDF" w14:paraId="6DDA93A8"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38A3AC7F"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7A1D4D0A" w14:textId="755F7C67"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9</w:t>
            </w:r>
          </w:p>
        </w:tc>
        <w:tc>
          <w:tcPr>
            <w:tcW w:w="2268" w:type="dxa"/>
            <w:tcBorders>
              <w:top w:val="single" w:sz="8" w:space="0" w:color="AEAEAE"/>
              <w:left w:val="nil"/>
              <w:bottom w:val="single" w:sz="8" w:space="0" w:color="AEAEAE"/>
              <w:right w:val="single" w:sz="8" w:space="0" w:color="E0E0E0"/>
            </w:tcBorders>
            <w:shd w:val="clear" w:color="auto" w:fill="FFFFFF"/>
          </w:tcPr>
          <w:p w14:paraId="51216EB8" w14:textId="29EAA468"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23</w:t>
            </w:r>
          </w:p>
        </w:tc>
        <w:tc>
          <w:tcPr>
            <w:tcW w:w="1701" w:type="dxa"/>
            <w:tcBorders>
              <w:top w:val="single" w:sz="8" w:space="0" w:color="AEAEAE"/>
              <w:left w:val="single" w:sz="8" w:space="0" w:color="E0E0E0"/>
              <w:bottom w:val="single" w:sz="8" w:space="0" w:color="AEAEAE"/>
              <w:right w:val="nil"/>
            </w:tcBorders>
            <w:shd w:val="clear" w:color="auto" w:fill="FFFFFF"/>
          </w:tcPr>
          <w:p w14:paraId="0AA16CE0" w14:textId="27D0FCF4"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w:t>
            </w:r>
          </w:p>
        </w:tc>
      </w:tr>
      <w:tr w:rsidR="00FE76AC" w:rsidRPr="006A3EDF" w14:paraId="78DAA9AA"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3DA8B5C4"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0C51FB78" w14:textId="16F45C5C"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10</w:t>
            </w:r>
          </w:p>
        </w:tc>
        <w:tc>
          <w:tcPr>
            <w:tcW w:w="2268" w:type="dxa"/>
            <w:tcBorders>
              <w:top w:val="single" w:sz="8" w:space="0" w:color="AEAEAE"/>
              <w:left w:val="nil"/>
              <w:bottom w:val="single" w:sz="8" w:space="0" w:color="AEAEAE"/>
              <w:right w:val="single" w:sz="8" w:space="0" w:color="E0E0E0"/>
            </w:tcBorders>
            <w:shd w:val="clear" w:color="auto" w:fill="FFFFFF"/>
          </w:tcPr>
          <w:p w14:paraId="4028E736" w14:textId="29B1FAA1"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31</w:t>
            </w:r>
          </w:p>
        </w:tc>
        <w:tc>
          <w:tcPr>
            <w:tcW w:w="1701" w:type="dxa"/>
            <w:tcBorders>
              <w:top w:val="single" w:sz="8" w:space="0" w:color="AEAEAE"/>
              <w:left w:val="single" w:sz="8" w:space="0" w:color="E0E0E0"/>
              <w:bottom w:val="single" w:sz="8" w:space="0" w:color="AEAEAE"/>
              <w:right w:val="nil"/>
            </w:tcBorders>
            <w:shd w:val="clear" w:color="auto" w:fill="FFFFFF"/>
          </w:tcPr>
          <w:p w14:paraId="7C3ADA6E" w14:textId="7A338AD6"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6,8%</w:t>
            </w:r>
          </w:p>
        </w:tc>
      </w:tr>
      <w:tr w:rsidR="00FE76AC" w:rsidRPr="006A3EDF" w14:paraId="638602BA"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74F49270"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65A2D270" w14:textId="172BE804"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11</w:t>
            </w:r>
          </w:p>
        </w:tc>
        <w:tc>
          <w:tcPr>
            <w:tcW w:w="2268" w:type="dxa"/>
            <w:tcBorders>
              <w:top w:val="single" w:sz="8" w:space="0" w:color="AEAEAE"/>
              <w:left w:val="nil"/>
              <w:bottom w:val="single" w:sz="8" w:space="0" w:color="AEAEAE"/>
              <w:right w:val="single" w:sz="8" w:space="0" w:color="E0E0E0"/>
            </w:tcBorders>
            <w:shd w:val="clear" w:color="auto" w:fill="FFFFFF"/>
          </w:tcPr>
          <w:p w14:paraId="3270075A" w14:textId="2BE8CBF4"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13</w:t>
            </w:r>
          </w:p>
        </w:tc>
        <w:tc>
          <w:tcPr>
            <w:tcW w:w="1701" w:type="dxa"/>
            <w:tcBorders>
              <w:top w:val="single" w:sz="8" w:space="0" w:color="AEAEAE"/>
              <w:left w:val="single" w:sz="8" w:space="0" w:color="E0E0E0"/>
              <w:bottom w:val="single" w:sz="8" w:space="0" w:color="AEAEAE"/>
              <w:right w:val="nil"/>
            </w:tcBorders>
            <w:shd w:val="clear" w:color="auto" w:fill="FFFFFF"/>
          </w:tcPr>
          <w:p w14:paraId="0ED6DA6B" w14:textId="3AFA3B1B"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2,8%</w:t>
            </w:r>
          </w:p>
        </w:tc>
      </w:tr>
      <w:tr w:rsidR="00FE76AC" w:rsidRPr="006A3EDF" w14:paraId="4EEDB783"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06A1ECCB"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0D05EB69" w14:textId="48CC3891"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12</w:t>
            </w:r>
          </w:p>
        </w:tc>
        <w:tc>
          <w:tcPr>
            <w:tcW w:w="2268" w:type="dxa"/>
            <w:tcBorders>
              <w:top w:val="single" w:sz="8" w:space="0" w:color="AEAEAE"/>
              <w:left w:val="nil"/>
              <w:bottom w:val="single" w:sz="8" w:space="0" w:color="AEAEAE"/>
              <w:right w:val="single" w:sz="8" w:space="0" w:color="E0E0E0"/>
            </w:tcBorders>
            <w:shd w:val="clear" w:color="auto" w:fill="FFFFFF"/>
          </w:tcPr>
          <w:p w14:paraId="3724CF72" w14:textId="1CE524D6"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6</w:t>
            </w:r>
          </w:p>
        </w:tc>
        <w:tc>
          <w:tcPr>
            <w:tcW w:w="1701" w:type="dxa"/>
            <w:tcBorders>
              <w:top w:val="single" w:sz="8" w:space="0" w:color="AEAEAE"/>
              <w:left w:val="single" w:sz="8" w:space="0" w:color="E0E0E0"/>
              <w:bottom w:val="single" w:sz="8" w:space="0" w:color="AEAEAE"/>
              <w:right w:val="nil"/>
            </w:tcBorders>
            <w:shd w:val="clear" w:color="auto" w:fill="FFFFFF"/>
          </w:tcPr>
          <w:p w14:paraId="1A371A03" w14:textId="37B5F8ED"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1,3%</w:t>
            </w:r>
          </w:p>
        </w:tc>
      </w:tr>
      <w:tr w:rsidR="00FE76AC" w:rsidRPr="006A3EDF" w14:paraId="5CE3E335"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3F4C698B"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7179CA1E" w14:textId="16F5EE56"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13</w:t>
            </w:r>
          </w:p>
        </w:tc>
        <w:tc>
          <w:tcPr>
            <w:tcW w:w="2268" w:type="dxa"/>
            <w:tcBorders>
              <w:top w:val="single" w:sz="8" w:space="0" w:color="AEAEAE"/>
              <w:left w:val="nil"/>
              <w:bottom w:val="single" w:sz="8" w:space="0" w:color="AEAEAE"/>
              <w:right w:val="single" w:sz="8" w:space="0" w:color="E0E0E0"/>
            </w:tcBorders>
            <w:shd w:val="clear" w:color="auto" w:fill="FFFFFF"/>
          </w:tcPr>
          <w:p w14:paraId="684BCBD2" w14:textId="1DC2ED60"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12</w:t>
            </w:r>
          </w:p>
        </w:tc>
        <w:tc>
          <w:tcPr>
            <w:tcW w:w="1701" w:type="dxa"/>
            <w:tcBorders>
              <w:top w:val="single" w:sz="8" w:space="0" w:color="AEAEAE"/>
              <w:left w:val="single" w:sz="8" w:space="0" w:color="E0E0E0"/>
              <w:bottom w:val="single" w:sz="8" w:space="0" w:color="AEAEAE"/>
              <w:right w:val="nil"/>
            </w:tcBorders>
            <w:shd w:val="clear" w:color="auto" w:fill="FFFFFF"/>
          </w:tcPr>
          <w:p w14:paraId="3ED718EC" w14:textId="3A2E9CB8"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2,6%</w:t>
            </w:r>
          </w:p>
        </w:tc>
      </w:tr>
      <w:tr w:rsidR="00FE76AC" w:rsidRPr="006A3EDF" w14:paraId="59CC038E"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1F8390F0"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155BFBA4" w14:textId="251F401F"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14</w:t>
            </w:r>
          </w:p>
        </w:tc>
        <w:tc>
          <w:tcPr>
            <w:tcW w:w="2268" w:type="dxa"/>
            <w:tcBorders>
              <w:top w:val="single" w:sz="8" w:space="0" w:color="AEAEAE"/>
              <w:left w:val="nil"/>
              <w:bottom w:val="single" w:sz="8" w:space="0" w:color="AEAEAE"/>
              <w:right w:val="single" w:sz="8" w:space="0" w:color="E0E0E0"/>
            </w:tcBorders>
            <w:shd w:val="clear" w:color="auto" w:fill="FFFFFF"/>
          </w:tcPr>
          <w:p w14:paraId="04D17BC1" w14:textId="5A19483A"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9</w:t>
            </w:r>
          </w:p>
        </w:tc>
        <w:tc>
          <w:tcPr>
            <w:tcW w:w="1701" w:type="dxa"/>
            <w:tcBorders>
              <w:top w:val="single" w:sz="8" w:space="0" w:color="AEAEAE"/>
              <w:left w:val="single" w:sz="8" w:space="0" w:color="E0E0E0"/>
              <w:bottom w:val="single" w:sz="8" w:space="0" w:color="AEAEAE"/>
              <w:right w:val="nil"/>
            </w:tcBorders>
            <w:shd w:val="clear" w:color="auto" w:fill="FFFFFF"/>
          </w:tcPr>
          <w:p w14:paraId="73853EED" w14:textId="06CA08F1"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1,9%</w:t>
            </w:r>
          </w:p>
        </w:tc>
      </w:tr>
      <w:tr w:rsidR="00FE76AC" w:rsidRPr="006A3EDF" w14:paraId="59BADBAE"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631C5245"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508D0459" w14:textId="0C278C00"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15</w:t>
            </w:r>
          </w:p>
        </w:tc>
        <w:tc>
          <w:tcPr>
            <w:tcW w:w="2268" w:type="dxa"/>
            <w:tcBorders>
              <w:top w:val="single" w:sz="8" w:space="0" w:color="AEAEAE"/>
              <w:left w:val="nil"/>
              <w:bottom w:val="single" w:sz="8" w:space="0" w:color="AEAEAE"/>
              <w:right w:val="single" w:sz="8" w:space="0" w:color="E0E0E0"/>
            </w:tcBorders>
            <w:shd w:val="clear" w:color="auto" w:fill="FFFFFF"/>
          </w:tcPr>
          <w:p w14:paraId="4CEC97A8" w14:textId="16F4B66F"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18</w:t>
            </w:r>
          </w:p>
        </w:tc>
        <w:tc>
          <w:tcPr>
            <w:tcW w:w="1701" w:type="dxa"/>
            <w:tcBorders>
              <w:top w:val="single" w:sz="8" w:space="0" w:color="AEAEAE"/>
              <w:left w:val="single" w:sz="8" w:space="0" w:color="E0E0E0"/>
              <w:bottom w:val="single" w:sz="8" w:space="0" w:color="AEAEAE"/>
              <w:right w:val="nil"/>
            </w:tcBorders>
            <w:shd w:val="clear" w:color="auto" w:fill="FFFFFF"/>
          </w:tcPr>
          <w:p w14:paraId="2B82F341" w14:textId="26AC54BD"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3,9%</w:t>
            </w:r>
          </w:p>
        </w:tc>
      </w:tr>
      <w:tr w:rsidR="00FE76AC" w:rsidRPr="006A3EDF" w14:paraId="2406A5A8"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55A63AC4"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652954EE" w14:textId="4A3E283D"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20</w:t>
            </w:r>
          </w:p>
        </w:tc>
        <w:tc>
          <w:tcPr>
            <w:tcW w:w="2268" w:type="dxa"/>
            <w:tcBorders>
              <w:top w:val="single" w:sz="8" w:space="0" w:color="AEAEAE"/>
              <w:left w:val="nil"/>
              <w:bottom w:val="single" w:sz="8" w:space="0" w:color="AEAEAE"/>
              <w:right w:val="single" w:sz="8" w:space="0" w:color="E0E0E0"/>
            </w:tcBorders>
            <w:shd w:val="clear" w:color="auto" w:fill="FFFFFF"/>
          </w:tcPr>
          <w:p w14:paraId="7DAC2598" w14:textId="4507803D"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7</w:t>
            </w:r>
          </w:p>
        </w:tc>
        <w:tc>
          <w:tcPr>
            <w:tcW w:w="1701" w:type="dxa"/>
            <w:tcBorders>
              <w:top w:val="single" w:sz="8" w:space="0" w:color="AEAEAE"/>
              <w:left w:val="single" w:sz="8" w:space="0" w:color="E0E0E0"/>
              <w:bottom w:val="single" w:sz="8" w:space="0" w:color="AEAEAE"/>
              <w:right w:val="nil"/>
            </w:tcBorders>
            <w:shd w:val="clear" w:color="auto" w:fill="FFFFFF"/>
          </w:tcPr>
          <w:p w14:paraId="502B3114" w14:textId="2B77EFAB"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1,5%</w:t>
            </w:r>
          </w:p>
        </w:tc>
      </w:tr>
    </w:tbl>
    <w:p w14:paraId="63461CEF" w14:textId="7E9615A3" w:rsidR="006F4062" w:rsidRDefault="006F4062" w:rsidP="009E76B8">
      <w:pPr>
        <w:spacing w:before="240" w:line="360" w:lineRule="auto"/>
        <w:ind w:firstLine="360"/>
        <w:rPr>
          <w:rFonts w:ascii="Arial" w:hAnsi="Arial" w:cs="Arial"/>
          <w:sz w:val="24"/>
          <w:szCs w:val="24"/>
        </w:rPr>
      </w:pPr>
      <w:r w:rsidRPr="00BE2276">
        <w:rPr>
          <w:rFonts w:ascii="Arial" w:hAnsi="Arial" w:cs="Arial"/>
          <w:sz w:val="24"/>
          <w:szCs w:val="24"/>
        </w:rPr>
        <w:t xml:space="preserve">Quanto a formação, a </w:t>
      </w:r>
      <w:r w:rsidR="00C14F97" w:rsidRPr="00C14F97">
        <w:rPr>
          <w:rFonts w:ascii="Arial" w:hAnsi="Arial" w:cs="Arial"/>
          <w:sz w:val="24"/>
          <w:szCs w:val="24"/>
        </w:rPr>
        <w:fldChar w:fldCharType="begin"/>
      </w:r>
      <w:r w:rsidR="00C14F97" w:rsidRPr="00C14F97">
        <w:rPr>
          <w:rFonts w:ascii="Arial" w:hAnsi="Arial" w:cs="Arial"/>
          <w:sz w:val="24"/>
          <w:szCs w:val="24"/>
        </w:rPr>
        <w:instrText xml:space="preserve"> REF _Ref43829854 \h  \* MERGEFORMAT </w:instrText>
      </w:r>
      <w:r w:rsidR="00C14F97" w:rsidRPr="00C14F97">
        <w:rPr>
          <w:rFonts w:ascii="Arial" w:hAnsi="Arial" w:cs="Arial"/>
          <w:sz w:val="24"/>
          <w:szCs w:val="24"/>
        </w:rPr>
      </w:r>
      <w:r w:rsidR="00C14F97" w:rsidRPr="00C14F97">
        <w:rPr>
          <w:rFonts w:ascii="Arial" w:hAnsi="Arial" w:cs="Arial"/>
          <w:sz w:val="24"/>
          <w:szCs w:val="24"/>
        </w:rPr>
        <w:fldChar w:fldCharType="separate"/>
      </w:r>
      <w:r w:rsidR="00C14F97" w:rsidRPr="00C14F97">
        <w:rPr>
          <w:rFonts w:ascii="Arial" w:hAnsi="Arial" w:cs="Arial"/>
          <w:sz w:val="24"/>
          <w:szCs w:val="24"/>
        </w:rPr>
        <w:t xml:space="preserve">Tabela </w:t>
      </w:r>
      <w:r w:rsidR="00C14F97" w:rsidRPr="00C14F97">
        <w:rPr>
          <w:rFonts w:ascii="Arial" w:hAnsi="Arial" w:cs="Arial"/>
          <w:noProof/>
          <w:sz w:val="24"/>
          <w:szCs w:val="24"/>
        </w:rPr>
        <w:t>3</w:t>
      </w:r>
      <w:r w:rsidR="00C14F97" w:rsidRPr="00C14F97">
        <w:rPr>
          <w:rFonts w:ascii="Arial" w:hAnsi="Arial" w:cs="Arial"/>
          <w:sz w:val="24"/>
          <w:szCs w:val="24"/>
        </w:rPr>
        <w:fldChar w:fldCharType="end"/>
      </w:r>
      <w:r w:rsidRPr="00BE2276">
        <w:rPr>
          <w:rFonts w:ascii="Arial" w:hAnsi="Arial" w:cs="Arial"/>
          <w:sz w:val="24"/>
          <w:szCs w:val="24"/>
        </w:rPr>
        <w:t xml:space="preserve"> apresenta o nível de formação dos indivíduos, </w:t>
      </w:r>
      <w:r w:rsidR="00122969">
        <w:rPr>
          <w:rFonts w:ascii="Arial" w:hAnsi="Arial" w:cs="Arial"/>
          <w:sz w:val="24"/>
          <w:szCs w:val="24"/>
        </w:rPr>
        <w:t>em que a</w:t>
      </w:r>
      <w:r w:rsidRPr="00BE2276">
        <w:rPr>
          <w:rFonts w:ascii="Arial" w:hAnsi="Arial" w:cs="Arial"/>
          <w:sz w:val="24"/>
          <w:szCs w:val="24"/>
        </w:rPr>
        <w:t xml:space="preserve"> sua maioria apresenta formação superior (cerca de 38%), seguido de formação superior incompleta com 2</w:t>
      </w:r>
      <w:r w:rsidR="009E76B8">
        <w:rPr>
          <w:rFonts w:ascii="Arial" w:hAnsi="Arial" w:cs="Arial"/>
          <w:sz w:val="24"/>
          <w:szCs w:val="24"/>
        </w:rPr>
        <w:t>3,6</w:t>
      </w:r>
      <w:r w:rsidRPr="00BE2276">
        <w:rPr>
          <w:rFonts w:ascii="Arial" w:hAnsi="Arial" w:cs="Arial"/>
          <w:sz w:val="24"/>
          <w:szCs w:val="24"/>
        </w:rPr>
        <w:t xml:space="preserve">%, especialização com </w:t>
      </w:r>
      <w:r w:rsidR="009E76B8">
        <w:rPr>
          <w:rFonts w:ascii="Arial" w:hAnsi="Arial" w:cs="Arial"/>
          <w:sz w:val="24"/>
          <w:szCs w:val="24"/>
        </w:rPr>
        <w:t>20,5</w:t>
      </w:r>
      <w:r w:rsidRPr="00BE2276">
        <w:rPr>
          <w:rFonts w:ascii="Arial" w:hAnsi="Arial" w:cs="Arial"/>
          <w:sz w:val="24"/>
          <w:szCs w:val="24"/>
        </w:rPr>
        <w:t>%, mestrado com 1</w:t>
      </w:r>
      <w:r w:rsidR="009E76B8">
        <w:rPr>
          <w:rFonts w:ascii="Arial" w:hAnsi="Arial" w:cs="Arial"/>
          <w:sz w:val="24"/>
          <w:szCs w:val="24"/>
        </w:rPr>
        <w:t>4,1</w:t>
      </w:r>
      <w:r w:rsidRPr="00BE2276">
        <w:rPr>
          <w:rFonts w:ascii="Arial" w:hAnsi="Arial" w:cs="Arial"/>
          <w:sz w:val="24"/>
          <w:szCs w:val="24"/>
        </w:rPr>
        <w:t>% e doutorado com cerca de 3</w:t>
      </w:r>
      <w:r w:rsidR="009E76B8">
        <w:rPr>
          <w:rFonts w:ascii="Arial" w:hAnsi="Arial" w:cs="Arial"/>
          <w:sz w:val="24"/>
          <w:szCs w:val="24"/>
        </w:rPr>
        <w:t>,3</w:t>
      </w:r>
      <w:r w:rsidRPr="00BE2276">
        <w:rPr>
          <w:rFonts w:ascii="Arial" w:hAnsi="Arial" w:cs="Arial"/>
          <w:sz w:val="24"/>
          <w:szCs w:val="24"/>
        </w:rPr>
        <w:t xml:space="preserve">%. </w:t>
      </w:r>
    </w:p>
    <w:p w14:paraId="1107A2EC" w14:textId="5C0632AC" w:rsidR="00C14F97" w:rsidRDefault="00C14F97" w:rsidP="00C14F97">
      <w:pPr>
        <w:pStyle w:val="Legenda"/>
        <w:keepNext/>
      </w:pPr>
      <w:bookmarkStart w:id="183" w:name="_Ref43829854"/>
      <w:bookmarkStart w:id="184" w:name="_Toc43927096"/>
      <w:r>
        <w:t xml:space="preserve">Tabela </w:t>
      </w:r>
      <w:r>
        <w:fldChar w:fldCharType="begin"/>
      </w:r>
      <w:r>
        <w:instrText xml:space="preserve"> SEQ Tabela \* ARABIC </w:instrText>
      </w:r>
      <w:r>
        <w:fldChar w:fldCharType="separate"/>
      </w:r>
      <w:r w:rsidR="00CE748A">
        <w:rPr>
          <w:noProof/>
        </w:rPr>
        <w:t>3</w:t>
      </w:r>
      <w:r>
        <w:fldChar w:fldCharType="end"/>
      </w:r>
      <w:bookmarkEnd w:id="183"/>
      <w:r>
        <w:t xml:space="preserve"> - </w:t>
      </w:r>
      <w:r w:rsidRPr="00F26BDB">
        <w:t>nível de formaçã</w:t>
      </w:r>
      <w:r>
        <w:t>o dos respondentes</w:t>
      </w:r>
      <w:bookmarkEnd w:id="184"/>
    </w:p>
    <w:tbl>
      <w:tblPr>
        <w:tblStyle w:val="TabelaSimples5"/>
        <w:tblW w:w="4821" w:type="dxa"/>
        <w:jc w:val="center"/>
        <w:tblLook w:val="04A0" w:firstRow="1" w:lastRow="0" w:firstColumn="1" w:lastColumn="0" w:noHBand="0" w:noVBand="1"/>
      </w:tblPr>
      <w:tblGrid>
        <w:gridCol w:w="1735"/>
        <w:gridCol w:w="1462"/>
        <w:gridCol w:w="1624"/>
      </w:tblGrid>
      <w:tr w:rsidR="00CE7BD1" w:rsidRPr="0078642E" w14:paraId="1A58018D" w14:textId="65310E12" w:rsidTr="00C14F97">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1735" w:type="dxa"/>
            <w:tcBorders>
              <w:right w:val="none" w:sz="0" w:space="0" w:color="auto"/>
            </w:tcBorders>
            <w:noWrap/>
          </w:tcPr>
          <w:p w14:paraId="52C4161A" w14:textId="46B5A392" w:rsidR="00CE7BD1" w:rsidRPr="0078642E" w:rsidRDefault="00CE7BD1" w:rsidP="0078642E">
            <w:pPr>
              <w:spacing w:after="0"/>
              <w:jc w:val="left"/>
              <w:rPr>
                <w:rFonts w:ascii="Calibri" w:hAnsi="Calibri" w:cs="Calibri"/>
                <w:color w:val="000000"/>
                <w:lang w:eastAsia="pt-BR"/>
              </w:rPr>
            </w:pPr>
            <w:r>
              <w:rPr>
                <w:rFonts w:ascii="Calibri" w:hAnsi="Calibri" w:cs="Calibri"/>
                <w:color w:val="000000"/>
                <w:lang w:eastAsia="pt-BR"/>
              </w:rPr>
              <w:t>Nível de formação</w:t>
            </w:r>
          </w:p>
        </w:tc>
        <w:tc>
          <w:tcPr>
            <w:tcW w:w="1462" w:type="dxa"/>
            <w:tcBorders>
              <w:bottom w:val="single" w:sz="4" w:space="0" w:color="auto"/>
              <w:right w:val="single" w:sz="4" w:space="0" w:color="auto"/>
            </w:tcBorders>
            <w:noWrap/>
          </w:tcPr>
          <w:p w14:paraId="4790D569" w14:textId="0B10D211" w:rsidR="00CE7BD1" w:rsidRPr="0078642E" w:rsidRDefault="00CE7BD1" w:rsidP="0078642E">
            <w:pPr>
              <w:spacing w:after="0"/>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Quantidade</w:t>
            </w:r>
          </w:p>
        </w:tc>
        <w:tc>
          <w:tcPr>
            <w:tcW w:w="1624" w:type="dxa"/>
            <w:tcBorders>
              <w:left w:val="single" w:sz="4" w:space="0" w:color="auto"/>
              <w:bottom w:val="single" w:sz="4" w:space="0" w:color="auto"/>
            </w:tcBorders>
          </w:tcPr>
          <w:p w14:paraId="25F5A3A7" w14:textId="7AD6421F" w:rsidR="00CE7BD1" w:rsidRDefault="00CE7BD1" w:rsidP="0078642E">
            <w:pPr>
              <w:spacing w:after="0"/>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Porcentagem</w:t>
            </w:r>
          </w:p>
        </w:tc>
      </w:tr>
      <w:tr w:rsidR="00CE7BD1" w:rsidRPr="0078642E" w14:paraId="6B3FB518" w14:textId="5B9412B6" w:rsidTr="00C14F9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484B57BF"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Doutorado</w:t>
            </w:r>
          </w:p>
        </w:tc>
        <w:tc>
          <w:tcPr>
            <w:tcW w:w="1462" w:type="dxa"/>
            <w:tcBorders>
              <w:top w:val="single" w:sz="4" w:space="0" w:color="auto"/>
              <w:bottom w:val="single" w:sz="4" w:space="0" w:color="auto"/>
              <w:right w:val="single" w:sz="4" w:space="0" w:color="auto"/>
            </w:tcBorders>
            <w:shd w:val="clear" w:color="auto" w:fill="auto"/>
            <w:noWrap/>
            <w:hideMark/>
          </w:tcPr>
          <w:p w14:paraId="0D720BEA" w14:textId="77777777"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15</w:t>
            </w:r>
          </w:p>
        </w:tc>
        <w:tc>
          <w:tcPr>
            <w:tcW w:w="1624" w:type="dxa"/>
            <w:tcBorders>
              <w:top w:val="single" w:sz="4" w:space="0" w:color="auto"/>
              <w:left w:val="single" w:sz="4" w:space="0" w:color="auto"/>
              <w:bottom w:val="single" w:sz="4" w:space="0" w:color="auto"/>
            </w:tcBorders>
            <w:shd w:val="clear" w:color="auto" w:fill="auto"/>
          </w:tcPr>
          <w:p w14:paraId="5A9EB02D" w14:textId="2D479571"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3,3%</w:t>
            </w:r>
          </w:p>
        </w:tc>
      </w:tr>
      <w:tr w:rsidR="00CE7BD1" w:rsidRPr="0078642E" w14:paraId="352285D5" w14:textId="14D982F2" w:rsidTr="00C14F97">
        <w:trPr>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0613568E"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Especialização</w:t>
            </w:r>
          </w:p>
        </w:tc>
        <w:tc>
          <w:tcPr>
            <w:tcW w:w="1462" w:type="dxa"/>
            <w:tcBorders>
              <w:top w:val="single" w:sz="4" w:space="0" w:color="auto"/>
              <w:bottom w:val="single" w:sz="4" w:space="0" w:color="auto"/>
              <w:right w:val="single" w:sz="4" w:space="0" w:color="auto"/>
            </w:tcBorders>
            <w:shd w:val="clear" w:color="auto" w:fill="auto"/>
            <w:noWrap/>
            <w:hideMark/>
          </w:tcPr>
          <w:p w14:paraId="2EEC2A61" w14:textId="77777777"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93</w:t>
            </w:r>
          </w:p>
        </w:tc>
        <w:tc>
          <w:tcPr>
            <w:tcW w:w="1624" w:type="dxa"/>
            <w:tcBorders>
              <w:top w:val="single" w:sz="4" w:space="0" w:color="auto"/>
              <w:left w:val="single" w:sz="4" w:space="0" w:color="auto"/>
              <w:bottom w:val="single" w:sz="4" w:space="0" w:color="auto"/>
            </w:tcBorders>
            <w:shd w:val="clear" w:color="auto" w:fill="auto"/>
          </w:tcPr>
          <w:p w14:paraId="77813429" w14:textId="47EA5B2D"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20,5%</w:t>
            </w:r>
          </w:p>
        </w:tc>
      </w:tr>
      <w:tr w:rsidR="00CE7BD1" w:rsidRPr="0078642E" w14:paraId="10FF7071" w14:textId="32BAF637" w:rsidTr="00C14F9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087517DF"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Mestrado</w:t>
            </w:r>
          </w:p>
        </w:tc>
        <w:tc>
          <w:tcPr>
            <w:tcW w:w="1462" w:type="dxa"/>
            <w:tcBorders>
              <w:top w:val="single" w:sz="4" w:space="0" w:color="auto"/>
              <w:bottom w:val="single" w:sz="4" w:space="0" w:color="auto"/>
              <w:right w:val="single" w:sz="4" w:space="0" w:color="auto"/>
            </w:tcBorders>
            <w:shd w:val="clear" w:color="auto" w:fill="auto"/>
            <w:noWrap/>
            <w:hideMark/>
          </w:tcPr>
          <w:p w14:paraId="0F21712C" w14:textId="77777777"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64</w:t>
            </w:r>
          </w:p>
        </w:tc>
        <w:tc>
          <w:tcPr>
            <w:tcW w:w="1624" w:type="dxa"/>
            <w:tcBorders>
              <w:top w:val="single" w:sz="4" w:space="0" w:color="auto"/>
              <w:left w:val="single" w:sz="4" w:space="0" w:color="auto"/>
              <w:bottom w:val="single" w:sz="4" w:space="0" w:color="auto"/>
            </w:tcBorders>
            <w:shd w:val="clear" w:color="auto" w:fill="auto"/>
          </w:tcPr>
          <w:p w14:paraId="4984766B" w14:textId="190A915A"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14,1%</w:t>
            </w:r>
          </w:p>
        </w:tc>
      </w:tr>
      <w:tr w:rsidR="00CE7BD1" w:rsidRPr="0078642E" w14:paraId="38EC66CA" w14:textId="79BFC9EC" w:rsidTr="00C14F97">
        <w:trPr>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32894F28"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Graduado</w:t>
            </w:r>
          </w:p>
        </w:tc>
        <w:tc>
          <w:tcPr>
            <w:tcW w:w="1462" w:type="dxa"/>
            <w:tcBorders>
              <w:top w:val="single" w:sz="4" w:space="0" w:color="auto"/>
              <w:bottom w:val="single" w:sz="4" w:space="0" w:color="auto"/>
              <w:right w:val="single" w:sz="4" w:space="0" w:color="auto"/>
            </w:tcBorders>
            <w:shd w:val="clear" w:color="auto" w:fill="auto"/>
            <w:noWrap/>
            <w:hideMark/>
          </w:tcPr>
          <w:p w14:paraId="58AE7C89" w14:textId="77777777"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173</w:t>
            </w:r>
          </w:p>
        </w:tc>
        <w:tc>
          <w:tcPr>
            <w:tcW w:w="1624" w:type="dxa"/>
            <w:tcBorders>
              <w:top w:val="single" w:sz="4" w:space="0" w:color="auto"/>
              <w:left w:val="single" w:sz="4" w:space="0" w:color="auto"/>
              <w:bottom w:val="single" w:sz="4" w:space="0" w:color="auto"/>
            </w:tcBorders>
            <w:shd w:val="clear" w:color="auto" w:fill="auto"/>
          </w:tcPr>
          <w:p w14:paraId="4DB267E2" w14:textId="782EB3B0"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38,1%</w:t>
            </w:r>
          </w:p>
        </w:tc>
      </w:tr>
      <w:tr w:rsidR="00CE7BD1" w:rsidRPr="0078642E" w14:paraId="23E0BD33" w14:textId="50481A66" w:rsidTr="00C14F9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6030371C"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Graduando</w:t>
            </w:r>
          </w:p>
        </w:tc>
        <w:tc>
          <w:tcPr>
            <w:tcW w:w="1462" w:type="dxa"/>
            <w:tcBorders>
              <w:top w:val="single" w:sz="4" w:space="0" w:color="auto"/>
              <w:bottom w:val="single" w:sz="4" w:space="0" w:color="auto"/>
              <w:right w:val="single" w:sz="4" w:space="0" w:color="auto"/>
            </w:tcBorders>
            <w:shd w:val="clear" w:color="auto" w:fill="auto"/>
            <w:noWrap/>
            <w:hideMark/>
          </w:tcPr>
          <w:p w14:paraId="34BF244F" w14:textId="77777777"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107</w:t>
            </w:r>
          </w:p>
        </w:tc>
        <w:tc>
          <w:tcPr>
            <w:tcW w:w="1624" w:type="dxa"/>
            <w:tcBorders>
              <w:top w:val="single" w:sz="4" w:space="0" w:color="auto"/>
              <w:left w:val="single" w:sz="4" w:space="0" w:color="auto"/>
              <w:bottom w:val="single" w:sz="4" w:space="0" w:color="auto"/>
            </w:tcBorders>
            <w:shd w:val="clear" w:color="auto" w:fill="auto"/>
          </w:tcPr>
          <w:p w14:paraId="792997F6" w14:textId="4ABF7AED"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23,6%</w:t>
            </w:r>
          </w:p>
        </w:tc>
      </w:tr>
      <w:tr w:rsidR="00CE7BD1" w:rsidRPr="0078642E" w14:paraId="55A42E80" w14:textId="4BB7C18F" w:rsidTr="00C14F97">
        <w:trPr>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7FC7007A"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Técnico</w:t>
            </w:r>
          </w:p>
        </w:tc>
        <w:tc>
          <w:tcPr>
            <w:tcW w:w="1462" w:type="dxa"/>
            <w:tcBorders>
              <w:top w:val="single" w:sz="4" w:space="0" w:color="auto"/>
              <w:bottom w:val="single" w:sz="4" w:space="0" w:color="auto"/>
              <w:right w:val="single" w:sz="4" w:space="0" w:color="auto"/>
            </w:tcBorders>
            <w:shd w:val="clear" w:color="auto" w:fill="auto"/>
            <w:noWrap/>
            <w:hideMark/>
          </w:tcPr>
          <w:p w14:paraId="106A35F2" w14:textId="77777777"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1</w:t>
            </w:r>
          </w:p>
        </w:tc>
        <w:tc>
          <w:tcPr>
            <w:tcW w:w="1624" w:type="dxa"/>
            <w:tcBorders>
              <w:top w:val="single" w:sz="4" w:space="0" w:color="auto"/>
              <w:left w:val="single" w:sz="4" w:space="0" w:color="auto"/>
              <w:bottom w:val="single" w:sz="4" w:space="0" w:color="auto"/>
            </w:tcBorders>
            <w:shd w:val="clear" w:color="auto" w:fill="auto"/>
          </w:tcPr>
          <w:p w14:paraId="63897B44" w14:textId="727292A2"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0,02%</w:t>
            </w:r>
          </w:p>
        </w:tc>
      </w:tr>
      <w:tr w:rsidR="00CE7BD1" w:rsidRPr="0078642E" w14:paraId="45831ACA" w14:textId="2C4AC442" w:rsidTr="00C14F9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1698B713"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Total</w:t>
            </w:r>
          </w:p>
        </w:tc>
        <w:tc>
          <w:tcPr>
            <w:tcW w:w="1462" w:type="dxa"/>
            <w:tcBorders>
              <w:top w:val="single" w:sz="4" w:space="0" w:color="auto"/>
              <w:bottom w:val="single" w:sz="4" w:space="0" w:color="auto"/>
              <w:right w:val="single" w:sz="4" w:space="0" w:color="auto"/>
            </w:tcBorders>
            <w:shd w:val="clear" w:color="auto" w:fill="auto"/>
            <w:noWrap/>
            <w:hideMark/>
          </w:tcPr>
          <w:p w14:paraId="7BB40DD2" w14:textId="77777777"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453</w:t>
            </w:r>
          </w:p>
        </w:tc>
        <w:tc>
          <w:tcPr>
            <w:tcW w:w="1624" w:type="dxa"/>
            <w:tcBorders>
              <w:top w:val="single" w:sz="4" w:space="0" w:color="auto"/>
              <w:left w:val="single" w:sz="4" w:space="0" w:color="auto"/>
              <w:bottom w:val="single" w:sz="4" w:space="0" w:color="auto"/>
            </w:tcBorders>
            <w:shd w:val="clear" w:color="auto" w:fill="auto"/>
          </w:tcPr>
          <w:p w14:paraId="4B57E8AD" w14:textId="7A09D8B0"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p>
        </w:tc>
      </w:tr>
    </w:tbl>
    <w:p w14:paraId="235D5BE0" w14:textId="77777777" w:rsidR="00CE7BD1" w:rsidRDefault="00CE7BD1" w:rsidP="006F4062">
      <w:pPr>
        <w:spacing w:line="360" w:lineRule="auto"/>
        <w:ind w:firstLine="360"/>
        <w:rPr>
          <w:rFonts w:ascii="Arial" w:hAnsi="Arial" w:cs="Arial"/>
          <w:sz w:val="24"/>
          <w:szCs w:val="24"/>
        </w:rPr>
      </w:pPr>
    </w:p>
    <w:p w14:paraId="6599507E" w14:textId="49ABC13E" w:rsidR="00857008" w:rsidRDefault="006F4062" w:rsidP="006F4062">
      <w:pPr>
        <w:spacing w:line="360" w:lineRule="auto"/>
        <w:ind w:firstLine="360"/>
        <w:rPr>
          <w:rFonts w:ascii="Arial" w:hAnsi="Arial" w:cs="Arial"/>
          <w:sz w:val="24"/>
          <w:szCs w:val="24"/>
        </w:rPr>
      </w:pPr>
      <w:r>
        <w:rPr>
          <w:rFonts w:ascii="Arial" w:hAnsi="Arial" w:cs="Arial"/>
          <w:sz w:val="24"/>
          <w:szCs w:val="24"/>
        </w:rPr>
        <w:lastRenderedPageBreak/>
        <w:t xml:space="preserve">Já a </w:t>
      </w:r>
      <w:r w:rsidRPr="00BE2276">
        <w:rPr>
          <w:rFonts w:ascii="Arial" w:hAnsi="Arial" w:cs="Arial"/>
          <w:sz w:val="24"/>
          <w:szCs w:val="24"/>
        </w:rPr>
        <w:t xml:space="preserve"> </w:t>
      </w:r>
      <w:r w:rsidR="00C14F97" w:rsidRPr="00C14F97">
        <w:rPr>
          <w:rFonts w:ascii="Arial" w:hAnsi="Arial" w:cs="Arial"/>
          <w:sz w:val="24"/>
          <w:szCs w:val="24"/>
        </w:rPr>
        <w:fldChar w:fldCharType="begin"/>
      </w:r>
      <w:r w:rsidR="00C14F97" w:rsidRPr="00C14F97">
        <w:rPr>
          <w:rFonts w:ascii="Arial" w:hAnsi="Arial" w:cs="Arial"/>
          <w:sz w:val="24"/>
          <w:szCs w:val="24"/>
        </w:rPr>
        <w:instrText xml:space="preserve"> REF _Ref43830414 \h  \* MERGEFORMAT </w:instrText>
      </w:r>
      <w:r w:rsidR="00C14F97" w:rsidRPr="00C14F97">
        <w:rPr>
          <w:rFonts w:ascii="Arial" w:hAnsi="Arial" w:cs="Arial"/>
          <w:sz w:val="24"/>
          <w:szCs w:val="24"/>
        </w:rPr>
      </w:r>
      <w:r w:rsidR="00C14F97" w:rsidRPr="00C14F97">
        <w:rPr>
          <w:rFonts w:ascii="Arial" w:hAnsi="Arial" w:cs="Arial"/>
          <w:sz w:val="24"/>
          <w:szCs w:val="24"/>
        </w:rPr>
        <w:fldChar w:fldCharType="separate"/>
      </w:r>
      <w:r w:rsidR="00C14F97" w:rsidRPr="00C14F97">
        <w:rPr>
          <w:rFonts w:ascii="Arial" w:hAnsi="Arial" w:cs="Arial"/>
          <w:sz w:val="24"/>
          <w:szCs w:val="24"/>
        </w:rPr>
        <w:t xml:space="preserve">Tabela </w:t>
      </w:r>
      <w:r w:rsidR="00C14F97" w:rsidRPr="00C14F97">
        <w:rPr>
          <w:rFonts w:ascii="Arial" w:hAnsi="Arial" w:cs="Arial"/>
          <w:noProof/>
          <w:sz w:val="24"/>
          <w:szCs w:val="24"/>
        </w:rPr>
        <w:t>4</w:t>
      </w:r>
      <w:r w:rsidR="00C14F97" w:rsidRPr="00C14F97">
        <w:rPr>
          <w:rFonts w:ascii="Arial" w:hAnsi="Arial" w:cs="Arial"/>
          <w:sz w:val="24"/>
          <w:szCs w:val="24"/>
        </w:rPr>
        <w:fldChar w:fldCharType="end"/>
      </w:r>
      <w:r w:rsidR="00C14F97">
        <w:rPr>
          <w:rFonts w:ascii="Arial" w:hAnsi="Arial" w:cs="Arial"/>
          <w:sz w:val="24"/>
          <w:szCs w:val="24"/>
        </w:rPr>
        <w:t xml:space="preserve"> </w:t>
      </w:r>
      <w:r w:rsidRPr="00BE2276">
        <w:rPr>
          <w:rFonts w:ascii="Arial" w:hAnsi="Arial" w:cs="Arial"/>
          <w:sz w:val="24"/>
          <w:szCs w:val="24"/>
        </w:rPr>
        <w:t>apresenta</w:t>
      </w:r>
      <w:r w:rsidR="00122969">
        <w:rPr>
          <w:rFonts w:ascii="Arial" w:hAnsi="Arial" w:cs="Arial"/>
          <w:sz w:val="24"/>
          <w:szCs w:val="24"/>
        </w:rPr>
        <w:t xml:space="preserve"> quais cursos os entrevistados têm maior formação. </w:t>
      </w:r>
      <w:r w:rsidRPr="00BE2276">
        <w:rPr>
          <w:rFonts w:ascii="Arial" w:hAnsi="Arial" w:cs="Arial"/>
          <w:sz w:val="24"/>
          <w:szCs w:val="24"/>
        </w:rPr>
        <w:t xml:space="preserve"> 4</w:t>
      </w:r>
      <w:r w:rsidR="009E76B8">
        <w:rPr>
          <w:rFonts w:ascii="Arial" w:hAnsi="Arial" w:cs="Arial"/>
          <w:sz w:val="24"/>
          <w:szCs w:val="24"/>
        </w:rPr>
        <w:t>0,6</w:t>
      </w:r>
      <w:r w:rsidRPr="00BE2276">
        <w:rPr>
          <w:rFonts w:ascii="Arial" w:hAnsi="Arial" w:cs="Arial"/>
          <w:sz w:val="24"/>
          <w:szCs w:val="24"/>
        </w:rPr>
        <w:t xml:space="preserve">% </w:t>
      </w:r>
      <w:r w:rsidR="00122969">
        <w:rPr>
          <w:rFonts w:ascii="Arial" w:hAnsi="Arial" w:cs="Arial"/>
          <w:sz w:val="24"/>
          <w:szCs w:val="24"/>
        </w:rPr>
        <w:t xml:space="preserve"> dos entrevistados </w:t>
      </w:r>
      <w:r w:rsidRPr="00BE2276">
        <w:rPr>
          <w:rFonts w:ascii="Arial" w:hAnsi="Arial" w:cs="Arial"/>
          <w:sz w:val="24"/>
          <w:szCs w:val="24"/>
        </w:rPr>
        <w:t>t</w:t>
      </w:r>
      <w:r w:rsidR="00122969">
        <w:rPr>
          <w:rFonts w:ascii="Arial" w:hAnsi="Arial" w:cs="Arial"/>
          <w:sz w:val="24"/>
          <w:szCs w:val="24"/>
        </w:rPr>
        <w:t>ê</w:t>
      </w:r>
      <w:r w:rsidRPr="00BE2276">
        <w:rPr>
          <w:rFonts w:ascii="Arial" w:hAnsi="Arial" w:cs="Arial"/>
          <w:sz w:val="24"/>
          <w:szCs w:val="24"/>
        </w:rPr>
        <w:t>m o maior curso de formação em Ciência da Computação, 30</w:t>
      </w:r>
      <w:r w:rsidR="009E76B8">
        <w:rPr>
          <w:rFonts w:ascii="Arial" w:hAnsi="Arial" w:cs="Arial"/>
          <w:sz w:val="24"/>
          <w:szCs w:val="24"/>
        </w:rPr>
        <w:t>,6</w:t>
      </w:r>
      <w:r w:rsidRPr="00BE2276">
        <w:rPr>
          <w:rFonts w:ascii="Arial" w:hAnsi="Arial" w:cs="Arial"/>
          <w:sz w:val="24"/>
          <w:szCs w:val="24"/>
        </w:rPr>
        <w:t>% t</w:t>
      </w:r>
      <w:r w:rsidR="00122969">
        <w:rPr>
          <w:rFonts w:ascii="Arial" w:hAnsi="Arial" w:cs="Arial"/>
          <w:sz w:val="24"/>
          <w:szCs w:val="24"/>
        </w:rPr>
        <w:t>ê</w:t>
      </w:r>
      <w:r w:rsidRPr="00BE2276">
        <w:rPr>
          <w:rFonts w:ascii="Arial" w:hAnsi="Arial" w:cs="Arial"/>
          <w:sz w:val="24"/>
          <w:szCs w:val="24"/>
        </w:rPr>
        <w:t>m como o curso de Sistemas de informação, 9% para Análise e Desenvolvimento de Sistemas</w:t>
      </w:r>
      <w:r w:rsidR="009E76B8">
        <w:rPr>
          <w:rFonts w:ascii="Arial" w:hAnsi="Arial" w:cs="Arial"/>
          <w:sz w:val="24"/>
          <w:szCs w:val="24"/>
        </w:rPr>
        <w:t xml:space="preserve"> são 8,6%</w:t>
      </w:r>
      <w:r w:rsidRPr="00BE2276">
        <w:rPr>
          <w:rFonts w:ascii="Arial" w:hAnsi="Arial" w:cs="Arial"/>
          <w:sz w:val="24"/>
          <w:szCs w:val="24"/>
        </w:rPr>
        <w:t xml:space="preserve">, </w:t>
      </w:r>
      <w:r w:rsidR="009E76B8">
        <w:rPr>
          <w:rFonts w:ascii="Arial" w:hAnsi="Arial" w:cs="Arial"/>
          <w:sz w:val="24"/>
          <w:szCs w:val="24"/>
        </w:rPr>
        <w:t>P</w:t>
      </w:r>
      <w:r w:rsidRPr="00BE2276">
        <w:rPr>
          <w:rFonts w:ascii="Arial" w:hAnsi="Arial" w:cs="Arial"/>
          <w:sz w:val="24"/>
          <w:szCs w:val="24"/>
        </w:rPr>
        <w:t>ara Engenharia da Computação</w:t>
      </w:r>
      <w:r w:rsidR="009E76B8">
        <w:rPr>
          <w:rFonts w:ascii="Arial" w:hAnsi="Arial" w:cs="Arial"/>
          <w:sz w:val="24"/>
          <w:szCs w:val="24"/>
        </w:rPr>
        <w:t xml:space="preserve"> são 7%</w:t>
      </w:r>
      <w:r w:rsidRPr="00BE2276">
        <w:rPr>
          <w:rFonts w:ascii="Arial" w:hAnsi="Arial" w:cs="Arial"/>
          <w:sz w:val="24"/>
          <w:szCs w:val="24"/>
        </w:rPr>
        <w:t>, e 11% para outros</w:t>
      </w:r>
      <w:r>
        <w:rPr>
          <w:rFonts w:ascii="Arial" w:hAnsi="Arial" w:cs="Arial"/>
          <w:sz w:val="24"/>
          <w:szCs w:val="24"/>
        </w:rPr>
        <w:t xml:space="preserve">, como </w:t>
      </w:r>
      <w:r w:rsidR="009E76B8">
        <w:rPr>
          <w:rFonts w:ascii="Arial" w:hAnsi="Arial" w:cs="Arial"/>
          <w:sz w:val="24"/>
          <w:szCs w:val="24"/>
        </w:rPr>
        <w:t xml:space="preserve">Engenharia de Software, Sistemas Web, </w:t>
      </w:r>
      <w:r>
        <w:rPr>
          <w:rFonts w:ascii="Arial" w:hAnsi="Arial" w:cs="Arial"/>
          <w:sz w:val="24"/>
          <w:szCs w:val="24"/>
        </w:rPr>
        <w:t>Engenharia Civil, Licenciatura da Computação, Processamento de Dados, Web Design, Estatísticas, entre outros</w:t>
      </w:r>
      <w:r w:rsidRPr="00BE2276">
        <w:rPr>
          <w:rFonts w:ascii="Arial" w:hAnsi="Arial" w:cs="Arial"/>
          <w:sz w:val="24"/>
          <w:szCs w:val="24"/>
        </w:rPr>
        <w:t xml:space="preserve">. </w:t>
      </w:r>
    </w:p>
    <w:p w14:paraId="4FFA4545" w14:textId="0FAE2838" w:rsidR="00C14F97" w:rsidRDefault="00C14F97" w:rsidP="00C14F97">
      <w:pPr>
        <w:pStyle w:val="Legenda"/>
        <w:keepNext/>
      </w:pPr>
      <w:bookmarkStart w:id="185" w:name="_Ref43830414"/>
      <w:bookmarkStart w:id="186" w:name="_Toc43927097"/>
      <w:r>
        <w:t xml:space="preserve">Tabela </w:t>
      </w:r>
      <w:r>
        <w:fldChar w:fldCharType="begin"/>
      </w:r>
      <w:r>
        <w:instrText xml:space="preserve"> SEQ Tabela \* ARABIC </w:instrText>
      </w:r>
      <w:r>
        <w:fldChar w:fldCharType="separate"/>
      </w:r>
      <w:r w:rsidR="00CE748A">
        <w:rPr>
          <w:noProof/>
        </w:rPr>
        <w:t>4</w:t>
      </w:r>
      <w:r>
        <w:fldChar w:fldCharType="end"/>
      </w:r>
      <w:bookmarkEnd w:id="185"/>
      <w:r>
        <w:t xml:space="preserve"> - Formação dos respondentes</w:t>
      </w:r>
      <w:bookmarkEnd w:id="186"/>
    </w:p>
    <w:tbl>
      <w:tblPr>
        <w:tblW w:w="5954" w:type="dxa"/>
        <w:jc w:val="center"/>
        <w:tblCellMar>
          <w:left w:w="70" w:type="dxa"/>
          <w:right w:w="70" w:type="dxa"/>
        </w:tblCellMar>
        <w:tblLook w:val="04A0" w:firstRow="1" w:lastRow="0" w:firstColumn="1" w:lastColumn="0" w:noHBand="0" w:noVBand="1"/>
      </w:tblPr>
      <w:tblGrid>
        <w:gridCol w:w="284"/>
        <w:gridCol w:w="2410"/>
        <w:gridCol w:w="567"/>
        <w:gridCol w:w="752"/>
        <w:gridCol w:w="574"/>
        <w:gridCol w:w="759"/>
        <w:gridCol w:w="608"/>
      </w:tblGrid>
      <w:tr w:rsidR="005F506E" w:rsidRPr="006A3EDF" w14:paraId="25C38D58" w14:textId="77777777" w:rsidTr="00C14F97">
        <w:trPr>
          <w:gridAfter w:val="1"/>
          <w:wAfter w:w="608" w:type="dxa"/>
          <w:trHeight w:val="290"/>
          <w:jc w:val="center"/>
        </w:trPr>
        <w:tc>
          <w:tcPr>
            <w:tcW w:w="2694" w:type="dxa"/>
            <w:gridSpan w:val="2"/>
            <w:tcBorders>
              <w:top w:val="nil"/>
              <w:left w:val="nil"/>
              <w:bottom w:val="nil"/>
              <w:right w:val="nil"/>
            </w:tcBorders>
            <w:shd w:val="clear" w:color="auto" w:fill="auto"/>
            <w:noWrap/>
            <w:vAlign w:val="bottom"/>
            <w:hideMark/>
          </w:tcPr>
          <w:p w14:paraId="25624425" w14:textId="77777777" w:rsidR="005F506E" w:rsidRPr="005F506E" w:rsidRDefault="005F506E" w:rsidP="005F506E">
            <w:pPr>
              <w:spacing w:after="0"/>
              <w:jc w:val="left"/>
              <w:rPr>
                <w:rFonts w:ascii="Calibri" w:hAnsi="Calibri" w:cs="Calibri"/>
                <w:color w:val="000000"/>
                <w:lang w:eastAsia="pt-BR"/>
              </w:rPr>
            </w:pPr>
          </w:p>
        </w:tc>
        <w:tc>
          <w:tcPr>
            <w:tcW w:w="1319" w:type="dxa"/>
            <w:gridSpan w:val="2"/>
            <w:tcBorders>
              <w:top w:val="nil"/>
              <w:left w:val="nil"/>
              <w:bottom w:val="nil"/>
              <w:right w:val="nil"/>
            </w:tcBorders>
            <w:shd w:val="clear" w:color="auto" w:fill="auto"/>
            <w:noWrap/>
            <w:vAlign w:val="bottom"/>
            <w:hideMark/>
          </w:tcPr>
          <w:p w14:paraId="45DCFA7C" w14:textId="77777777" w:rsidR="005F506E" w:rsidRPr="005F506E" w:rsidRDefault="005F506E" w:rsidP="005F506E">
            <w:pPr>
              <w:spacing w:after="0"/>
              <w:jc w:val="left"/>
              <w:rPr>
                <w:rFonts w:ascii="Calibri" w:hAnsi="Calibri" w:cs="Calibri"/>
                <w:color w:val="000000"/>
                <w:lang w:eastAsia="pt-BR"/>
              </w:rPr>
            </w:pPr>
            <w:r w:rsidRPr="005F506E">
              <w:rPr>
                <w:rFonts w:ascii="Calibri" w:hAnsi="Calibri" w:cs="Calibri"/>
                <w:color w:val="000000"/>
                <w:lang w:eastAsia="pt-BR"/>
              </w:rPr>
              <w:t>Frequência</w:t>
            </w:r>
          </w:p>
        </w:tc>
        <w:tc>
          <w:tcPr>
            <w:tcW w:w="1333" w:type="dxa"/>
            <w:gridSpan w:val="2"/>
            <w:tcBorders>
              <w:top w:val="nil"/>
              <w:left w:val="nil"/>
              <w:bottom w:val="nil"/>
              <w:right w:val="nil"/>
            </w:tcBorders>
            <w:shd w:val="clear" w:color="auto" w:fill="auto"/>
            <w:noWrap/>
            <w:vAlign w:val="bottom"/>
            <w:hideMark/>
          </w:tcPr>
          <w:p w14:paraId="498245FB" w14:textId="77777777" w:rsidR="005F506E" w:rsidRPr="005F506E" w:rsidRDefault="005F506E" w:rsidP="005F506E">
            <w:pPr>
              <w:spacing w:after="0"/>
              <w:jc w:val="right"/>
              <w:rPr>
                <w:rFonts w:ascii="Calibri" w:hAnsi="Calibri" w:cs="Calibri"/>
                <w:color w:val="000000"/>
                <w:lang w:eastAsia="pt-BR"/>
              </w:rPr>
            </w:pPr>
            <w:r w:rsidRPr="005F506E">
              <w:rPr>
                <w:rFonts w:ascii="Calibri" w:hAnsi="Calibri" w:cs="Calibri"/>
                <w:color w:val="000000"/>
                <w:lang w:eastAsia="pt-BR"/>
              </w:rPr>
              <w:t>Porcentagem</w:t>
            </w:r>
          </w:p>
        </w:tc>
      </w:tr>
      <w:tr w:rsidR="005F506E" w:rsidRPr="006A3EDF" w14:paraId="79B5D8EA" w14:textId="77777777" w:rsidTr="00C14F97">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Ex>
        <w:trPr>
          <w:cantSplit/>
          <w:jc w:val="center"/>
        </w:trPr>
        <w:tc>
          <w:tcPr>
            <w:tcW w:w="284" w:type="dxa"/>
            <w:vMerge w:val="restart"/>
            <w:tcBorders>
              <w:top w:val="single" w:sz="8" w:space="0" w:color="152935"/>
              <w:left w:val="nil"/>
              <w:bottom w:val="single" w:sz="8" w:space="0" w:color="152935"/>
              <w:right w:val="nil"/>
            </w:tcBorders>
            <w:shd w:val="clear" w:color="auto" w:fill="E0E0E0"/>
          </w:tcPr>
          <w:p w14:paraId="5A1236AB" w14:textId="77777777" w:rsidR="005F506E" w:rsidRPr="006A3EDF" w:rsidRDefault="005F506E" w:rsidP="005F506E">
            <w:pPr>
              <w:autoSpaceDE w:val="0"/>
              <w:autoSpaceDN w:val="0"/>
              <w:adjustRightInd w:val="0"/>
              <w:spacing w:after="0" w:line="320" w:lineRule="atLeast"/>
              <w:ind w:left="60" w:right="60"/>
              <w:jc w:val="left"/>
              <w:rPr>
                <w:rFonts w:ascii="Arial" w:eastAsiaTheme="minorHAnsi" w:hAnsi="Arial" w:cs="Arial"/>
                <w:sz w:val="24"/>
                <w:szCs w:val="24"/>
              </w:rPr>
            </w:pPr>
          </w:p>
        </w:tc>
        <w:tc>
          <w:tcPr>
            <w:tcW w:w="2977" w:type="dxa"/>
            <w:gridSpan w:val="2"/>
            <w:tcBorders>
              <w:top w:val="single" w:sz="8" w:space="0" w:color="152935"/>
              <w:left w:val="nil"/>
              <w:bottom w:val="single" w:sz="8" w:space="0" w:color="AEAEAE"/>
              <w:right w:val="nil"/>
            </w:tcBorders>
            <w:shd w:val="clear" w:color="auto" w:fill="E0E0E0"/>
            <w:vAlign w:val="bottom"/>
          </w:tcPr>
          <w:p w14:paraId="07C825D3" w14:textId="6A62656A" w:rsidR="005F506E" w:rsidRPr="006A3EDF" w:rsidRDefault="005F506E" w:rsidP="005F506E">
            <w:pPr>
              <w:autoSpaceDE w:val="0"/>
              <w:autoSpaceDN w:val="0"/>
              <w:adjustRightInd w:val="0"/>
              <w:spacing w:after="0" w:line="320" w:lineRule="atLeast"/>
              <w:ind w:left="60" w:right="60"/>
              <w:jc w:val="left"/>
              <w:rPr>
                <w:rFonts w:ascii="Arial" w:eastAsiaTheme="minorHAnsi" w:hAnsi="Arial" w:cs="Arial"/>
                <w:sz w:val="24"/>
                <w:szCs w:val="24"/>
              </w:rPr>
            </w:pPr>
            <w:r w:rsidRPr="00F722C7">
              <w:rPr>
                <w:rFonts w:ascii="Calibri" w:hAnsi="Calibri" w:cs="Calibri"/>
                <w:color w:val="000000"/>
                <w:lang w:eastAsia="pt-BR"/>
              </w:rPr>
              <w:t>Sistemas de Informação</w:t>
            </w:r>
          </w:p>
        </w:tc>
        <w:tc>
          <w:tcPr>
            <w:tcW w:w="1326" w:type="dxa"/>
            <w:gridSpan w:val="2"/>
            <w:tcBorders>
              <w:top w:val="single" w:sz="8" w:space="0" w:color="152935"/>
              <w:left w:val="nil"/>
              <w:bottom w:val="single" w:sz="8" w:space="0" w:color="AEAEAE"/>
              <w:right w:val="single" w:sz="8" w:space="0" w:color="E0E0E0"/>
            </w:tcBorders>
            <w:shd w:val="clear" w:color="auto" w:fill="FFFFFF"/>
          </w:tcPr>
          <w:p w14:paraId="245FD21E" w14:textId="44EFA999"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139</w:t>
            </w:r>
          </w:p>
        </w:tc>
        <w:tc>
          <w:tcPr>
            <w:tcW w:w="1367" w:type="dxa"/>
            <w:gridSpan w:val="2"/>
            <w:tcBorders>
              <w:top w:val="single" w:sz="8" w:space="0" w:color="152935"/>
              <w:left w:val="single" w:sz="8" w:space="0" w:color="E0E0E0"/>
              <w:bottom w:val="single" w:sz="8" w:space="0" w:color="AEAEAE"/>
              <w:right w:val="nil"/>
            </w:tcBorders>
            <w:shd w:val="clear" w:color="auto" w:fill="FFFFFF"/>
          </w:tcPr>
          <w:p w14:paraId="0B0C80CC" w14:textId="131DE279"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30,6%</w:t>
            </w:r>
          </w:p>
        </w:tc>
      </w:tr>
      <w:tr w:rsidR="005F506E" w:rsidRPr="006A3EDF" w14:paraId="60C176CF" w14:textId="77777777" w:rsidTr="00C14F97">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Ex>
        <w:trPr>
          <w:cantSplit/>
          <w:jc w:val="center"/>
        </w:trPr>
        <w:tc>
          <w:tcPr>
            <w:tcW w:w="284" w:type="dxa"/>
            <w:vMerge/>
            <w:tcBorders>
              <w:top w:val="single" w:sz="8" w:space="0" w:color="152935"/>
              <w:left w:val="nil"/>
              <w:bottom w:val="single" w:sz="8" w:space="0" w:color="152935"/>
              <w:right w:val="nil"/>
            </w:tcBorders>
            <w:shd w:val="clear" w:color="auto" w:fill="E0E0E0"/>
          </w:tcPr>
          <w:p w14:paraId="504F7BCC" w14:textId="77777777" w:rsidR="005F506E" w:rsidRPr="006A3EDF" w:rsidRDefault="005F506E" w:rsidP="005F506E">
            <w:pPr>
              <w:autoSpaceDE w:val="0"/>
              <w:autoSpaceDN w:val="0"/>
              <w:adjustRightInd w:val="0"/>
              <w:spacing w:after="0"/>
              <w:jc w:val="left"/>
              <w:rPr>
                <w:rFonts w:ascii="Arial" w:eastAsiaTheme="minorHAnsi" w:hAnsi="Arial" w:cs="Arial"/>
                <w:sz w:val="24"/>
                <w:szCs w:val="24"/>
              </w:rPr>
            </w:pPr>
          </w:p>
        </w:tc>
        <w:tc>
          <w:tcPr>
            <w:tcW w:w="2977" w:type="dxa"/>
            <w:gridSpan w:val="2"/>
            <w:tcBorders>
              <w:top w:val="single" w:sz="8" w:space="0" w:color="AEAEAE"/>
              <w:left w:val="nil"/>
              <w:bottom w:val="single" w:sz="8" w:space="0" w:color="AEAEAE"/>
              <w:right w:val="nil"/>
            </w:tcBorders>
            <w:shd w:val="clear" w:color="auto" w:fill="E0E0E0"/>
            <w:vAlign w:val="bottom"/>
          </w:tcPr>
          <w:p w14:paraId="144D2571" w14:textId="39535A84" w:rsidR="005F506E" w:rsidRPr="006A3EDF" w:rsidRDefault="005F506E" w:rsidP="005F506E">
            <w:pPr>
              <w:autoSpaceDE w:val="0"/>
              <w:autoSpaceDN w:val="0"/>
              <w:adjustRightInd w:val="0"/>
              <w:spacing w:after="0" w:line="320" w:lineRule="atLeast"/>
              <w:ind w:left="60" w:right="60"/>
              <w:jc w:val="left"/>
              <w:rPr>
                <w:rFonts w:ascii="Arial" w:eastAsiaTheme="minorHAnsi" w:hAnsi="Arial" w:cs="Arial"/>
                <w:sz w:val="24"/>
                <w:szCs w:val="24"/>
              </w:rPr>
            </w:pPr>
            <w:r w:rsidRPr="00F722C7">
              <w:rPr>
                <w:rFonts w:ascii="Calibri" w:hAnsi="Calibri" w:cs="Calibri"/>
                <w:color w:val="000000"/>
                <w:lang w:eastAsia="pt-BR"/>
              </w:rPr>
              <w:t>Análise de Desenvolvimento de Sistemas</w:t>
            </w:r>
          </w:p>
        </w:tc>
        <w:tc>
          <w:tcPr>
            <w:tcW w:w="1326" w:type="dxa"/>
            <w:gridSpan w:val="2"/>
            <w:tcBorders>
              <w:top w:val="single" w:sz="8" w:space="0" w:color="AEAEAE"/>
              <w:left w:val="nil"/>
              <w:bottom w:val="single" w:sz="8" w:space="0" w:color="AEAEAE"/>
              <w:right w:val="single" w:sz="8" w:space="0" w:color="E0E0E0"/>
            </w:tcBorders>
            <w:shd w:val="clear" w:color="auto" w:fill="FFFFFF"/>
          </w:tcPr>
          <w:p w14:paraId="6EA21BD7" w14:textId="2786A2C2"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39</w:t>
            </w:r>
          </w:p>
        </w:tc>
        <w:tc>
          <w:tcPr>
            <w:tcW w:w="1367" w:type="dxa"/>
            <w:gridSpan w:val="2"/>
            <w:tcBorders>
              <w:top w:val="single" w:sz="8" w:space="0" w:color="AEAEAE"/>
              <w:left w:val="single" w:sz="8" w:space="0" w:color="E0E0E0"/>
              <w:bottom w:val="single" w:sz="8" w:space="0" w:color="AEAEAE"/>
              <w:right w:val="nil"/>
            </w:tcBorders>
            <w:shd w:val="clear" w:color="auto" w:fill="FFFFFF"/>
          </w:tcPr>
          <w:p w14:paraId="5C13055C" w14:textId="40AC946B"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8,6%</w:t>
            </w:r>
          </w:p>
        </w:tc>
      </w:tr>
      <w:tr w:rsidR="005F506E" w:rsidRPr="006A3EDF" w14:paraId="163B17BF" w14:textId="77777777" w:rsidTr="00C14F97">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Ex>
        <w:trPr>
          <w:cantSplit/>
          <w:jc w:val="center"/>
        </w:trPr>
        <w:tc>
          <w:tcPr>
            <w:tcW w:w="284" w:type="dxa"/>
            <w:vMerge/>
            <w:tcBorders>
              <w:top w:val="single" w:sz="8" w:space="0" w:color="152935"/>
              <w:left w:val="nil"/>
              <w:bottom w:val="single" w:sz="8" w:space="0" w:color="152935"/>
              <w:right w:val="nil"/>
            </w:tcBorders>
            <w:shd w:val="clear" w:color="auto" w:fill="E0E0E0"/>
          </w:tcPr>
          <w:p w14:paraId="78F7BB9D" w14:textId="77777777" w:rsidR="005F506E" w:rsidRPr="006A3EDF" w:rsidRDefault="005F506E" w:rsidP="005F506E">
            <w:pPr>
              <w:autoSpaceDE w:val="0"/>
              <w:autoSpaceDN w:val="0"/>
              <w:adjustRightInd w:val="0"/>
              <w:spacing w:after="0"/>
              <w:jc w:val="left"/>
              <w:rPr>
                <w:rFonts w:ascii="Arial" w:eastAsiaTheme="minorHAnsi" w:hAnsi="Arial" w:cs="Arial"/>
                <w:sz w:val="24"/>
                <w:szCs w:val="24"/>
              </w:rPr>
            </w:pPr>
          </w:p>
        </w:tc>
        <w:tc>
          <w:tcPr>
            <w:tcW w:w="2977" w:type="dxa"/>
            <w:gridSpan w:val="2"/>
            <w:tcBorders>
              <w:top w:val="single" w:sz="8" w:space="0" w:color="AEAEAE"/>
              <w:left w:val="nil"/>
              <w:bottom w:val="single" w:sz="8" w:space="0" w:color="AEAEAE"/>
              <w:right w:val="nil"/>
            </w:tcBorders>
            <w:shd w:val="clear" w:color="auto" w:fill="E0E0E0"/>
          </w:tcPr>
          <w:p w14:paraId="52E55CC3" w14:textId="179AA250" w:rsidR="005F506E" w:rsidRPr="006A3EDF" w:rsidRDefault="005F506E" w:rsidP="005F506E">
            <w:pPr>
              <w:autoSpaceDE w:val="0"/>
              <w:autoSpaceDN w:val="0"/>
              <w:adjustRightInd w:val="0"/>
              <w:spacing w:after="0" w:line="320" w:lineRule="atLeast"/>
              <w:ind w:left="60" w:right="60"/>
              <w:jc w:val="left"/>
              <w:rPr>
                <w:rFonts w:ascii="Arial" w:eastAsiaTheme="minorHAnsi" w:hAnsi="Arial" w:cs="Arial"/>
                <w:sz w:val="24"/>
                <w:szCs w:val="24"/>
              </w:rPr>
            </w:pPr>
            <w:r w:rsidRPr="00F722C7">
              <w:rPr>
                <w:rFonts w:ascii="Calibri" w:hAnsi="Calibri" w:cs="Calibri"/>
                <w:color w:val="000000"/>
                <w:lang w:eastAsia="pt-BR"/>
              </w:rPr>
              <w:t>Ciência da computação</w:t>
            </w:r>
          </w:p>
        </w:tc>
        <w:tc>
          <w:tcPr>
            <w:tcW w:w="1326" w:type="dxa"/>
            <w:gridSpan w:val="2"/>
            <w:tcBorders>
              <w:top w:val="single" w:sz="8" w:space="0" w:color="AEAEAE"/>
              <w:left w:val="nil"/>
              <w:bottom w:val="single" w:sz="8" w:space="0" w:color="AEAEAE"/>
              <w:right w:val="single" w:sz="8" w:space="0" w:color="E0E0E0"/>
            </w:tcBorders>
            <w:shd w:val="clear" w:color="auto" w:fill="FFFFFF"/>
          </w:tcPr>
          <w:p w14:paraId="44247FE1" w14:textId="7938C1D1"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w:t>
            </w:r>
            <w:r>
              <w:rPr>
                <w:rFonts w:ascii="Arial" w:eastAsiaTheme="minorHAnsi" w:hAnsi="Arial" w:cs="Arial"/>
                <w:sz w:val="24"/>
                <w:szCs w:val="24"/>
              </w:rPr>
              <w:t>84</w:t>
            </w:r>
          </w:p>
        </w:tc>
        <w:tc>
          <w:tcPr>
            <w:tcW w:w="1367" w:type="dxa"/>
            <w:gridSpan w:val="2"/>
            <w:tcBorders>
              <w:top w:val="single" w:sz="8" w:space="0" w:color="AEAEAE"/>
              <w:left w:val="single" w:sz="8" w:space="0" w:color="E0E0E0"/>
              <w:bottom w:val="single" w:sz="8" w:space="0" w:color="AEAEAE"/>
              <w:right w:val="nil"/>
            </w:tcBorders>
            <w:shd w:val="clear" w:color="auto" w:fill="FFFFFF"/>
          </w:tcPr>
          <w:p w14:paraId="474AA8D0" w14:textId="1EAB7987"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40,6%</w:t>
            </w:r>
          </w:p>
        </w:tc>
      </w:tr>
      <w:tr w:rsidR="005F506E" w:rsidRPr="006A3EDF" w14:paraId="08477C58" w14:textId="77777777" w:rsidTr="00C14F97">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Ex>
        <w:trPr>
          <w:cantSplit/>
          <w:jc w:val="center"/>
        </w:trPr>
        <w:tc>
          <w:tcPr>
            <w:tcW w:w="284" w:type="dxa"/>
            <w:vMerge/>
            <w:tcBorders>
              <w:top w:val="single" w:sz="8" w:space="0" w:color="152935"/>
              <w:left w:val="nil"/>
              <w:bottom w:val="single" w:sz="8" w:space="0" w:color="152935"/>
              <w:right w:val="nil"/>
            </w:tcBorders>
            <w:shd w:val="clear" w:color="auto" w:fill="E0E0E0"/>
          </w:tcPr>
          <w:p w14:paraId="740AA83D" w14:textId="77777777" w:rsidR="005F506E" w:rsidRPr="006A3EDF" w:rsidRDefault="005F506E" w:rsidP="005F506E">
            <w:pPr>
              <w:autoSpaceDE w:val="0"/>
              <w:autoSpaceDN w:val="0"/>
              <w:adjustRightInd w:val="0"/>
              <w:spacing w:after="0"/>
              <w:jc w:val="left"/>
              <w:rPr>
                <w:rFonts w:ascii="Arial" w:eastAsiaTheme="minorHAnsi" w:hAnsi="Arial" w:cs="Arial"/>
                <w:sz w:val="24"/>
                <w:szCs w:val="24"/>
              </w:rPr>
            </w:pPr>
          </w:p>
        </w:tc>
        <w:tc>
          <w:tcPr>
            <w:tcW w:w="2977" w:type="dxa"/>
            <w:gridSpan w:val="2"/>
            <w:tcBorders>
              <w:top w:val="single" w:sz="8" w:space="0" w:color="AEAEAE"/>
              <w:left w:val="nil"/>
              <w:bottom w:val="single" w:sz="8" w:space="0" w:color="152935"/>
              <w:right w:val="nil"/>
            </w:tcBorders>
            <w:shd w:val="clear" w:color="auto" w:fill="E0E0E0"/>
            <w:vAlign w:val="bottom"/>
          </w:tcPr>
          <w:p w14:paraId="57E532A8" w14:textId="7CBA7AD9" w:rsidR="005F506E" w:rsidRPr="006A3EDF" w:rsidRDefault="005F506E" w:rsidP="005F506E">
            <w:pPr>
              <w:autoSpaceDE w:val="0"/>
              <w:autoSpaceDN w:val="0"/>
              <w:adjustRightInd w:val="0"/>
              <w:spacing w:after="0" w:line="320" w:lineRule="atLeast"/>
              <w:ind w:left="60" w:right="60"/>
              <w:jc w:val="left"/>
              <w:rPr>
                <w:rFonts w:ascii="Arial" w:eastAsiaTheme="minorHAnsi" w:hAnsi="Arial" w:cs="Arial"/>
                <w:sz w:val="24"/>
                <w:szCs w:val="24"/>
              </w:rPr>
            </w:pPr>
            <w:r w:rsidRPr="00F722C7">
              <w:rPr>
                <w:rFonts w:ascii="Calibri" w:hAnsi="Calibri" w:cs="Calibri"/>
                <w:color w:val="000000"/>
                <w:lang w:eastAsia="pt-BR"/>
              </w:rPr>
              <w:t>Engenharia da Computação</w:t>
            </w:r>
          </w:p>
        </w:tc>
        <w:tc>
          <w:tcPr>
            <w:tcW w:w="1326" w:type="dxa"/>
            <w:gridSpan w:val="2"/>
            <w:tcBorders>
              <w:top w:val="single" w:sz="8" w:space="0" w:color="AEAEAE"/>
              <w:left w:val="nil"/>
              <w:bottom w:val="single" w:sz="8" w:space="0" w:color="152935"/>
              <w:right w:val="single" w:sz="8" w:space="0" w:color="E0E0E0"/>
            </w:tcBorders>
            <w:shd w:val="clear" w:color="auto" w:fill="FFFFFF"/>
          </w:tcPr>
          <w:p w14:paraId="0ED532AC" w14:textId="5AA852D1"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32</w:t>
            </w:r>
          </w:p>
        </w:tc>
        <w:tc>
          <w:tcPr>
            <w:tcW w:w="1367" w:type="dxa"/>
            <w:gridSpan w:val="2"/>
            <w:tcBorders>
              <w:top w:val="single" w:sz="8" w:space="0" w:color="AEAEAE"/>
              <w:left w:val="single" w:sz="8" w:space="0" w:color="E0E0E0"/>
              <w:bottom w:val="single" w:sz="8" w:space="0" w:color="152935"/>
              <w:right w:val="nil"/>
            </w:tcBorders>
            <w:shd w:val="clear" w:color="auto" w:fill="FFFFFF"/>
          </w:tcPr>
          <w:p w14:paraId="2405A995" w14:textId="7523EF5C" w:rsidR="005F506E" w:rsidRPr="006A3EDF" w:rsidRDefault="007E6874"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7</w:t>
            </w:r>
            <w:r w:rsidR="005F506E">
              <w:rPr>
                <w:rFonts w:ascii="Arial" w:eastAsiaTheme="minorHAnsi" w:hAnsi="Arial" w:cs="Arial"/>
                <w:sz w:val="24"/>
                <w:szCs w:val="24"/>
              </w:rPr>
              <w:t>%</w:t>
            </w:r>
          </w:p>
        </w:tc>
      </w:tr>
      <w:tr w:rsidR="005F506E" w:rsidRPr="006A3EDF" w14:paraId="5DB8886F" w14:textId="77777777" w:rsidTr="00C14F97">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Ex>
        <w:trPr>
          <w:cantSplit/>
          <w:jc w:val="center"/>
        </w:trPr>
        <w:tc>
          <w:tcPr>
            <w:tcW w:w="284" w:type="dxa"/>
            <w:tcBorders>
              <w:top w:val="single" w:sz="8" w:space="0" w:color="152935"/>
              <w:left w:val="nil"/>
              <w:bottom w:val="single" w:sz="8" w:space="0" w:color="152935"/>
              <w:right w:val="nil"/>
            </w:tcBorders>
            <w:shd w:val="clear" w:color="auto" w:fill="E0E0E0"/>
          </w:tcPr>
          <w:p w14:paraId="0D3CBF8B" w14:textId="77777777" w:rsidR="005F506E" w:rsidRPr="006A3EDF" w:rsidRDefault="005F506E" w:rsidP="005F506E">
            <w:pPr>
              <w:autoSpaceDE w:val="0"/>
              <w:autoSpaceDN w:val="0"/>
              <w:adjustRightInd w:val="0"/>
              <w:spacing w:after="0"/>
              <w:jc w:val="left"/>
              <w:rPr>
                <w:rFonts w:ascii="Arial" w:eastAsiaTheme="minorHAnsi" w:hAnsi="Arial" w:cs="Arial"/>
                <w:sz w:val="24"/>
                <w:szCs w:val="24"/>
              </w:rPr>
            </w:pPr>
          </w:p>
        </w:tc>
        <w:tc>
          <w:tcPr>
            <w:tcW w:w="2977" w:type="dxa"/>
            <w:gridSpan w:val="2"/>
            <w:tcBorders>
              <w:top w:val="single" w:sz="8" w:space="0" w:color="AEAEAE"/>
              <w:left w:val="nil"/>
              <w:bottom w:val="single" w:sz="8" w:space="0" w:color="152935"/>
              <w:right w:val="nil"/>
            </w:tcBorders>
            <w:shd w:val="clear" w:color="auto" w:fill="E0E0E0"/>
            <w:vAlign w:val="bottom"/>
          </w:tcPr>
          <w:p w14:paraId="6E8CFC0E" w14:textId="1EC55E80" w:rsidR="005F506E" w:rsidRPr="00F722C7" w:rsidRDefault="005F506E" w:rsidP="005F506E">
            <w:pPr>
              <w:autoSpaceDE w:val="0"/>
              <w:autoSpaceDN w:val="0"/>
              <w:adjustRightInd w:val="0"/>
              <w:spacing w:after="0" w:line="320" w:lineRule="atLeast"/>
              <w:ind w:left="60" w:right="60"/>
              <w:jc w:val="left"/>
              <w:rPr>
                <w:rFonts w:ascii="Calibri" w:hAnsi="Calibri" w:cs="Calibri"/>
                <w:color w:val="000000"/>
                <w:lang w:eastAsia="pt-BR"/>
              </w:rPr>
            </w:pPr>
            <w:r>
              <w:rPr>
                <w:rFonts w:ascii="Calibri" w:hAnsi="Calibri" w:cs="Calibri"/>
                <w:color w:val="000000"/>
                <w:lang w:eastAsia="pt-BR"/>
              </w:rPr>
              <w:t>Outros</w:t>
            </w:r>
          </w:p>
        </w:tc>
        <w:tc>
          <w:tcPr>
            <w:tcW w:w="1326" w:type="dxa"/>
            <w:gridSpan w:val="2"/>
            <w:tcBorders>
              <w:top w:val="single" w:sz="8" w:space="0" w:color="AEAEAE"/>
              <w:left w:val="nil"/>
              <w:bottom w:val="single" w:sz="8" w:space="0" w:color="152935"/>
              <w:right w:val="single" w:sz="8" w:space="0" w:color="E0E0E0"/>
            </w:tcBorders>
            <w:shd w:val="clear" w:color="auto" w:fill="FFFFFF"/>
          </w:tcPr>
          <w:p w14:paraId="31AE86A5" w14:textId="0ACF0AF2" w:rsidR="005F506E" w:rsidRPr="006A3EDF" w:rsidRDefault="007E6874"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59</w:t>
            </w:r>
          </w:p>
        </w:tc>
        <w:tc>
          <w:tcPr>
            <w:tcW w:w="1367" w:type="dxa"/>
            <w:gridSpan w:val="2"/>
            <w:tcBorders>
              <w:top w:val="single" w:sz="8" w:space="0" w:color="AEAEAE"/>
              <w:left w:val="single" w:sz="8" w:space="0" w:color="E0E0E0"/>
              <w:bottom w:val="single" w:sz="8" w:space="0" w:color="152935"/>
              <w:right w:val="nil"/>
            </w:tcBorders>
            <w:shd w:val="clear" w:color="auto" w:fill="FFFFFF"/>
          </w:tcPr>
          <w:p w14:paraId="0F702E9A" w14:textId="0E01C835" w:rsidR="005F506E" w:rsidRPr="006A3EDF" w:rsidRDefault="007E6874"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13,2%</w:t>
            </w:r>
          </w:p>
        </w:tc>
      </w:tr>
    </w:tbl>
    <w:p w14:paraId="49512271" w14:textId="32237D5A" w:rsidR="006F4062" w:rsidRPr="009E76B8" w:rsidRDefault="006F4062" w:rsidP="009E76B8">
      <w:pPr>
        <w:spacing w:before="240" w:line="360" w:lineRule="auto"/>
        <w:ind w:firstLine="360"/>
        <w:rPr>
          <w:rFonts w:ascii="Arial" w:hAnsi="Arial" w:cs="Arial"/>
          <w:sz w:val="24"/>
          <w:szCs w:val="24"/>
        </w:rPr>
      </w:pPr>
      <w:r w:rsidRPr="00892F31">
        <w:rPr>
          <w:rFonts w:ascii="Arial" w:hAnsi="Arial" w:cs="Arial"/>
          <w:sz w:val="24"/>
          <w:szCs w:val="24"/>
        </w:rPr>
        <w:t xml:space="preserve">A </w:t>
      </w:r>
      <w:r w:rsidRPr="00892F31">
        <w:rPr>
          <w:rFonts w:ascii="Arial" w:hAnsi="Arial" w:cs="Arial"/>
          <w:sz w:val="24"/>
          <w:szCs w:val="24"/>
        </w:rPr>
        <w:fldChar w:fldCharType="begin"/>
      </w:r>
      <w:r w:rsidRPr="00892F31">
        <w:rPr>
          <w:rFonts w:ascii="Arial" w:hAnsi="Arial" w:cs="Arial"/>
          <w:sz w:val="24"/>
          <w:szCs w:val="24"/>
        </w:rPr>
        <w:instrText xml:space="preserve"> REF _Ref25490761 \h  \* MERGEFORMAT </w:instrText>
      </w:r>
      <w:r w:rsidRPr="00892F31">
        <w:rPr>
          <w:rFonts w:ascii="Arial" w:hAnsi="Arial" w:cs="Arial"/>
          <w:sz w:val="24"/>
          <w:szCs w:val="24"/>
        </w:rPr>
      </w:r>
      <w:r w:rsidRPr="00892F31">
        <w:rPr>
          <w:rFonts w:ascii="Arial" w:hAnsi="Arial" w:cs="Arial"/>
          <w:sz w:val="24"/>
          <w:szCs w:val="24"/>
        </w:rPr>
        <w:fldChar w:fldCharType="separate"/>
      </w:r>
      <w:r w:rsidR="00C14F97" w:rsidRPr="00C14F97">
        <w:rPr>
          <w:rFonts w:ascii="Arial" w:hAnsi="Arial" w:cs="Arial"/>
          <w:sz w:val="24"/>
          <w:szCs w:val="24"/>
        </w:rPr>
        <w:t xml:space="preserve">Tabela </w:t>
      </w:r>
      <w:r w:rsidR="00C14F97" w:rsidRPr="00C14F97">
        <w:rPr>
          <w:rFonts w:ascii="Arial" w:hAnsi="Arial" w:cs="Arial"/>
          <w:noProof/>
          <w:sz w:val="24"/>
          <w:szCs w:val="24"/>
        </w:rPr>
        <w:t>5</w:t>
      </w:r>
      <w:r w:rsidRPr="00892F31">
        <w:rPr>
          <w:rFonts w:ascii="Arial" w:hAnsi="Arial" w:cs="Arial"/>
          <w:sz w:val="24"/>
          <w:szCs w:val="24"/>
        </w:rPr>
        <w:fldChar w:fldCharType="end"/>
      </w:r>
      <w:r w:rsidRPr="00892F31">
        <w:rPr>
          <w:rFonts w:ascii="Arial" w:hAnsi="Arial" w:cs="Arial"/>
          <w:sz w:val="24"/>
          <w:szCs w:val="24"/>
        </w:rPr>
        <w:t xml:space="preserve"> apresenta a função dos </w:t>
      </w:r>
      <w:r>
        <w:rPr>
          <w:rFonts w:ascii="Arial" w:hAnsi="Arial" w:cs="Arial"/>
          <w:sz w:val="24"/>
          <w:szCs w:val="24"/>
        </w:rPr>
        <w:t>respondentes</w:t>
      </w:r>
      <w:r w:rsidRPr="00892F31">
        <w:rPr>
          <w:rFonts w:ascii="Arial" w:hAnsi="Arial" w:cs="Arial"/>
          <w:sz w:val="24"/>
          <w:szCs w:val="24"/>
        </w:rPr>
        <w:t xml:space="preserve">. A função que mais teve membros como respondentes foi a de desenvolvedor com cerca de 60% dos </w:t>
      </w:r>
      <w:r>
        <w:rPr>
          <w:rFonts w:ascii="Arial" w:hAnsi="Arial" w:cs="Arial"/>
          <w:sz w:val="24"/>
          <w:szCs w:val="24"/>
        </w:rPr>
        <w:t>respondentes</w:t>
      </w:r>
      <w:r w:rsidRPr="00892F31">
        <w:rPr>
          <w:rFonts w:ascii="Arial" w:hAnsi="Arial" w:cs="Arial"/>
          <w:sz w:val="24"/>
          <w:szCs w:val="24"/>
        </w:rPr>
        <w:t xml:space="preserve">, seguida de analista com </w:t>
      </w:r>
      <w:r w:rsidR="008B7E59">
        <w:rPr>
          <w:rFonts w:ascii="Arial" w:hAnsi="Arial" w:cs="Arial"/>
          <w:sz w:val="24"/>
          <w:szCs w:val="24"/>
        </w:rPr>
        <w:t xml:space="preserve">cerca de </w:t>
      </w:r>
      <w:r w:rsidRPr="00892F31">
        <w:rPr>
          <w:rFonts w:ascii="Arial" w:hAnsi="Arial" w:cs="Arial"/>
          <w:sz w:val="24"/>
          <w:szCs w:val="24"/>
        </w:rPr>
        <w:t xml:space="preserve">16%, gerente/líder com </w:t>
      </w:r>
      <w:r w:rsidR="008B7E59">
        <w:rPr>
          <w:rFonts w:ascii="Arial" w:hAnsi="Arial" w:cs="Arial"/>
          <w:sz w:val="24"/>
          <w:szCs w:val="24"/>
        </w:rPr>
        <w:t xml:space="preserve">cerca de </w:t>
      </w:r>
      <w:r w:rsidRPr="00892F31">
        <w:rPr>
          <w:rFonts w:ascii="Arial" w:hAnsi="Arial" w:cs="Arial"/>
          <w:sz w:val="24"/>
          <w:szCs w:val="24"/>
        </w:rPr>
        <w:t>1</w:t>
      </w:r>
      <w:r w:rsidR="008B7E59">
        <w:rPr>
          <w:rFonts w:ascii="Arial" w:hAnsi="Arial" w:cs="Arial"/>
          <w:sz w:val="24"/>
          <w:szCs w:val="24"/>
        </w:rPr>
        <w:t>0</w:t>
      </w:r>
      <w:r w:rsidRPr="00892F31">
        <w:rPr>
          <w:rFonts w:ascii="Arial" w:hAnsi="Arial" w:cs="Arial"/>
          <w:sz w:val="24"/>
          <w:szCs w:val="24"/>
        </w:rPr>
        <w:t>%, testador com</w:t>
      </w:r>
      <w:r w:rsidR="008B7E59">
        <w:rPr>
          <w:rFonts w:ascii="Arial" w:hAnsi="Arial" w:cs="Arial"/>
          <w:sz w:val="24"/>
          <w:szCs w:val="24"/>
        </w:rPr>
        <w:t xml:space="preserve"> cerca de </w:t>
      </w:r>
      <w:r w:rsidRPr="00892F31">
        <w:rPr>
          <w:rFonts w:ascii="Arial" w:hAnsi="Arial" w:cs="Arial"/>
          <w:sz w:val="24"/>
          <w:szCs w:val="24"/>
        </w:rPr>
        <w:t xml:space="preserve"> 8% e DBA com </w:t>
      </w:r>
      <w:r w:rsidR="008B7E59">
        <w:rPr>
          <w:rFonts w:ascii="Arial" w:hAnsi="Arial" w:cs="Arial"/>
          <w:sz w:val="24"/>
          <w:szCs w:val="24"/>
        </w:rPr>
        <w:t xml:space="preserve">cerca de </w:t>
      </w:r>
      <w:r w:rsidRPr="00892F31">
        <w:rPr>
          <w:rFonts w:ascii="Arial" w:hAnsi="Arial" w:cs="Arial"/>
          <w:sz w:val="24"/>
          <w:szCs w:val="24"/>
        </w:rPr>
        <w:t>4%</w:t>
      </w:r>
      <w:r>
        <w:rPr>
          <w:rFonts w:ascii="Arial" w:hAnsi="Arial" w:cs="Arial"/>
          <w:sz w:val="24"/>
          <w:szCs w:val="24"/>
        </w:rPr>
        <w:t xml:space="preserve">, os outros ficam 1,1% com </w:t>
      </w:r>
      <w:r w:rsidR="009E76B8">
        <w:rPr>
          <w:rFonts w:ascii="Arial" w:hAnsi="Arial" w:cs="Arial"/>
          <w:sz w:val="24"/>
          <w:szCs w:val="24"/>
        </w:rPr>
        <w:t>D</w:t>
      </w:r>
      <w:r>
        <w:rPr>
          <w:rFonts w:ascii="Arial" w:hAnsi="Arial" w:cs="Arial"/>
          <w:sz w:val="24"/>
          <w:szCs w:val="24"/>
        </w:rPr>
        <w:t xml:space="preserve">esigner de </w:t>
      </w:r>
      <w:r w:rsidR="009E76B8">
        <w:rPr>
          <w:rFonts w:ascii="Arial" w:hAnsi="Arial" w:cs="Arial"/>
          <w:sz w:val="24"/>
          <w:szCs w:val="24"/>
        </w:rPr>
        <w:t>UX</w:t>
      </w:r>
      <w:r>
        <w:rPr>
          <w:rFonts w:ascii="Arial" w:hAnsi="Arial" w:cs="Arial"/>
          <w:sz w:val="24"/>
          <w:szCs w:val="24"/>
        </w:rPr>
        <w:t xml:space="preserve"> e </w:t>
      </w:r>
      <w:proofErr w:type="spellStart"/>
      <w:r>
        <w:rPr>
          <w:rFonts w:ascii="Arial" w:hAnsi="Arial" w:cs="Arial"/>
          <w:sz w:val="24"/>
          <w:szCs w:val="24"/>
        </w:rPr>
        <w:t>DevOps</w:t>
      </w:r>
      <w:proofErr w:type="spellEnd"/>
      <w:r w:rsidRPr="00892F31">
        <w:rPr>
          <w:rFonts w:ascii="Arial" w:hAnsi="Arial" w:cs="Arial"/>
          <w:sz w:val="24"/>
          <w:szCs w:val="24"/>
        </w:rPr>
        <w:t>.</w:t>
      </w:r>
    </w:p>
    <w:p w14:paraId="31D5A4D2" w14:textId="1701B06B" w:rsidR="00892F31" w:rsidRPr="006A3EDF" w:rsidRDefault="00892F31" w:rsidP="00892F31">
      <w:pPr>
        <w:pStyle w:val="Legenda"/>
        <w:keepNext/>
        <w:rPr>
          <w:rFonts w:ascii="Arial" w:hAnsi="Arial" w:cs="Arial"/>
        </w:rPr>
      </w:pPr>
      <w:bookmarkStart w:id="187" w:name="_Ref25490761"/>
      <w:bookmarkStart w:id="188" w:name="_Ref25490756"/>
      <w:bookmarkStart w:id="189" w:name="_Toc31965945"/>
      <w:bookmarkStart w:id="190" w:name="_Toc43927098"/>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5</w:t>
      </w:r>
      <w:r w:rsidRPr="006A3EDF">
        <w:rPr>
          <w:rFonts w:ascii="Arial" w:hAnsi="Arial" w:cs="Arial"/>
        </w:rPr>
        <w:fldChar w:fldCharType="end"/>
      </w:r>
      <w:bookmarkEnd w:id="187"/>
      <w:r w:rsidRPr="006A3EDF">
        <w:rPr>
          <w:rFonts w:ascii="Arial" w:hAnsi="Arial" w:cs="Arial"/>
        </w:rPr>
        <w:t xml:space="preserve"> - Função dos respondentes</w:t>
      </w:r>
      <w:bookmarkEnd w:id="188"/>
      <w:bookmarkEnd w:id="189"/>
      <w:bookmarkEnd w:id="190"/>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2"/>
        <w:gridCol w:w="2224"/>
        <w:gridCol w:w="1603"/>
        <w:gridCol w:w="1701"/>
      </w:tblGrid>
      <w:tr w:rsidR="00892F31" w:rsidRPr="006A3EDF" w14:paraId="2F52382E" w14:textId="77777777" w:rsidTr="00FE76AC">
        <w:trPr>
          <w:cantSplit/>
          <w:jc w:val="center"/>
        </w:trPr>
        <w:tc>
          <w:tcPr>
            <w:tcW w:w="2366" w:type="dxa"/>
            <w:gridSpan w:val="2"/>
            <w:tcBorders>
              <w:top w:val="nil"/>
              <w:left w:val="nil"/>
              <w:bottom w:val="single" w:sz="8" w:space="0" w:color="152935"/>
              <w:right w:val="nil"/>
            </w:tcBorders>
            <w:shd w:val="clear" w:color="auto" w:fill="FFFFFF"/>
            <w:vAlign w:val="bottom"/>
          </w:tcPr>
          <w:p w14:paraId="6C20CADA" w14:textId="77777777" w:rsidR="00892F31" w:rsidRPr="006A3EDF" w:rsidRDefault="00892F31" w:rsidP="0075202B">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411300BC"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111009BC"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892F31" w:rsidRPr="006A3EDF" w14:paraId="059A81C6" w14:textId="77777777" w:rsidTr="00FE76AC">
        <w:trPr>
          <w:cantSplit/>
          <w:jc w:val="center"/>
        </w:trPr>
        <w:tc>
          <w:tcPr>
            <w:tcW w:w="142" w:type="dxa"/>
            <w:vMerge w:val="restart"/>
            <w:tcBorders>
              <w:top w:val="single" w:sz="8" w:space="0" w:color="152935"/>
              <w:left w:val="nil"/>
              <w:bottom w:val="single" w:sz="8" w:space="0" w:color="152935"/>
              <w:right w:val="nil"/>
            </w:tcBorders>
            <w:shd w:val="clear" w:color="auto" w:fill="E0E0E0"/>
          </w:tcPr>
          <w:p w14:paraId="0042101C"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224" w:type="dxa"/>
            <w:tcBorders>
              <w:top w:val="single" w:sz="8" w:space="0" w:color="152935"/>
              <w:left w:val="nil"/>
              <w:bottom w:val="single" w:sz="8" w:space="0" w:color="AEAEAE"/>
              <w:right w:val="nil"/>
            </w:tcBorders>
            <w:shd w:val="clear" w:color="auto" w:fill="E0E0E0"/>
          </w:tcPr>
          <w:p w14:paraId="0170BC05"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8" w:space="0" w:color="152935"/>
              <w:left w:val="nil"/>
              <w:bottom w:val="single" w:sz="8" w:space="0" w:color="AEAEAE"/>
              <w:right w:val="single" w:sz="8" w:space="0" w:color="E0E0E0"/>
            </w:tcBorders>
            <w:shd w:val="clear" w:color="auto" w:fill="FFFFFF"/>
          </w:tcPr>
          <w:p w14:paraId="5CE9C7FC"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8" w:space="0" w:color="152935"/>
              <w:left w:val="single" w:sz="8" w:space="0" w:color="E0E0E0"/>
              <w:bottom w:val="single" w:sz="8" w:space="0" w:color="AEAEAE"/>
              <w:right w:val="nil"/>
            </w:tcBorders>
            <w:shd w:val="clear" w:color="auto" w:fill="FFFFFF"/>
          </w:tcPr>
          <w:p w14:paraId="0FA9F14B" w14:textId="0713C2CE"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sidR="00122969">
              <w:rPr>
                <w:rFonts w:ascii="Arial" w:eastAsiaTheme="minorHAnsi" w:hAnsi="Arial" w:cs="Arial"/>
                <w:sz w:val="24"/>
                <w:szCs w:val="24"/>
              </w:rPr>
              <w:t>%</w:t>
            </w:r>
          </w:p>
        </w:tc>
      </w:tr>
      <w:tr w:rsidR="00892F31" w:rsidRPr="006A3EDF" w14:paraId="340C11F7"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13712CE6"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77D42E38"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1FE232A"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2D97CFCF" w14:textId="1C25171B"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sidR="00122969">
              <w:rPr>
                <w:rFonts w:ascii="Arial" w:eastAsiaTheme="minorHAnsi" w:hAnsi="Arial" w:cs="Arial"/>
                <w:sz w:val="24"/>
                <w:szCs w:val="24"/>
              </w:rPr>
              <w:t>%</w:t>
            </w:r>
          </w:p>
        </w:tc>
      </w:tr>
      <w:tr w:rsidR="00892F31" w:rsidRPr="006A3EDF" w14:paraId="6E2DBD5A"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4E19FB6F"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55CFAED5"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1B731598"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2910377F" w14:textId="55F4181C"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sidR="00122969">
              <w:rPr>
                <w:rFonts w:ascii="Arial" w:eastAsiaTheme="minorHAnsi" w:hAnsi="Arial" w:cs="Arial"/>
                <w:sz w:val="24"/>
                <w:szCs w:val="24"/>
              </w:rPr>
              <w:t>%</w:t>
            </w:r>
          </w:p>
        </w:tc>
      </w:tr>
      <w:tr w:rsidR="00892F31" w:rsidRPr="006A3EDF" w14:paraId="4DB93FD2"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6BC62B11"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2C6F114E"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3BF7A6FE"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26CE26F5" w14:textId="104DD7F2"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sidR="00122969">
              <w:rPr>
                <w:rFonts w:ascii="Arial" w:eastAsiaTheme="minorHAnsi" w:hAnsi="Arial" w:cs="Arial"/>
                <w:sz w:val="24"/>
                <w:szCs w:val="24"/>
              </w:rPr>
              <w:t>%</w:t>
            </w:r>
          </w:p>
        </w:tc>
      </w:tr>
      <w:tr w:rsidR="00892F31" w:rsidRPr="006A3EDF" w14:paraId="2D0F2FB5"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56D24BAE"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5CAE3DBB"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238321E0"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78B75A46" w14:textId="1562165D"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sidR="00122969">
              <w:rPr>
                <w:rFonts w:ascii="Arial" w:eastAsiaTheme="minorHAnsi" w:hAnsi="Arial" w:cs="Arial"/>
                <w:sz w:val="24"/>
                <w:szCs w:val="24"/>
              </w:rPr>
              <w:t>%</w:t>
            </w:r>
          </w:p>
        </w:tc>
      </w:tr>
      <w:tr w:rsidR="00892F31" w:rsidRPr="006A3EDF" w14:paraId="05E848E4"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3AA60B65"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0F0FF6F7"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8" w:space="0" w:color="AEAEAE"/>
              <w:right w:val="single" w:sz="8" w:space="0" w:color="E0E0E0"/>
            </w:tcBorders>
            <w:shd w:val="clear" w:color="auto" w:fill="FFFFFF"/>
          </w:tcPr>
          <w:p w14:paraId="728209F7"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8" w:space="0" w:color="AEAEAE"/>
              <w:right w:val="nil"/>
            </w:tcBorders>
            <w:shd w:val="clear" w:color="auto" w:fill="FFFFFF"/>
          </w:tcPr>
          <w:p w14:paraId="01C53754" w14:textId="6F00B125"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sidR="00122969">
              <w:rPr>
                <w:rFonts w:ascii="Arial" w:eastAsiaTheme="minorHAnsi" w:hAnsi="Arial" w:cs="Arial"/>
                <w:sz w:val="24"/>
                <w:szCs w:val="24"/>
              </w:rPr>
              <w:t>%</w:t>
            </w:r>
          </w:p>
        </w:tc>
      </w:tr>
      <w:tr w:rsidR="00892F31" w:rsidRPr="006A3EDF" w14:paraId="7A382FCD"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3B410F39"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152935"/>
              <w:right w:val="nil"/>
            </w:tcBorders>
            <w:shd w:val="clear" w:color="auto" w:fill="E0E0E0"/>
          </w:tcPr>
          <w:p w14:paraId="49F1D79D"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Total</w:t>
            </w:r>
          </w:p>
        </w:tc>
        <w:tc>
          <w:tcPr>
            <w:tcW w:w="1603" w:type="dxa"/>
            <w:tcBorders>
              <w:top w:val="single" w:sz="8" w:space="0" w:color="AEAEAE"/>
              <w:left w:val="nil"/>
              <w:bottom w:val="single" w:sz="8" w:space="0" w:color="152935"/>
              <w:right w:val="single" w:sz="8" w:space="0" w:color="E0E0E0"/>
            </w:tcBorders>
            <w:shd w:val="clear" w:color="auto" w:fill="FFFFFF"/>
          </w:tcPr>
          <w:p w14:paraId="5DE96B63"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453</w:t>
            </w:r>
          </w:p>
        </w:tc>
        <w:tc>
          <w:tcPr>
            <w:tcW w:w="1701" w:type="dxa"/>
            <w:tcBorders>
              <w:top w:val="single" w:sz="8" w:space="0" w:color="AEAEAE"/>
              <w:left w:val="single" w:sz="8" w:space="0" w:color="E0E0E0"/>
              <w:bottom w:val="single" w:sz="8" w:space="0" w:color="152935"/>
              <w:right w:val="nil"/>
            </w:tcBorders>
            <w:shd w:val="clear" w:color="auto" w:fill="FFFFFF"/>
          </w:tcPr>
          <w:p w14:paraId="5EC9AE7F" w14:textId="0898BD99"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100,0</w:t>
            </w:r>
            <w:r w:rsidR="00122969">
              <w:rPr>
                <w:rFonts w:ascii="Arial" w:eastAsiaTheme="minorHAnsi" w:hAnsi="Arial" w:cs="Arial"/>
                <w:sz w:val="24"/>
                <w:szCs w:val="24"/>
              </w:rPr>
              <w:t>%</w:t>
            </w:r>
          </w:p>
        </w:tc>
      </w:tr>
    </w:tbl>
    <w:p w14:paraId="2C64D592" w14:textId="47112CD6" w:rsidR="004D5E3F" w:rsidRDefault="004D5E3F" w:rsidP="004D5E3F">
      <w:pPr>
        <w:keepNext/>
        <w:ind w:firstLine="360"/>
        <w:jc w:val="center"/>
        <w:rPr>
          <w:rFonts w:ascii="Arial" w:hAnsi="Arial" w:cs="Arial"/>
        </w:rPr>
      </w:pPr>
    </w:p>
    <w:p w14:paraId="78F1EB8D" w14:textId="7398E0B3" w:rsidR="006F4062" w:rsidRDefault="006F4062" w:rsidP="006F4062">
      <w:pPr>
        <w:keepNext/>
        <w:spacing w:line="360" w:lineRule="auto"/>
        <w:ind w:firstLine="360"/>
        <w:rPr>
          <w:rFonts w:ascii="Arial" w:hAnsi="Arial" w:cs="Arial"/>
          <w:sz w:val="24"/>
          <w:szCs w:val="24"/>
        </w:rPr>
      </w:pPr>
      <w:r w:rsidRPr="002934BB">
        <w:rPr>
          <w:rFonts w:ascii="Arial" w:hAnsi="Arial" w:cs="Arial"/>
          <w:sz w:val="24"/>
          <w:szCs w:val="24"/>
        </w:rPr>
        <w:t xml:space="preserve">A </w:t>
      </w:r>
      <w:r w:rsidR="008B7E59" w:rsidRPr="008B7E59">
        <w:rPr>
          <w:rFonts w:ascii="Arial" w:hAnsi="Arial" w:cs="Arial"/>
          <w:sz w:val="24"/>
          <w:szCs w:val="24"/>
        </w:rPr>
        <w:fldChar w:fldCharType="begin"/>
      </w:r>
      <w:r w:rsidR="008B7E59" w:rsidRPr="008B7E59">
        <w:rPr>
          <w:rFonts w:ascii="Arial" w:hAnsi="Arial" w:cs="Arial"/>
          <w:sz w:val="24"/>
          <w:szCs w:val="24"/>
        </w:rPr>
        <w:instrText xml:space="preserve"> REF _Ref43831140 \h </w:instrText>
      </w:r>
      <w:r w:rsidR="008B7E59">
        <w:rPr>
          <w:rFonts w:ascii="Arial" w:hAnsi="Arial" w:cs="Arial"/>
          <w:sz w:val="24"/>
          <w:szCs w:val="24"/>
        </w:rPr>
        <w:instrText xml:space="preserve"> \* MERGEFORMAT </w:instrText>
      </w:r>
      <w:r w:rsidR="008B7E59" w:rsidRPr="008B7E59">
        <w:rPr>
          <w:rFonts w:ascii="Arial" w:hAnsi="Arial" w:cs="Arial"/>
          <w:sz w:val="24"/>
          <w:szCs w:val="24"/>
        </w:rPr>
      </w:r>
      <w:r w:rsidR="008B7E59" w:rsidRPr="008B7E59">
        <w:rPr>
          <w:rFonts w:ascii="Arial" w:hAnsi="Arial" w:cs="Arial"/>
          <w:sz w:val="24"/>
          <w:szCs w:val="24"/>
        </w:rPr>
        <w:fldChar w:fldCharType="separate"/>
      </w:r>
      <w:r w:rsidR="008B7E59" w:rsidRPr="008B7E59">
        <w:rPr>
          <w:rFonts w:ascii="Arial" w:hAnsi="Arial" w:cs="Arial"/>
          <w:sz w:val="24"/>
          <w:szCs w:val="24"/>
        </w:rPr>
        <w:t xml:space="preserve">Tabela </w:t>
      </w:r>
      <w:r w:rsidR="008B7E59" w:rsidRPr="008B7E59">
        <w:rPr>
          <w:rFonts w:ascii="Arial" w:hAnsi="Arial" w:cs="Arial"/>
          <w:noProof/>
          <w:sz w:val="24"/>
          <w:szCs w:val="24"/>
        </w:rPr>
        <w:t>6</w:t>
      </w:r>
      <w:r w:rsidR="008B7E59" w:rsidRPr="008B7E59">
        <w:rPr>
          <w:rFonts w:ascii="Arial" w:hAnsi="Arial" w:cs="Arial"/>
          <w:sz w:val="24"/>
          <w:szCs w:val="24"/>
        </w:rPr>
        <w:fldChar w:fldCharType="end"/>
      </w:r>
      <w:r w:rsidR="008B7E59">
        <w:rPr>
          <w:rFonts w:ascii="Arial" w:hAnsi="Arial" w:cs="Arial"/>
          <w:sz w:val="24"/>
          <w:szCs w:val="24"/>
        </w:rPr>
        <w:t xml:space="preserve"> </w:t>
      </w:r>
      <w:r w:rsidRPr="002934BB">
        <w:rPr>
          <w:rFonts w:ascii="Arial" w:hAnsi="Arial" w:cs="Arial"/>
          <w:sz w:val="24"/>
          <w:szCs w:val="24"/>
        </w:rPr>
        <w:t xml:space="preserve">apresenta </w:t>
      </w:r>
      <w:r>
        <w:rPr>
          <w:rFonts w:ascii="Arial" w:hAnsi="Arial" w:cs="Arial"/>
          <w:sz w:val="24"/>
          <w:szCs w:val="24"/>
        </w:rPr>
        <w:t>o tempo de experi</w:t>
      </w:r>
      <w:r w:rsidR="00122969">
        <w:rPr>
          <w:rFonts w:ascii="Arial" w:hAnsi="Arial" w:cs="Arial"/>
          <w:sz w:val="24"/>
          <w:szCs w:val="24"/>
        </w:rPr>
        <w:t>ê</w:t>
      </w:r>
      <w:r>
        <w:rPr>
          <w:rFonts w:ascii="Arial" w:hAnsi="Arial" w:cs="Arial"/>
          <w:sz w:val="24"/>
          <w:szCs w:val="24"/>
        </w:rPr>
        <w:t xml:space="preserve">ncia na função atual dos respondentes. Pode-se observar que a grande maioria com aproximadamente 65% tem até cinco anos de experiência na função. A média de anos de experiência com a função foi de 5,16 anos. </w:t>
      </w:r>
      <w:r w:rsidR="00122969">
        <w:rPr>
          <w:rFonts w:ascii="Arial" w:hAnsi="Arial" w:cs="Arial"/>
          <w:sz w:val="24"/>
          <w:szCs w:val="24"/>
        </w:rPr>
        <w:t xml:space="preserve">A quantidade de experiência na função máxima é de 28 anos. Já a mínima </w:t>
      </w:r>
      <w:r w:rsidR="00122969">
        <w:rPr>
          <w:rFonts w:ascii="Arial" w:hAnsi="Arial" w:cs="Arial"/>
          <w:sz w:val="24"/>
          <w:szCs w:val="24"/>
        </w:rPr>
        <w:lastRenderedPageBreak/>
        <w:t xml:space="preserve">é de um ano. Vale salientar que todos os membros que colocaram menos de um ano em suas respostas foram arredondados para um ano. </w:t>
      </w:r>
    </w:p>
    <w:p w14:paraId="00A41320" w14:textId="7EE6C99C" w:rsidR="0069623B" w:rsidRPr="006A3EDF" w:rsidRDefault="0069623B" w:rsidP="0069623B">
      <w:pPr>
        <w:pStyle w:val="Legenda"/>
        <w:keepNext/>
        <w:rPr>
          <w:rFonts w:ascii="Arial" w:hAnsi="Arial" w:cs="Arial"/>
        </w:rPr>
      </w:pPr>
      <w:bookmarkStart w:id="191" w:name="_Ref43831140"/>
      <w:bookmarkStart w:id="192" w:name="_Toc43927099"/>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6</w:t>
      </w:r>
      <w:r w:rsidRPr="006A3EDF">
        <w:rPr>
          <w:rFonts w:ascii="Arial" w:hAnsi="Arial" w:cs="Arial"/>
        </w:rPr>
        <w:fldChar w:fldCharType="end"/>
      </w:r>
      <w:bookmarkEnd w:id="191"/>
      <w:r w:rsidRPr="006A3EDF">
        <w:rPr>
          <w:rFonts w:ascii="Arial" w:hAnsi="Arial" w:cs="Arial"/>
        </w:rPr>
        <w:t xml:space="preserve"> </w:t>
      </w:r>
      <w:r w:rsidR="008B7E59">
        <w:rPr>
          <w:rFonts w:ascii="Arial" w:hAnsi="Arial" w:cs="Arial"/>
        </w:rPr>
        <w:t>–</w:t>
      </w:r>
      <w:r w:rsidRPr="006A3EDF">
        <w:rPr>
          <w:rFonts w:ascii="Arial" w:hAnsi="Arial" w:cs="Arial"/>
        </w:rPr>
        <w:t xml:space="preserve"> </w:t>
      </w:r>
      <w:r w:rsidR="008B7E59">
        <w:rPr>
          <w:rFonts w:ascii="Arial" w:hAnsi="Arial" w:cs="Arial"/>
        </w:rPr>
        <w:t>Tempo de experiência na f</w:t>
      </w:r>
      <w:r w:rsidRPr="006A3EDF">
        <w:rPr>
          <w:rFonts w:ascii="Arial" w:hAnsi="Arial" w:cs="Arial"/>
        </w:rPr>
        <w:t>unção dos respondentes</w:t>
      </w:r>
      <w:bookmarkEnd w:id="19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2"/>
        <w:gridCol w:w="2224"/>
        <w:gridCol w:w="1603"/>
        <w:gridCol w:w="1701"/>
      </w:tblGrid>
      <w:tr w:rsidR="0069623B" w:rsidRPr="006A3EDF" w14:paraId="7AACCFF3" w14:textId="77777777" w:rsidTr="00C17ACB">
        <w:trPr>
          <w:cantSplit/>
          <w:jc w:val="center"/>
        </w:trPr>
        <w:tc>
          <w:tcPr>
            <w:tcW w:w="2366" w:type="dxa"/>
            <w:gridSpan w:val="2"/>
            <w:tcBorders>
              <w:top w:val="nil"/>
              <w:left w:val="nil"/>
              <w:bottom w:val="single" w:sz="8" w:space="0" w:color="152935"/>
              <w:right w:val="nil"/>
            </w:tcBorders>
            <w:shd w:val="clear" w:color="auto" w:fill="FFFFFF"/>
            <w:vAlign w:val="bottom"/>
          </w:tcPr>
          <w:p w14:paraId="317E5205" w14:textId="77777777" w:rsidR="0069623B" w:rsidRPr="006A3EDF" w:rsidRDefault="0069623B" w:rsidP="00C17ACB">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561D67C7" w14:textId="77777777"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41231A18" w14:textId="77777777"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69623B" w:rsidRPr="006A3EDF" w14:paraId="4CE90253" w14:textId="77777777" w:rsidTr="00C17ACB">
        <w:trPr>
          <w:cantSplit/>
          <w:jc w:val="center"/>
        </w:trPr>
        <w:tc>
          <w:tcPr>
            <w:tcW w:w="142" w:type="dxa"/>
            <w:vMerge w:val="restart"/>
            <w:tcBorders>
              <w:top w:val="single" w:sz="8" w:space="0" w:color="152935"/>
              <w:left w:val="nil"/>
              <w:bottom w:val="single" w:sz="8" w:space="0" w:color="152935"/>
              <w:right w:val="nil"/>
            </w:tcBorders>
            <w:shd w:val="clear" w:color="auto" w:fill="E0E0E0"/>
          </w:tcPr>
          <w:p w14:paraId="52B2972F" w14:textId="77777777"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224" w:type="dxa"/>
            <w:tcBorders>
              <w:top w:val="single" w:sz="8" w:space="0" w:color="152935"/>
              <w:left w:val="nil"/>
              <w:bottom w:val="single" w:sz="8" w:space="0" w:color="AEAEAE"/>
              <w:right w:val="nil"/>
            </w:tcBorders>
            <w:shd w:val="clear" w:color="auto" w:fill="E0E0E0"/>
          </w:tcPr>
          <w:p w14:paraId="285ED44C" w14:textId="61C31D46"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603" w:type="dxa"/>
            <w:tcBorders>
              <w:top w:val="single" w:sz="8" w:space="0" w:color="152935"/>
              <w:left w:val="nil"/>
              <w:bottom w:val="single" w:sz="8" w:space="0" w:color="AEAEAE"/>
              <w:right w:val="single" w:sz="8" w:space="0" w:color="E0E0E0"/>
            </w:tcBorders>
            <w:shd w:val="clear" w:color="auto" w:fill="FFFFFF"/>
          </w:tcPr>
          <w:p w14:paraId="59032280" w14:textId="3F93F248"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81</w:t>
            </w:r>
          </w:p>
        </w:tc>
        <w:tc>
          <w:tcPr>
            <w:tcW w:w="1701" w:type="dxa"/>
            <w:tcBorders>
              <w:top w:val="single" w:sz="8" w:space="0" w:color="152935"/>
              <w:left w:val="single" w:sz="8" w:space="0" w:color="E0E0E0"/>
              <w:bottom w:val="single" w:sz="8" w:space="0" w:color="AEAEAE"/>
              <w:right w:val="nil"/>
            </w:tcBorders>
            <w:shd w:val="clear" w:color="auto" w:fill="FFFFFF"/>
          </w:tcPr>
          <w:p w14:paraId="684F7FDC" w14:textId="0299C94A"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2353D2">
              <w:rPr>
                <w:rFonts w:ascii="Arial" w:eastAsiaTheme="minorHAnsi" w:hAnsi="Arial" w:cs="Arial"/>
                <w:sz w:val="24"/>
                <w:szCs w:val="24"/>
              </w:rPr>
              <w:t>7</w:t>
            </w:r>
            <w:r w:rsidRPr="006A3EDF">
              <w:rPr>
                <w:rFonts w:ascii="Arial" w:eastAsiaTheme="minorHAnsi" w:hAnsi="Arial" w:cs="Arial"/>
                <w:sz w:val="24"/>
                <w:szCs w:val="24"/>
              </w:rPr>
              <w:t>,</w:t>
            </w:r>
            <w:r w:rsidR="002353D2">
              <w:rPr>
                <w:rFonts w:ascii="Arial" w:eastAsiaTheme="minorHAnsi" w:hAnsi="Arial" w:cs="Arial"/>
                <w:sz w:val="24"/>
                <w:szCs w:val="24"/>
              </w:rPr>
              <w:t>8</w:t>
            </w:r>
            <w:r>
              <w:rPr>
                <w:rFonts w:ascii="Arial" w:eastAsiaTheme="minorHAnsi" w:hAnsi="Arial" w:cs="Arial"/>
                <w:sz w:val="24"/>
                <w:szCs w:val="24"/>
              </w:rPr>
              <w:t>%</w:t>
            </w:r>
          </w:p>
        </w:tc>
      </w:tr>
      <w:tr w:rsidR="0069623B" w:rsidRPr="006A3EDF" w14:paraId="349D0F99"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220AF71B" w14:textId="77777777" w:rsidR="0069623B" w:rsidRPr="006A3EDF" w:rsidRDefault="0069623B"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19B68F31" w14:textId="5B7E0415"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w:t>
            </w:r>
          </w:p>
        </w:tc>
        <w:tc>
          <w:tcPr>
            <w:tcW w:w="1603" w:type="dxa"/>
            <w:tcBorders>
              <w:top w:val="single" w:sz="8" w:space="0" w:color="AEAEAE"/>
              <w:left w:val="nil"/>
              <w:bottom w:val="single" w:sz="8" w:space="0" w:color="AEAEAE"/>
              <w:right w:val="single" w:sz="8" w:space="0" w:color="E0E0E0"/>
            </w:tcBorders>
            <w:shd w:val="clear" w:color="auto" w:fill="FFFFFF"/>
          </w:tcPr>
          <w:p w14:paraId="0BA0101D" w14:textId="36E36EE1"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72</w:t>
            </w:r>
          </w:p>
        </w:tc>
        <w:tc>
          <w:tcPr>
            <w:tcW w:w="1701" w:type="dxa"/>
            <w:tcBorders>
              <w:top w:val="single" w:sz="8" w:space="0" w:color="AEAEAE"/>
              <w:left w:val="single" w:sz="8" w:space="0" w:color="E0E0E0"/>
              <w:bottom w:val="single" w:sz="8" w:space="0" w:color="AEAEAE"/>
              <w:right w:val="nil"/>
            </w:tcBorders>
            <w:shd w:val="clear" w:color="auto" w:fill="FFFFFF"/>
          </w:tcPr>
          <w:p w14:paraId="1696DCB0" w14:textId="3ACE8E5C"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15,8</w:t>
            </w:r>
            <w:r w:rsidR="0069623B">
              <w:rPr>
                <w:rFonts w:ascii="Arial" w:eastAsiaTheme="minorHAnsi" w:hAnsi="Arial" w:cs="Arial"/>
                <w:sz w:val="24"/>
                <w:szCs w:val="24"/>
              </w:rPr>
              <w:t>%</w:t>
            </w:r>
          </w:p>
        </w:tc>
      </w:tr>
      <w:tr w:rsidR="0069623B" w:rsidRPr="006A3EDF" w14:paraId="789AB5ED"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086C3B40" w14:textId="77777777" w:rsidR="0069623B" w:rsidRPr="006A3EDF" w:rsidRDefault="0069623B"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3B29B17C" w14:textId="152B7351"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3</w:t>
            </w:r>
          </w:p>
        </w:tc>
        <w:tc>
          <w:tcPr>
            <w:tcW w:w="1603" w:type="dxa"/>
            <w:tcBorders>
              <w:top w:val="single" w:sz="8" w:space="0" w:color="AEAEAE"/>
              <w:left w:val="nil"/>
              <w:bottom w:val="single" w:sz="8" w:space="0" w:color="AEAEAE"/>
              <w:right w:val="single" w:sz="8" w:space="0" w:color="E0E0E0"/>
            </w:tcBorders>
            <w:shd w:val="clear" w:color="auto" w:fill="FFFFFF"/>
          </w:tcPr>
          <w:p w14:paraId="498AB478" w14:textId="78C56003"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54</w:t>
            </w:r>
          </w:p>
        </w:tc>
        <w:tc>
          <w:tcPr>
            <w:tcW w:w="1701" w:type="dxa"/>
            <w:tcBorders>
              <w:top w:val="single" w:sz="8" w:space="0" w:color="AEAEAE"/>
              <w:left w:val="single" w:sz="8" w:space="0" w:color="E0E0E0"/>
              <w:bottom w:val="single" w:sz="8" w:space="0" w:color="AEAEAE"/>
              <w:right w:val="nil"/>
            </w:tcBorders>
            <w:shd w:val="clear" w:color="auto" w:fill="FFFFFF"/>
          </w:tcPr>
          <w:p w14:paraId="693A31F0" w14:textId="7D6810D0"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11,9</w:t>
            </w:r>
            <w:r w:rsidR="0069623B">
              <w:rPr>
                <w:rFonts w:ascii="Arial" w:eastAsiaTheme="minorHAnsi" w:hAnsi="Arial" w:cs="Arial"/>
                <w:sz w:val="24"/>
                <w:szCs w:val="24"/>
              </w:rPr>
              <w:t>%</w:t>
            </w:r>
          </w:p>
        </w:tc>
      </w:tr>
      <w:tr w:rsidR="0069623B" w:rsidRPr="006A3EDF" w14:paraId="7B0914D7"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62423AF5" w14:textId="77777777" w:rsidR="0069623B" w:rsidRPr="006A3EDF" w:rsidRDefault="0069623B"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21DCBE92" w14:textId="0BB0378A"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w:t>
            </w:r>
          </w:p>
        </w:tc>
        <w:tc>
          <w:tcPr>
            <w:tcW w:w="1603" w:type="dxa"/>
            <w:tcBorders>
              <w:top w:val="single" w:sz="8" w:space="0" w:color="AEAEAE"/>
              <w:left w:val="nil"/>
              <w:bottom w:val="single" w:sz="8" w:space="0" w:color="AEAEAE"/>
              <w:right w:val="single" w:sz="8" w:space="0" w:color="E0E0E0"/>
            </w:tcBorders>
            <w:shd w:val="clear" w:color="auto" w:fill="FFFFFF"/>
          </w:tcPr>
          <w:p w14:paraId="2C879A4B" w14:textId="4C770A26"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46</w:t>
            </w:r>
          </w:p>
        </w:tc>
        <w:tc>
          <w:tcPr>
            <w:tcW w:w="1701" w:type="dxa"/>
            <w:tcBorders>
              <w:top w:val="single" w:sz="8" w:space="0" w:color="AEAEAE"/>
              <w:left w:val="single" w:sz="8" w:space="0" w:color="E0E0E0"/>
              <w:bottom w:val="single" w:sz="8" w:space="0" w:color="AEAEAE"/>
              <w:right w:val="nil"/>
            </w:tcBorders>
            <w:shd w:val="clear" w:color="auto" w:fill="FFFFFF"/>
          </w:tcPr>
          <w:p w14:paraId="6936EC03" w14:textId="445933D8"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10,1</w:t>
            </w:r>
            <w:r w:rsidR="0069623B">
              <w:rPr>
                <w:rFonts w:ascii="Arial" w:eastAsiaTheme="minorHAnsi" w:hAnsi="Arial" w:cs="Arial"/>
                <w:sz w:val="24"/>
                <w:szCs w:val="24"/>
              </w:rPr>
              <w:t>%</w:t>
            </w:r>
          </w:p>
        </w:tc>
      </w:tr>
      <w:tr w:rsidR="0069623B" w:rsidRPr="006A3EDF" w14:paraId="61DBDFAA"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26716F92" w14:textId="77777777" w:rsidR="0069623B" w:rsidRPr="006A3EDF" w:rsidRDefault="0069623B"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68D20A6E" w14:textId="0802D67D"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w:t>
            </w:r>
          </w:p>
        </w:tc>
        <w:tc>
          <w:tcPr>
            <w:tcW w:w="1603" w:type="dxa"/>
            <w:tcBorders>
              <w:top w:val="single" w:sz="8" w:space="0" w:color="AEAEAE"/>
              <w:left w:val="nil"/>
              <w:bottom w:val="single" w:sz="8" w:space="0" w:color="AEAEAE"/>
              <w:right w:val="single" w:sz="8" w:space="0" w:color="E0E0E0"/>
            </w:tcBorders>
            <w:shd w:val="clear" w:color="auto" w:fill="FFFFFF"/>
          </w:tcPr>
          <w:p w14:paraId="5CE7085C" w14:textId="4BF0B20E"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40</w:t>
            </w:r>
          </w:p>
        </w:tc>
        <w:tc>
          <w:tcPr>
            <w:tcW w:w="1701" w:type="dxa"/>
            <w:tcBorders>
              <w:top w:val="single" w:sz="8" w:space="0" w:color="AEAEAE"/>
              <w:left w:val="single" w:sz="8" w:space="0" w:color="E0E0E0"/>
              <w:bottom w:val="single" w:sz="8" w:space="0" w:color="AEAEAE"/>
              <w:right w:val="nil"/>
            </w:tcBorders>
            <w:shd w:val="clear" w:color="auto" w:fill="FFFFFF"/>
          </w:tcPr>
          <w:p w14:paraId="26388891" w14:textId="59144866"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8,8</w:t>
            </w:r>
            <w:r w:rsidR="0069623B">
              <w:rPr>
                <w:rFonts w:ascii="Arial" w:eastAsiaTheme="minorHAnsi" w:hAnsi="Arial" w:cs="Arial"/>
                <w:sz w:val="24"/>
                <w:szCs w:val="24"/>
              </w:rPr>
              <w:t>%</w:t>
            </w:r>
          </w:p>
        </w:tc>
      </w:tr>
      <w:tr w:rsidR="002353D2" w:rsidRPr="006A3EDF" w14:paraId="6D1D3D07"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6E8D7D36" w14:textId="77777777" w:rsidR="002353D2" w:rsidRPr="006A3EDF" w:rsidRDefault="002353D2"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45097402" w14:textId="4969C4C9" w:rsidR="002353D2"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6</w:t>
            </w:r>
          </w:p>
        </w:tc>
        <w:tc>
          <w:tcPr>
            <w:tcW w:w="1603" w:type="dxa"/>
            <w:tcBorders>
              <w:top w:val="single" w:sz="8" w:space="0" w:color="AEAEAE"/>
              <w:left w:val="nil"/>
              <w:bottom w:val="single" w:sz="8" w:space="0" w:color="AEAEAE"/>
              <w:right w:val="single" w:sz="8" w:space="0" w:color="E0E0E0"/>
            </w:tcBorders>
            <w:shd w:val="clear" w:color="auto" w:fill="FFFFFF"/>
          </w:tcPr>
          <w:p w14:paraId="16B44014" w14:textId="4AE14B65"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34</w:t>
            </w:r>
          </w:p>
        </w:tc>
        <w:tc>
          <w:tcPr>
            <w:tcW w:w="1701" w:type="dxa"/>
            <w:tcBorders>
              <w:top w:val="single" w:sz="8" w:space="0" w:color="AEAEAE"/>
              <w:left w:val="single" w:sz="8" w:space="0" w:color="E0E0E0"/>
              <w:bottom w:val="single" w:sz="8" w:space="0" w:color="AEAEAE"/>
              <w:right w:val="nil"/>
            </w:tcBorders>
            <w:shd w:val="clear" w:color="auto" w:fill="FFFFFF"/>
          </w:tcPr>
          <w:p w14:paraId="1C0B0075" w14:textId="59AC9AB3"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7,5%</w:t>
            </w:r>
          </w:p>
        </w:tc>
      </w:tr>
      <w:tr w:rsidR="002353D2" w:rsidRPr="006A3EDF" w14:paraId="3A1594A2"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4EAA7911" w14:textId="77777777" w:rsidR="002353D2" w:rsidRPr="006A3EDF" w:rsidRDefault="002353D2"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7CF355EB" w14:textId="4AFC3AD4" w:rsidR="002353D2"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7</w:t>
            </w:r>
          </w:p>
        </w:tc>
        <w:tc>
          <w:tcPr>
            <w:tcW w:w="1603" w:type="dxa"/>
            <w:tcBorders>
              <w:top w:val="single" w:sz="8" w:space="0" w:color="AEAEAE"/>
              <w:left w:val="nil"/>
              <w:bottom w:val="single" w:sz="8" w:space="0" w:color="AEAEAE"/>
              <w:right w:val="single" w:sz="8" w:space="0" w:color="E0E0E0"/>
            </w:tcBorders>
            <w:shd w:val="clear" w:color="auto" w:fill="FFFFFF"/>
          </w:tcPr>
          <w:p w14:paraId="1E3402EC" w14:textId="1437CF6F"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23</w:t>
            </w:r>
          </w:p>
        </w:tc>
        <w:tc>
          <w:tcPr>
            <w:tcW w:w="1701" w:type="dxa"/>
            <w:tcBorders>
              <w:top w:val="single" w:sz="8" w:space="0" w:color="AEAEAE"/>
              <w:left w:val="single" w:sz="8" w:space="0" w:color="E0E0E0"/>
              <w:bottom w:val="single" w:sz="8" w:space="0" w:color="AEAEAE"/>
              <w:right w:val="nil"/>
            </w:tcBorders>
            <w:shd w:val="clear" w:color="auto" w:fill="FFFFFF"/>
          </w:tcPr>
          <w:p w14:paraId="4C60D699" w14:textId="1895B97A"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w:t>
            </w:r>
          </w:p>
        </w:tc>
      </w:tr>
      <w:tr w:rsidR="002353D2" w:rsidRPr="006A3EDF" w14:paraId="5A619349"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75C5B7F0" w14:textId="77777777" w:rsidR="002353D2" w:rsidRPr="006A3EDF" w:rsidRDefault="002353D2"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3D2E78FC" w14:textId="669DCBC5" w:rsidR="002353D2"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8</w:t>
            </w:r>
          </w:p>
        </w:tc>
        <w:tc>
          <w:tcPr>
            <w:tcW w:w="1603" w:type="dxa"/>
            <w:tcBorders>
              <w:top w:val="single" w:sz="8" w:space="0" w:color="AEAEAE"/>
              <w:left w:val="nil"/>
              <w:bottom w:val="single" w:sz="8" w:space="0" w:color="AEAEAE"/>
              <w:right w:val="single" w:sz="8" w:space="0" w:color="E0E0E0"/>
            </w:tcBorders>
            <w:shd w:val="clear" w:color="auto" w:fill="FFFFFF"/>
          </w:tcPr>
          <w:p w14:paraId="3AE42CB2" w14:textId="572F4E73"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22</w:t>
            </w:r>
          </w:p>
        </w:tc>
        <w:tc>
          <w:tcPr>
            <w:tcW w:w="1701" w:type="dxa"/>
            <w:tcBorders>
              <w:top w:val="single" w:sz="8" w:space="0" w:color="AEAEAE"/>
              <w:left w:val="single" w:sz="8" w:space="0" w:color="E0E0E0"/>
              <w:bottom w:val="single" w:sz="8" w:space="0" w:color="AEAEAE"/>
              <w:right w:val="nil"/>
            </w:tcBorders>
            <w:shd w:val="clear" w:color="auto" w:fill="FFFFFF"/>
          </w:tcPr>
          <w:p w14:paraId="5E9377A3" w14:textId="3AB2D08C"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w:t>
            </w:r>
          </w:p>
        </w:tc>
      </w:tr>
      <w:tr w:rsidR="002353D2" w:rsidRPr="006A3EDF" w14:paraId="269B9B03"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12CE2A57" w14:textId="77777777" w:rsidR="002353D2" w:rsidRPr="006A3EDF" w:rsidRDefault="002353D2"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0A3B0F58" w14:textId="57A20F55" w:rsidR="002353D2"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9</w:t>
            </w:r>
          </w:p>
        </w:tc>
        <w:tc>
          <w:tcPr>
            <w:tcW w:w="1603" w:type="dxa"/>
            <w:tcBorders>
              <w:top w:val="single" w:sz="8" w:space="0" w:color="AEAEAE"/>
              <w:left w:val="nil"/>
              <w:bottom w:val="single" w:sz="8" w:space="0" w:color="AEAEAE"/>
              <w:right w:val="single" w:sz="8" w:space="0" w:color="E0E0E0"/>
            </w:tcBorders>
            <w:shd w:val="clear" w:color="auto" w:fill="FFFFFF"/>
          </w:tcPr>
          <w:p w14:paraId="16C85E3D" w14:textId="00DE8792"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11</w:t>
            </w:r>
          </w:p>
        </w:tc>
        <w:tc>
          <w:tcPr>
            <w:tcW w:w="1701" w:type="dxa"/>
            <w:tcBorders>
              <w:top w:val="single" w:sz="8" w:space="0" w:color="AEAEAE"/>
              <w:left w:val="single" w:sz="8" w:space="0" w:color="E0E0E0"/>
              <w:bottom w:val="single" w:sz="8" w:space="0" w:color="AEAEAE"/>
              <w:right w:val="nil"/>
            </w:tcBorders>
            <w:shd w:val="clear" w:color="auto" w:fill="FFFFFF"/>
          </w:tcPr>
          <w:p w14:paraId="1FD417A3" w14:textId="45AEB084"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2,4%</w:t>
            </w:r>
          </w:p>
        </w:tc>
      </w:tr>
      <w:tr w:rsidR="002353D2" w:rsidRPr="006A3EDF" w14:paraId="64B9B0D2"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046AB2C4" w14:textId="77777777" w:rsidR="002353D2" w:rsidRPr="006A3EDF" w:rsidRDefault="002353D2"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0C58AD19" w14:textId="2F00441E" w:rsidR="002353D2"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10</w:t>
            </w:r>
          </w:p>
        </w:tc>
        <w:tc>
          <w:tcPr>
            <w:tcW w:w="1603" w:type="dxa"/>
            <w:tcBorders>
              <w:top w:val="single" w:sz="8" w:space="0" w:color="AEAEAE"/>
              <w:left w:val="nil"/>
              <w:bottom w:val="single" w:sz="8" w:space="0" w:color="AEAEAE"/>
              <w:right w:val="single" w:sz="8" w:space="0" w:color="E0E0E0"/>
            </w:tcBorders>
            <w:shd w:val="clear" w:color="auto" w:fill="FFFFFF"/>
          </w:tcPr>
          <w:p w14:paraId="40F54BC8" w14:textId="4BC048F8"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20</w:t>
            </w:r>
          </w:p>
        </w:tc>
        <w:tc>
          <w:tcPr>
            <w:tcW w:w="1701" w:type="dxa"/>
            <w:tcBorders>
              <w:top w:val="single" w:sz="8" w:space="0" w:color="AEAEAE"/>
              <w:left w:val="single" w:sz="8" w:space="0" w:color="E0E0E0"/>
              <w:bottom w:val="single" w:sz="8" w:space="0" w:color="AEAEAE"/>
              <w:right w:val="nil"/>
            </w:tcBorders>
            <w:shd w:val="clear" w:color="auto" w:fill="FFFFFF"/>
          </w:tcPr>
          <w:p w14:paraId="1D691E3C" w14:textId="5575B67D"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4,4%</w:t>
            </w:r>
          </w:p>
        </w:tc>
      </w:tr>
      <w:tr w:rsidR="0069623B" w:rsidRPr="006A3EDF" w14:paraId="3782D36D"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3DDEB569" w14:textId="77777777" w:rsidR="0069623B" w:rsidRPr="006A3EDF" w:rsidRDefault="0069623B"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152935"/>
              <w:right w:val="nil"/>
            </w:tcBorders>
            <w:shd w:val="clear" w:color="auto" w:fill="E0E0E0"/>
          </w:tcPr>
          <w:p w14:paraId="23E2649F" w14:textId="261AE176"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11</w:t>
            </w:r>
          </w:p>
        </w:tc>
        <w:tc>
          <w:tcPr>
            <w:tcW w:w="1603" w:type="dxa"/>
            <w:tcBorders>
              <w:top w:val="single" w:sz="8" w:space="0" w:color="AEAEAE"/>
              <w:left w:val="nil"/>
              <w:bottom w:val="single" w:sz="8" w:space="0" w:color="152935"/>
              <w:right w:val="single" w:sz="8" w:space="0" w:color="E0E0E0"/>
            </w:tcBorders>
            <w:shd w:val="clear" w:color="auto" w:fill="FFFFFF"/>
          </w:tcPr>
          <w:p w14:paraId="3F3AFBAF" w14:textId="4D351DE3"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11</w:t>
            </w:r>
          </w:p>
        </w:tc>
        <w:tc>
          <w:tcPr>
            <w:tcW w:w="1701" w:type="dxa"/>
            <w:tcBorders>
              <w:top w:val="single" w:sz="8" w:space="0" w:color="AEAEAE"/>
              <w:left w:val="single" w:sz="8" w:space="0" w:color="E0E0E0"/>
              <w:bottom w:val="single" w:sz="8" w:space="0" w:color="152935"/>
              <w:right w:val="nil"/>
            </w:tcBorders>
            <w:shd w:val="clear" w:color="auto" w:fill="FFFFFF"/>
          </w:tcPr>
          <w:p w14:paraId="54D62CD5" w14:textId="20C26EB3"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2,4%</w:t>
            </w:r>
          </w:p>
        </w:tc>
      </w:tr>
    </w:tbl>
    <w:p w14:paraId="47F9AC45" w14:textId="77777777" w:rsidR="00C60F95" w:rsidRPr="006A3EDF" w:rsidRDefault="00C60F95" w:rsidP="006F4062">
      <w:pPr>
        <w:keepNext/>
        <w:spacing w:line="360" w:lineRule="auto"/>
        <w:ind w:firstLine="360"/>
        <w:rPr>
          <w:rFonts w:ascii="Arial" w:hAnsi="Arial" w:cs="Arial"/>
        </w:rPr>
      </w:pPr>
    </w:p>
    <w:p w14:paraId="7AB7867D" w14:textId="73936E93" w:rsidR="004D5E3F" w:rsidRPr="006A3EDF" w:rsidRDefault="004D5E3F" w:rsidP="008B7E59">
      <w:pPr>
        <w:pStyle w:val="Legenda"/>
        <w:rPr>
          <w:rFonts w:ascii="Arial" w:hAnsi="Arial" w:cs="Arial"/>
        </w:rPr>
      </w:pPr>
      <w:bookmarkStart w:id="193" w:name="_Ref25315317"/>
      <w:bookmarkStart w:id="194" w:name="_Ref41553020"/>
      <w:bookmarkStart w:id="195" w:name="_Toc42242585"/>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14</w:t>
      </w:r>
      <w:r w:rsidR="00AB4F52">
        <w:rPr>
          <w:rFonts w:ascii="Arial" w:hAnsi="Arial" w:cs="Arial"/>
        </w:rPr>
        <w:fldChar w:fldCharType="end"/>
      </w:r>
      <w:bookmarkEnd w:id="193"/>
      <w:r w:rsidRPr="006A3EDF">
        <w:rPr>
          <w:rFonts w:ascii="Arial" w:hAnsi="Arial" w:cs="Arial"/>
        </w:rPr>
        <w:t xml:space="preserve"> - Experiência na função</w:t>
      </w:r>
      <w:bookmarkEnd w:id="194"/>
      <w:bookmarkEnd w:id="195"/>
    </w:p>
    <w:p w14:paraId="6089A2DA" w14:textId="0ECF6775" w:rsidR="006F4062" w:rsidRPr="00BE6147" w:rsidRDefault="006F4062" w:rsidP="006F4062">
      <w:pPr>
        <w:spacing w:before="240" w:line="360" w:lineRule="auto"/>
        <w:ind w:firstLine="360"/>
        <w:rPr>
          <w:rFonts w:ascii="Arial" w:hAnsi="Arial" w:cs="Arial"/>
          <w:sz w:val="24"/>
          <w:szCs w:val="24"/>
        </w:rPr>
      </w:pPr>
      <w:bookmarkStart w:id="196" w:name="_Toc31965946"/>
      <w:r w:rsidRPr="00BE6147">
        <w:rPr>
          <w:rFonts w:ascii="Arial" w:hAnsi="Arial" w:cs="Arial"/>
          <w:sz w:val="24"/>
          <w:szCs w:val="24"/>
        </w:rPr>
        <w:t xml:space="preserve">Ademais, </w:t>
      </w:r>
      <w:r>
        <w:rPr>
          <w:rFonts w:ascii="Arial" w:hAnsi="Arial" w:cs="Arial"/>
          <w:sz w:val="24"/>
          <w:szCs w:val="24"/>
        </w:rPr>
        <w:t xml:space="preserve">também foi observado </w:t>
      </w:r>
      <w:r w:rsidRPr="00BE6147">
        <w:rPr>
          <w:rFonts w:ascii="Arial" w:hAnsi="Arial" w:cs="Arial"/>
          <w:sz w:val="24"/>
          <w:szCs w:val="24"/>
        </w:rPr>
        <w:t xml:space="preserve">o tipo de equipe que os </w:t>
      </w:r>
      <w:r>
        <w:rPr>
          <w:rFonts w:ascii="Arial" w:hAnsi="Arial" w:cs="Arial"/>
          <w:sz w:val="24"/>
          <w:szCs w:val="24"/>
        </w:rPr>
        <w:t>respondentes</w:t>
      </w:r>
      <w:r w:rsidRPr="00BE6147">
        <w:rPr>
          <w:rFonts w:ascii="Arial" w:hAnsi="Arial" w:cs="Arial"/>
          <w:sz w:val="24"/>
          <w:szCs w:val="24"/>
        </w:rPr>
        <w:t xml:space="preserve"> afirmam fazer parte.</w:t>
      </w:r>
      <w:r>
        <w:rPr>
          <w:rFonts w:ascii="Arial" w:hAnsi="Arial" w:cs="Arial"/>
          <w:sz w:val="24"/>
          <w:szCs w:val="24"/>
        </w:rPr>
        <w:t xml:space="preserve"> Esses dados foram compilados na </w:t>
      </w:r>
      <w:r>
        <w:rPr>
          <w:rFonts w:ascii="Arial" w:hAnsi="Arial" w:cs="Arial"/>
          <w:sz w:val="24"/>
          <w:szCs w:val="24"/>
        </w:rPr>
        <w:fldChar w:fldCharType="begin"/>
      </w:r>
      <w:r>
        <w:rPr>
          <w:rFonts w:ascii="Arial" w:hAnsi="Arial" w:cs="Arial"/>
          <w:sz w:val="24"/>
          <w:szCs w:val="24"/>
        </w:rPr>
        <w:instrText xml:space="preserve"> REF _Ref42844389 \h </w:instrText>
      </w:r>
      <w:r>
        <w:rPr>
          <w:rFonts w:ascii="Arial" w:hAnsi="Arial" w:cs="Arial"/>
          <w:sz w:val="24"/>
          <w:szCs w:val="24"/>
        </w:rPr>
      </w:r>
      <w:r>
        <w:rPr>
          <w:rFonts w:ascii="Arial" w:hAnsi="Arial" w:cs="Arial"/>
          <w:sz w:val="24"/>
          <w:szCs w:val="24"/>
        </w:rPr>
        <w:fldChar w:fldCharType="separate"/>
      </w:r>
      <w:r w:rsidRPr="006A3EDF">
        <w:rPr>
          <w:rFonts w:ascii="Arial" w:hAnsi="Arial" w:cs="Arial"/>
        </w:rPr>
        <w:t xml:space="preserve">Tabela </w:t>
      </w:r>
      <w:r w:rsidRPr="006A3EDF">
        <w:rPr>
          <w:rFonts w:ascii="Arial" w:hAnsi="Arial" w:cs="Arial"/>
          <w:noProof/>
        </w:rPr>
        <w:t>3</w:t>
      </w:r>
      <w:r>
        <w:rPr>
          <w:rFonts w:ascii="Arial" w:hAnsi="Arial" w:cs="Arial"/>
          <w:sz w:val="24"/>
          <w:szCs w:val="24"/>
        </w:rPr>
        <w:fldChar w:fldCharType="end"/>
      </w:r>
      <w:r>
        <w:rPr>
          <w:rFonts w:ascii="Arial" w:hAnsi="Arial" w:cs="Arial"/>
          <w:sz w:val="24"/>
          <w:szCs w:val="24"/>
        </w:rPr>
        <w:t>.</w:t>
      </w:r>
      <w:r w:rsidRPr="00BE6147">
        <w:rPr>
          <w:rFonts w:ascii="Arial" w:hAnsi="Arial" w:cs="Arial"/>
          <w:sz w:val="24"/>
          <w:szCs w:val="24"/>
        </w:rPr>
        <w:t xml:space="preserve"> Cerca de 65% dos respondentes afirmam fazer parte de uma equipe ágil, 27% de uma equipe híbrida (ágil e tradicional) e apenas 8% em equipe tradicional. Com relação a es</w:t>
      </w:r>
      <w:r w:rsidR="00122969">
        <w:rPr>
          <w:rFonts w:ascii="Arial" w:hAnsi="Arial" w:cs="Arial"/>
          <w:sz w:val="24"/>
          <w:szCs w:val="24"/>
        </w:rPr>
        <w:t>s</w:t>
      </w:r>
      <w:r w:rsidRPr="00BE6147">
        <w:rPr>
          <w:rFonts w:ascii="Arial" w:hAnsi="Arial" w:cs="Arial"/>
          <w:sz w:val="24"/>
          <w:szCs w:val="24"/>
        </w:rPr>
        <w:t xml:space="preserve">es números, é interessante observar quantas pessoas trabalham com alguma das características Ágil </w:t>
      </w:r>
      <w:r w:rsidR="002C6665">
        <w:rPr>
          <w:rFonts w:ascii="Arial" w:hAnsi="Arial" w:cs="Arial"/>
          <w:sz w:val="24"/>
          <w:szCs w:val="24"/>
        </w:rPr>
        <w:t>corresponde a</w:t>
      </w:r>
      <w:r w:rsidRPr="00BE6147">
        <w:rPr>
          <w:rFonts w:ascii="Arial" w:hAnsi="Arial" w:cs="Arial"/>
          <w:sz w:val="24"/>
          <w:szCs w:val="24"/>
        </w:rPr>
        <w:t xml:space="preserve"> cerca de 92% dos respondentes</w:t>
      </w:r>
      <w:r w:rsidR="002C6665">
        <w:rPr>
          <w:rFonts w:ascii="Arial" w:hAnsi="Arial" w:cs="Arial"/>
          <w:sz w:val="24"/>
          <w:szCs w:val="24"/>
        </w:rPr>
        <w:t xml:space="preserve"> na amostra</w:t>
      </w:r>
      <w:r w:rsidRPr="00BE6147">
        <w:rPr>
          <w:rFonts w:ascii="Arial" w:hAnsi="Arial" w:cs="Arial"/>
          <w:sz w:val="24"/>
          <w:szCs w:val="24"/>
        </w:rPr>
        <w:t xml:space="preserve">. </w:t>
      </w:r>
    </w:p>
    <w:p w14:paraId="03997B1C" w14:textId="77BEEDD6" w:rsidR="00573422" w:rsidRPr="006A3EDF" w:rsidRDefault="00573422" w:rsidP="00573422">
      <w:pPr>
        <w:pStyle w:val="Legenda"/>
        <w:keepNext/>
        <w:rPr>
          <w:rFonts w:ascii="Arial" w:hAnsi="Arial" w:cs="Arial"/>
        </w:rPr>
      </w:pPr>
      <w:bookmarkStart w:id="197" w:name="_Ref42844389"/>
      <w:bookmarkStart w:id="198" w:name="_Toc43927100"/>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7</w:t>
      </w:r>
      <w:r w:rsidRPr="006A3EDF">
        <w:rPr>
          <w:rFonts w:ascii="Arial" w:hAnsi="Arial" w:cs="Arial"/>
        </w:rPr>
        <w:fldChar w:fldCharType="end"/>
      </w:r>
      <w:bookmarkEnd w:id="197"/>
      <w:r w:rsidRPr="006A3EDF">
        <w:rPr>
          <w:rFonts w:ascii="Arial" w:hAnsi="Arial" w:cs="Arial"/>
        </w:rPr>
        <w:t xml:space="preserve"> - Tipo de equipe</w:t>
      </w:r>
      <w:bookmarkEnd w:id="196"/>
      <w:bookmarkEnd w:id="198"/>
    </w:p>
    <w:tbl>
      <w:tblPr>
        <w:tblW w:w="51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84"/>
        <w:gridCol w:w="1759"/>
        <w:gridCol w:w="1359"/>
        <w:gridCol w:w="1701"/>
      </w:tblGrid>
      <w:tr w:rsidR="00573422" w:rsidRPr="006A3EDF" w14:paraId="3AF7C435" w14:textId="77777777" w:rsidTr="00FE76AC">
        <w:trPr>
          <w:cantSplit/>
          <w:jc w:val="center"/>
        </w:trPr>
        <w:tc>
          <w:tcPr>
            <w:tcW w:w="2043" w:type="dxa"/>
            <w:gridSpan w:val="2"/>
            <w:tcBorders>
              <w:top w:val="nil"/>
              <w:left w:val="nil"/>
              <w:bottom w:val="single" w:sz="8" w:space="0" w:color="152935"/>
              <w:right w:val="nil"/>
            </w:tcBorders>
            <w:shd w:val="clear" w:color="auto" w:fill="FFFFFF"/>
            <w:vAlign w:val="bottom"/>
          </w:tcPr>
          <w:p w14:paraId="3214836A" w14:textId="77777777" w:rsidR="00573422" w:rsidRPr="006A3EDF" w:rsidRDefault="00573422" w:rsidP="0075202B">
            <w:pPr>
              <w:autoSpaceDE w:val="0"/>
              <w:autoSpaceDN w:val="0"/>
              <w:adjustRightInd w:val="0"/>
              <w:spacing w:after="0"/>
              <w:jc w:val="left"/>
              <w:rPr>
                <w:rFonts w:ascii="Arial" w:eastAsiaTheme="minorHAnsi" w:hAnsi="Arial" w:cs="Arial"/>
                <w:sz w:val="24"/>
                <w:szCs w:val="24"/>
              </w:rPr>
            </w:pPr>
          </w:p>
        </w:tc>
        <w:tc>
          <w:tcPr>
            <w:tcW w:w="1359" w:type="dxa"/>
            <w:tcBorders>
              <w:top w:val="nil"/>
              <w:left w:val="nil"/>
              <w:bottom w:val="single" w:sz="8" w:space="0" w:color="152935"/>
              <w:right w:val="single" w:sz="8" w:space="0" w:color="E0E0E0"/>
            </w:tcBorders>
            <w:shd w:val="clear" w:color="auto" w:fill="FFFFFF"/>
            <w:vAlign w:val="bottom"/>
          </w:tcPr>
          <w:p w14:paraId="580253B8" w14:textId="77777777" w:rsidR="00573422" w:rsidRPr="006A3EDF" w:rsidRDefault="00573422"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6C52AE5B" w14:textId="77777777" w:rsidR="00573422" w:rsidRPr="006A3EDF" w:rsidRDefault="00573422"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573422" w:rsidRPr="006A3EDF" w14:paraId="3BEC69EE" w14:textId="77777777" w:rsidTr="00FE76AC">
        <w:trPr>
          <w:cantSplit/>
          <w:jc w:val="center"/>
        </w:trPr>
        <w:tc>
          <w:tcPr>
            <w:tcW w:w="284" w:type="dxa"/>
            <w:vMerge w:val="restart"/>
            <w:tcBorders>
              <w:top w:val="single" w:sz="8" w:space="0" w:color="152935"/>
              <w:left w:val="nil"/>
              <w:bottom w:val="single" w:sz="8" w:space="0" w:color="152935"/>
              <w:right w:val="nil"/>
            </w:tcBorders>
            <w:shd w:val="clear" w:color="auto" w:fill="E0E0E0"/>
          </w:tcPr>
          <w:p w14:paraId="4E2EF580" w14:textId="77777777" w:rsidR="00573422" w:rsidRPr="006A3EDF" w:rsidRDefault="00573422" w:rsidP="0075202B">
            <w:pPr>
              <w:autoSpaceDE w:val="0"/>
              <w:autoSpaceDN w:val="0"/>
              <w:adjustRightInd w:val="0"/>
              <w:spacing w:after="0" w:line="320" w:lineRule="atLeast"/>
              <w:ind w:right="60"/>
              <w:jc w:val="left"/>
              <w:rPr>
                <w:rFonts w:ascii="Arial" w:eastAsiaTheme="minorHAnsi" w:hAnsi="Arial" w:cs="Arial"/>
                <w:sz w:val="24"/>
                <w:szCs w:val="24"/>
              </w:rPr>
            </w:pPr>
          </w:p>
        </w:tc>
        <w:tc>
          <w:tcPr>
            <w:tcW w:w="1759" w:type="dxa"/>
            <w:tcBorders>
              <w:top w:val="single" w:sz="8" w:space="0" w:color="152935"/>
              <w:left w:val="nil"/>
              <w:bottom w:val="single" w:sz="8" w:space="0" w:color="AEAEAE"/>
              <w:right w:val="nil"/>
            </w:tcBorders>
            <w:shd w:val="clear" w:color="auto" w:fill="E0E0E0"/>
          </w:tcPr>
          <w:p w14:paraId="7A8D1DF1" w14:textId="77777777" w:rsidR="00573422" w:rsidRPr="006A3EDF" w:rsidRDefault="00573422"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Ágil</w:t>
            </w:r>
          </w:p>
        </w:tc>
        <w:tc>
          <w:tcPr>
            <w:tcW w:w="1359" w:type="dxa"/>
            <w:tcBorders>
              <w:top w:val="single" w:sz="8" w:space="0" w:color="152935"/>
              <w:left w:val="nil"/>
              <w:bottom w:val="single" w:sz="8" w:space="0" w:color="AEAEAE"/>
              <w:right w:val="single" w:sz="8" w:space="0" w:color="E0E0E0"/>
            </w:tcBorders>
            <w:shd w:val="clear" w:color="auto" w:fill="FFFFFF"/>
          </w:tcPr>
          <w:p w14:paraId="12C29CB7" w14:textId="77777777"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8" w:space="0" w:color="152935"/>
              <w:left w:val="single" w:sz="8" w:space="0" w:color="E0E0E0"/>
              <w:bottom w:val="single" w:sz="8" w:space="0" w:color="AEAEAE"/>
              <w:right w:val="nil"/>
            </w:tcBorders>
            <w:shd w:val="clear" w:color="auto" w:fill="FFFFFF"/>
          </w:tcPr>
          <w:p w14:paraId="4F02DD30" w14:textId="66AE5273"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64,9</w:t>
            </w:r>
            <w:r w:rsidR="00122969">
              <w:rPr>
                <w:rFonts w:ascii="Arial" w:eastAsiaTheme="minorHAnsi" w:hAnsi="Arial" w:cs="Arial"/>
                <w:sz w:val="24"/>
                <w:szCs w:val="24"/>
              </w:rPr>
              <w:t>%</w:t>
            </w:r>
          </w:p>
        </w:tc>
      </w:tr>
      <w:tr w:rsidR="00573422" w:rsidRPr="006A3EDF" w14:paraId="4C4A7A7A" w14:textId="77777777" w:rsidTr="00FE76AC">
        <w:trPr>
          <w:cantSplit/>
          <w:jc w:val="center"/>
        </w:trPr>
        <w:tc>
          <w:tcPr>
            <w:tcW w:w="284" w:type="dxa"/>
            <w:vMerge/>
            <w:tcBorders>
              <w:top w:val="single" w:sz="8" w:space="0" w:color="152935"/>
              <w:left w:val="nil"/>
              <w:bottom w:val="single" w:sz="8" w:space="0" w:color="152935"/>
              <w:right w:val="nil"/>
            </w:tcBorders>
            <w:shd w:val="clear" w:color="auto" w:fill="E0E0E0"/>
          </w:tcPr>
          <w:p w14:paraId="77A8B416" w14:textId="77777777" w:rsidR="00573422" w:rsidRPr="006A3EDF" w:rsidRDefault="00573422" w:rsidP="0075202B">
            <w:pPr>
              <w:autoSpaceDE w:val="0"/>
              <w:autoSpaceDN w:val="0"/>
              <w:adjustRightInd w:val="0"/>
              <w:spacing w:after="0"/>
              <w:jc w:val="left"/>
              <w:rPr>
                <w:rFonts w:ascii="Arial" w:eastAsiaTheme="minorHAnsi" w:hAnsi="Arial" w:cs="Arial"/>
                <w:sz w:val="24"/>
                <w:szCs w:val="24"/>
              </w:rPr>
            </w:pPr>
          </w:p>
        </w:tc>
        <w:tc>
          <w:tcPr>
            <w:tcW w:w="1759" w:type="dxa"/>
            <w:tcBorders>
              <w:top w:val="single" w:sz="8" w:space="0" w:color="AEAEAE"/>
              <w:left w:val="nil"/>
              <w:bottom w:val="single" w:sz="8" w:space="0" w:color="AEAEAE"/>
              <w:right w:val="nil"/>
            </w:tcBorders>
            <w:shd w:val="clear" w:color="auto" w:fill="E0E0E0"/>
          </w:tcPr>
          <w:p w14:paraId="1E11AE06" w14:textId="77777777" w:rsidR="00573422" w:rsidRPr="006A3EDF" w:rsidRDefault="00573422"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Híbrida</w:t>
            </w:r>
          </w:p>
        </w:tc>
        <w:tc>
          <w:tcPr>
            <w:tcW w:w="1359" w:type="dxa"/>
            <w:tcBorders>
              <w:top w:val="single" w:sz="8" w:space="0" w:color="AEAEAE"/>
              <w:left w:val="nil"/>
              <w:bottom w:val="single" w:sz="8" w:space="0" w:color="AEAEAE"/>
              <w:right w:val="single" w:sz="8" w:space="0" w:color="E0E0E0"/>
            </w:tcBorders>
            <w:shd w:val="clear" w:color="auto" w:fill="FFFFFF"/>
          </w:tcPr>
          <w:p w14:paraId="274DE3BD" w14:textId="77777777"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72268F0B" w14:textId="489DE4A3"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27,4</w:t>
            </w:r>
            <w:r w:rsidR="00122969">
              <w:rPr>
                <w:rFonts w:ascii="Arial" w:eastAsiaTheme="minorHAnsi" w:hAnsi="Arial" w:cs="Arial"/>
                <w:sz w:val="24"/>
                <w:szCs w:val="24"/>
              </w:rPr>
              <w:t>%</w:t>
            </w:r>
          </w:p>
        </w:tc>
      </w:tr>
      <w:tr w:rsidR="00573422" w:rsidRPr="006A3EDF" w14:paraId="6D73CCD1" w14:textId="77777777" w:rsidTr="00FE76AC">
        <w:trPr>
          <w:cantSplit/>
          <w:jc w:val="center"/>
        </w:trPr>
        <w:tc>
          <w:tcPr>
            <w:tcW w:w="284" w:type="dxa"/>
            <w:vMerge/>
            <w:tcBorders>
              <w:top w:val="single" w:sz="8" w:space="0" w:color="152935"/>
              <w:left w:val="nil"/>
              <w:bottom w:val="single" w:sz="8" w:space="0" w:color="152935"/>
              <w:right w:val="nil"/>
            </w:tcBorders>
            <w:shd w:val="clear" w:color="auto" w:fill="E0E0E0"/>
          </w:tcPr>
          <w:p w14:paraId="6049804C" w14:textId="77777777" w:rsidR="00573422" w:rsidRPr="006A3EDF" w:rsidRDefault="00573422" w:rsidP="0075202B">
            <w:pPr>
              <w:autoSpaceDE w:val="0"/>
              <w:autoSpaceDN w:val="0"/>
              <w:adjustRightInd w:val="0"/>
              <w:spacing w:after="0"/>
              <w:jc w:val="left"/>
              <w:rPr>
                <w:rFonts w:ascii="Arial" w:eastAsiaTheme="minorHAnsi" w:hAnsi="Arial" w:cs="Arial"/>
                <w:sz w:val="24"/>
                <w:szCs w:val="24"/>
              </w:rPr>
            </w:pPr>
          </w:p>
        </w:tc>
        <w:tc>
          <w:tcPr>
            <w:tcW w:w="1759" w:type="dxa"/>
            <w:tcBorders>
              <w:top w:val="single" w:sz="8" w:space="0" w:color="AEAEAE"/>
              <w:left w:val="nil"/>
              <w:bottom w:val="single" w:sz="8" w:space="0" w:color="AEAEAE"/>
              <w:right w:val="nil"/>
            </w:tcBorders>
            <w:shd w:val="clear" w:color="auto" w:fill="E0E0E0"/>
          </w:tcPr>
          <w:p w14:paraId="7ECBC59D" w14:textId="77777777" w:rsidR="00573422" w:rsidRPr="006A3EDF" w:rsidRDefault="00573422"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Tradicional</w:t>
            </w:r>
          </w:p>
        </w:tc>
        <w:tc>
          <w:tcPr>
            <w:tcW w:w="1359" w:type="dxa"/>
            <w:tcBorders>
              <w:top w:val="single" w:sz="8" w:space="0" w:color="AEAEAE"/>
              <w:left w:val="nil"/>
              <w:bottom w:val="single" w:sz="8" w:space="0" w:color="AEAEAE"/>
              <w:right w:val="single" w:sz="8" w:space="0" w:color="E0E0E0"/>
            </w:tcBorders>
            <w:shd w:val="clear" w:color="auto" w:fill="FFFFFF"/>
          </w:tcPr>
          <w:p w14:paraId="6A69085A" w14:textId="77777777"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8" w:space="0" w:color="AEAEAE"/>
              <w:right w:val="nil"/>
            </w:tcBorders>
            <w:shd w:val="clear" w:color="auto" w:fill="FFFFFF"/>
          </w:tcPr>
          <w:p w14:paraId="5A724953" w14:textId="6C591967"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7,7</w:t>
            </w:r>
            <w:r w:rsidR="00122969">
              <w:rPr>
                <w:rFonts w:ascii="Arial" w:eastAsiaTheme="minorHAnsi" w:hAnsi="Arial" w:cs="Arial"/>
                <w:sz w:val="24"/>
                <w:szCs w:val="24"/>
              </w:rPr>
              <w:t>%</w:t>
            </w:r>
          </w:p>
        </w:tc>
      </w:tr>
      <w:tr w:rsidR="00573422" w:rsidRPr="006A3EDF" w14:paraId="3BEFDA12" w14:textId="77777777" w:rsidTr="00FE76AC">
        <w:trPr>
          <w:cantSplit/>
          <w:jc w:val="center"/>
        </w:trPr>
        <w:tc>
          <w:tcPr>
            <w:tcW w:w="284" w:type="dxa"/>
            <w:vMerge/>
            <w:tcBorders>
              <w:top w:val="single" w:sz="8" w:space="0" w:color="152935"/>
              <w:left w:val="nil"/>
              <w:bottom w:val="single" w:sz="8" w:space="0" w:color="152935"/>
              <w:right w:val="nil"/>
            </w:tcBorders>
            <w:shd w:val="clear" w:color="auto" w:fill="E0E0E0"/>
          </w:tcPr>
          <w:p w14:paraId="0E855BB3" w14:textId="77777777" w:rsidR="00573422" w:rsidRPr="006A3EDF" w:rsidRDefault="00573422" w:rsidP="0075202B">
            <w:pPr>
              <w:autoSpaceDE w:val="0"/>
              <w:autoSpaceDN w:val="0"/>
              <w:adjustRightInd w:val="0"/>
              <w:spacing w:after="0"/>
              <w:jc w:val="left"/>
              <w:rPr>
                <w:rFonts w:ascii="Arial" w:eastAsiaTheme="minorHAnsi" w:hAnsi="Arial" w:cs="Arial"/>
                <w:sz w:val="24"/>
                <w:szCs w:val="24"/>
              </w:rPr>
            </w:pPr>
          </w:p>
        </w:tc>
        <w:tc>
          <w:tcPr>
            <w:tcW w:w="1759" w:type="dxa"/>
            <w:tcBorders>
              <w:top w:val="single" w:sz="8" w:space="0" w:color="AEAEAE"/>
              <w:left w:val="nil"/>
              <w:bottom w:val="single" w:sz="8" w:space="0" w:color="152935"/>
              <w:right w:val="nil"/>
            </w:tcBorders>
            <w:shd w:val="clear" w:color="auto" w:fill="E0E0E0"/>
          </w:tcPr>
          <w:p w14:paraId="2D1B998D" w14:textId="77777777" w:rsidR="00573422" w:rsidRPr="006A3EDF" w:rsidRDefault="00573422"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Total</w:t>
            </w:r>
          </w:p>
        </w:tc>
        <w:tc>
          <w:tcPr>
            <w:tcW w:w="1359" w:type="dxa"/>
            <w:tcBorders>
              <w:top w:val="single" w:sz="8" w:space="0" w:color="AEAEAE"/>
              <w:left w:val="nil"/>
              <w:bottom w:val="single" w:sz="8" w:space="0" w:color="152935"/>
              <w:right w:val="single" w:sz="8" w:space="0" w:color="E0E0E0"/>
            </w:tcBorders>
            <w:shd w:val="clear" w:color="auto" w:fill="FFFFFF"/>
          </w:tcPr>
          <w:p w14:paraId="16DE808E" w14:textId="77777777"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453</w:t>
            </w:r>
          </w:p>
        </w:tc>
        <w:tc>
          <w:tcPr>
            <w:tcW w:w="1701" w:type="dxa"/>
            <w:tcBorders>
              <w:top w:val="single" w:sz="8" w:space="0" w:color="AEAEAE"/>
              <w:left w:val="single" w:sz="8" w:space="0" w:color="E0E0E0"/>
              <w:bottom w:val="single" w:sz="8" w:space="0" w:color="152935"/>
              <w:right w:val="nil"/>
            </w:tcBorders>
            <w:shd w:val="clear" w:color="auto" w:fill="FFFFFF"/>
          </w:tcPr>
          <w:p w14:paraId="70F68241" w14:textId="31307C9B"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100,0</w:t>
            </w:r>
            <w:r w:rsidR="00122969">
              <w:rPr>
                <w:rFonts w:ascii="Arial" w:eastAsiaTheme="minorHAnsi" w:hAnsi="Arial" w:cs="Arial"/>
                <w:sz w:val="24"/>
                <w:szCs w:val="24"/>
              </w:rPr>
              <w:t>%</w:t>
            </w:r>
          </w:p>
        </w:tc>
      </w:tr>
    </w:tbl>
    <w:p w14:paraId="7B845469" w14:textId="2BF541A7" w:rsidR="00125F2C" w:rsidRDefault="005662FB" w:rsidP="00FF2AD4">
      <w:pPr>
        <w:pStyle w:val="PhD-Title2"/>
      </w:pPr>
      <w:bookmarkStart w:id="199" w:name="_Toc42242465"/>
      <w:r>
        <w:t>SATISFAÇÃO NA ENGENHARIA DE SOFTWARE</w:t>
      </w:r>
      <w:bookmarkEnd w:id="199"/>
    </w:p>
    <w:p w14:paraId="1EA72E84" w14:textId="42A93FC2" w:rsidR="00125F2C"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 xml:space="preserve">Para investigar a satisfação do Engenheiro de Software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 conforme explicado na seção 4.4</w:t>
      </w:r>
      <w:r w:rsidRPr="006A3EDF">
        <w:rPr>
          <w:rFonts w:ascii="Arial" w:hAnsi="Arial" w:cs="Arial"/>
          <w:sz w:val="24"/>
          <w:szCs w:val="24"/>
        </w:rPr>
        <w:t xml:space="preserve">. A </w:t>
      </w:r>
      <w:r w:rsidRPr="006A3EDF">
        <w:rPr>
          <w:rFonts w:ascii="Arial" w:hAnsi="Arial" w:cs="Arial"/>
          <w:sz w:val="24"/>
          <w:szCs w:val="24"/>
        </w:rPr>
        <w:fldChar w:fldCharType="begin"/>
      </w:r>
      <w:r w:rsidRPr="006A3EDF">
        <w:rPr>
          <w:rFonts w:ascii="Arial" w:hAnsi="Arial" w:cs="Arial"/>
          <w:sz w:val="24"/>
          <w:szCs w:val="24"/>
        </w:rPr>
        <w:instrText xml:space="preserve"> REF _Ref28587626 \h </w:instrText>
      </w:r>
      <w:r w:rsidR="005341E7" w:rsidRPr="006A3EDF">
        <w:rPr>
          <w:rFonts w:ascii="Arial" w:hAnsi="Arial" w:cs="Arial"/>
          <w:sz w:val="24"/>
          <w:szCs w:val="24"/>
        </w:rPr>
        <w:instrText xml:space="preserve"> \* MERGEFORMAT </w:instrText>
      </w:r>
      <w:r w:rsidRPr="006A3EDF">
        <w:rPr>
          <w:rFonts w:ascii="Arial" w:hAnsi="Arial" w:cs="Arial"/>
          <w:sz w:val="24"/>
          <w:szCs w:val="24"/>
        </w:rPr>
      </w:r>
      <w:r w:rsidRPr="006A3EDF">
        <w:rPr>
          <w:rFonts w:ascii="Arial" w:hAnsi="Arial" w:cs="Arial"/>
          <w:sz w:val="24"/>
          <w:szCs w:val="24"/>
        </w:rPr>
        <w:fldChar w:fldCharType="separate"/>
      </w:r>
      <w:r w:rsidR="008B7E59" w:rsidRPr="008B7E59">
        <w:rPr>
          <w:rFonts w:ascii="Arial" w:hAnsi="Arial" w:cs="Arial"/>
          <w:sz w:val="24"/>
          <w:szCs w:val="24"/>
        </w:rPr>
        <w:t xml:space="preserve">Tabela </w:t>
      </w:r>
      <w:r w:rsidR="008B7E59" w:rsidRPr="008B7E59">
        <w:rPr>
          <w:rFonts w:ascii="Arial" w:hAnsi="Arial" w:cs="Arial"/>
          <w:noProof/>
          <w:sz w:val="24"/>
          <w:szCs w:val="24"/>
        </w:rPr>
        <w:t>8</w:t>
      </w:r>
      <w:r w:rsidRPr="006A3EDF">
        <w:rPr>
          <w:rFonts w:ascii="Arial" w:hAnsi="Arial" w:cs="Arial"/>
          <w:sz w:val="24"/>
          <w:szCs w:val="24"/>
        </w:rPr>
        <w:fldChar w:fldCharType="end"/>
      </w:r>
      <w:r w:rsidRPr="006A3EDF">
        <w:rPr>
          <w:rFonts w:ascii="Arial" w:hAnsi="Arial" w:cs="Arial"/>
          <w:sz w:val="24"/>
          <w:szCs w:val="24"/>
        </w:rPr>
        <w:t xml:space="preserve"> apresenta as estatísticas descritivas de cada pergunta do constructo satisfação</w:t>
      </w:r>
      <w:r w:rsidR="002C6665">
        <w:rPr>
          <w:rFonts w:ascii="Arial" w:hAnsi="Arial" w:cs="Arial"/>
          <w:sz w:val="24"/>
          <w:szCs w:val="24"/>
        </w:rPr>
        <w:t>, em que</w:t>
      </w:r>
      <w:r w:rsidRPr="006A3EDF">
        <w:rPr>
          <w:rFonts w:ascii="Arial" w:hAnsi="Arial" w:cs="Arial"/>
          <w:sz w:val="24"/>
          <w:szCs w:val="24"/>
        </w:rPr>
        <w:t xml:space="preserve"> SAT1 teve média de 5,32 com desvio padrão de 1,55, SAT2 teve média de 5,54 com desvio padrão de 1,54 </w:t>
      </w:r>
      <w:r w:rsidRPr="006A3EDF">
        <w:rPr>
          <w:rFonts w:ascii="Arial" w:hAnsi="Arial" w:cs="Arial"/>
          <w:sz w:val="24"/>
          <w:szCs w:val="24"/>
        </w:rPr>
        <w:lastRenderedPageBreak/>
        <w:t xml:space="preserve">e SAT3 teve média de </w:t>
      </w:r>
      <w:r w:rsidR="00D14AA7" w:rsidRPr="006A3EDF">
        <w:rPr>
          <w:rFonts w:ascii="Arial" w:hAnsi="Arial" w:cs="Arial"/>
          <w:sz w:val="24"/>
          <w:szCs w:val="24"/>
        </w:rPr>
        <w:t>1,86</w:t>
      </w:r>
      <w:r w:rsidRPr="006A3EDF">
        <w:rPr>
          <w:rFonts w:ascii="Arial" w:hAnsi="Arial" w:cs="Arial"/>
          <w:sz w:val="24"/>
          <w:szCs w:val="24"/>
        </w:rPr>
        <w:t xml:space="preserve"> com desvio padrão de 1,</w:t>
      </w:r>
      <w:r w:rsidR="00D14AA7" w:rsidRPr="006A3EDF">
        <w:rPr>
          <w:rFonts w:ascii="Arial" w:hAnsi="Arial" w:cs="Arial"/>
          <w:sz w:val="24"/>
          <w:szCs w:val="24"/>
        </w:rPr>
        <w:t>45</w:t>
      </w:r>
      <w:r w:rsidRPr="006A3EDF">
        <w:rPr>
          <w:rFonts w:ascii="Arial" w:hAnsi="Arial" w:cs="Arial"/>
          <w:sz w:val="24"/>
          <w:szCs w:val="24"/>
        </w:rPr>
        <w:t xml:space="preserve">.  </w:t>
      </w:r>
      <w:r w:rsidR="0079451F" w:rsidRPr="006A3EDF">
        <w:rPr>
          <w:rFonts w:ascii="Arial" w:hAnsi="Arial" w:cs="Arial"/>
          <w:sz w:val="24"/>
          <w:szCs w:val="24"/>
        </w:rPr>
        <w:t xml:space="preserve">Além disso, todos os valores variaram de 1 até 7. </w:t>
      </w:r>
    </w:p>
    <w:p w14:paraId="0EB046DD" w14:textId="6B6BA4E6" w:rsidR="00125F2C" w:rsidRPr="006A3EDF" w:rsidRDefault="00125F2C" w:rsidP="00125F2C">
      <w:pPr>
        <w:pStyle w:val="Legenda"/>
        <w:keepNext/>
        <w:rPr>
          <w:rFonts w:ascii="Arial" w:hAnsi="Arial" w:cs="Arial"/>
        </w:rPr>
      </w:pPr>
      <w:bookmarkStart w:id="200" w:name="_Ref28587626"/>
      <w:bookmarkStart w:id="201" w:name="_Toc31965947"/>
      <w:bookmarkStart w:id="202" w:name="_Toc43927101"/>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8</w:t>
      </w:r>
      <w:r w:rsidRPr="006A3EDF">
        <w:rPr>
          <w:rFonts w:ascii="Arial" w:hAnsi="Arial" w:cs="Arial"/>
        </w:rPr>
        <w:fldChar w:fldCharType="end"/>
      </w:r>
      <w:bookmarkEnd w:id="200"/>
      <w:r w:rsidRPr="006A3EDF">
        <w:rPr>
          <w:rFonts w:ascii="Arial" w:hAnsi="Arial" w:cs="Arial"/>
        </w:rPr>
        <w:t xml:space="preserve"> -Estatística descritiva de satisfação</w:t>
      </w:r>
      <w:bookmarkEnd w:id="201"/>
      <w:bookmarkEnd w:id="202"/>
    </w:p>
    <w:tbl>
      <w:tblPr>
        <w:tblW w:w="47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1030"/>
        <w:gridCol w:w="1276"/>
      </w:tblGrid>
      <w:tr w:rsidR="0079451F" w:rsidRPr="006A3EDF" w14:paraId="43C93F15" w14:textId="77777777" w:rsidTr="0079451F">
        <w:trPr>
          <w:cantSplit/>
          <w:jc w:val="center"/>
        </w:trPr>
        <w:tc>
          <w:tcPr>
            <w:tcW w:w="2459" w:type="dxa"/>
            <w:tcBorders>
              <w:top w:val="nil"/>
              <w:left w:val="nil"/>
              <w:bottom w:val="single" w:sz="8" w:space="0" w:color="152935"/>
              <w:right w:val="nil"/>
            </w:tcBorders>
            <w:shd w:val="clear" w:color="auto" w:fill="FFFFFF"/>
            <w:vAlign w:val="bottom"/>
          </w:tcPr>
          <w:p w14:paraId="1B9B35A6" w14:textId="77777777" w:rsidR="0079451F" w:rsidRPr="006A3EDF" w:rsidRDefault="0079451F" w:rsidP="00AA54F0">
            <w:pPr>
              <w:autoSpaceDE w:val="0"/>
              <w:autoSpaceDN w:val="0"/>
              <w:adjustRightInd w:val="0"/>
              <w:spacing w:after="0"/>
              <w:jc w:val="center"/>
              <w:rPr>
                <w:rFonts w:ascii="Arial" w:eastAsiaTheme="minorHAnsi" w:hAnsi="Arial" w:cs="Arial"/>
                <w:sz w:val="24"/>
                <w:szCs w:val="24"/>
              </w:rPr>
            </w:pP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5B27BCBD"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Média</w:t>
            </w:r>
          </w:p>
        </w:tc>
        <w:tc>
          <w:tcPr>
            <w:tcW w:w="1276" w:type="dxa"/>
            <w:tcBorders>
              <w:top w:val="nil"/>
              <w:left w:val="single" w:sz="8" w:space="0" w:color="E0E0E0"/>
              <w:bottom w:val="single" w:sz="8" w:space="0" w:color="152935"/>
              <w:right w:val="nil"/>
            </w:tcBorders>
            <w:shd w:val="clear" w:color="auto" w:fill="FFFFFF"/>
            <w:vAlign w:val="bottom"/>
          </w:tcPr>
          <w:p w14:paraId="1E80870A"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Erro Desvio</w:t>
            </w:r>
          </w:p>
        </w:tc>
      </w:tr>
      <w:tr w:rsidR="0079451F" w:rsidRPr="006A3EDF" w14:paraId="68806AB5" w14:textId="77777777" w:rsidTr="0079451F">
        <w:trPr>
          <w:cantSplit/>
          <w:jc w:val="center"/>
        </w:trPr>
        <w:tc>
          <w:tcPr>
            <w:tcW w:w="2459" w:type="dxa"/>
            <w:tcBorders>
              <w:top w:val="single" w:sz="8" w:space="0" w:color="152935"/>
              <w:left w:val="nil"/>
              <w:bottom w:val="single" w:sz="8" w:space="0" w:color="AEAEAE"/>
              <w:right w:val="nil"/>
            </w:tcBorders>
            <w:shd w:val="clear" w:color="auto" w:fill="E0E0E0"/>
          </w:tcPr>
          <w:p w14:paraId="1A85E82A"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SAT1 - Considerando tudo estou satisfeito com meu trabalho</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0D9564C9"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3748375B"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125DDD67" w14:textId="77777777" w:rsidTr="0079451F">
        <w:trPr>
          <w:cantSplit/>
          <w:jc w:val="center"/>
        </w:trPr>
        <w:tc>
          <w:tcPr>
            <w:tcW w:w="2459" w:type="dxa"/>
            <w:tcBorders>
              <w:top w:val="single" w:sz="8" w:space="0" w:color="AEAEAE"/>
              <w:left w:val="nil"/>
              <w:bottom w:val="single" w:sz="8" w:space="0" w:color="AEAEAE"/>
              <w:right w:val="nil"/>
            </w:tcBorders>
            <w:shd w:val="clear" w:color="auto" w:fill="E0E0E0"/>
          </w:tcPr>
          <w:p w14:paraId="218A9AFD"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4761F69"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129FAA88"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52669917" w14:textId="77777777" w:rsidTr="0079451F">
        <w:trPr>
          <w:cantSplit/>
          <w:jc w:val="center"/>
        </w:trPr>
        <w:tc>
          <w:tcPr>
            <w:tcW w:w="2459" w:type="dxa"/>
            <w:tcBorders>
              <w:top w:val="single" w:sz="8" w:space="0" w:color="AEAEAE"/>
              <w:left w:val="nil"/>
              <w:bottom w:val="single" w:sz="8" w:space="0" w:color="AEAEAE"/>
              <w:right w:val="nil"/>
            </w:tcBorders>
            <w:shd w:val="clear" w:color="auto" w:fill="E0E0E0"/>
          </w:tcPr>
          <w:p w14:paraId="3603828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5183FA7" w14:textId="4ED01BC0"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1E4EDC50" w14:textId="29D39471"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450BF1C1"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465EC850"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4363BDD3" w14:textId="31FE86A1" w:rsidR="004E095F" w:rsidRPr="0058183D" w:rsidRDefault="001833A3" w:rsidP="00825DC1">
      <w:pPr>
        <w:spacing w:line="360" w:lineRule="auto"/>
        <w:ind w:firstLine="720"/>
        <w:rPr>
          <w:rFonts w:ascii="Arial" w:hAnsi="Arial" w:cs="Arial"/>
          <w:color w:val="222222"/>
          <w:sz w:val="24"/>
          <w:szCs w:val="24"/>
          <w:shd w:val="clear" w:color="auto" w:fill="FFFFFF"/>
        </w:rPr>
      </w:pPr>
      <w:r w:rsidRPr="006A3EDF">
        <w:rPr>
          <w:rFonts w:ascii="Arial" w:hAnsi="Arial" w:cs="Arial"/>
          <w:sz w:val="24"/>
          <w:szCs w:val="24"/>
        </w:rPr>
        <w:t xml:space="preserve">A </w:t>
      </w:r>
      <w:r w:rsidR="00123188" w:rsidRPr="006A3EDF">
        <w:rPr>
          <w:rFonts w:ascii="Arial" w:hAnsi="Arial" w:cs="Arial"/>
          <w:sz w:val="24"/>
          <w:szCs w:val="24"/>
        </w:rPr>
        <w:fldChar w:fldCharType="begin"/>
      </w:r>
      <w:r w:rsidR="00123188" w:rsidRPr="006A3EDF">
        <w:rPr>
          <w:rFonts w:ascii="Arial" w:hAnsi="Arial" w:cs="Arial"/>
          <w:sz w:val="24"/>
          <w:szCs w:val="24"/>
        </w:rPr>
        <w:instrText xml:space="preserve"> REF _Ref28590920 \h  \* MERGEFORMAT </w:instrText>
      </w:r>
      <w:r w:rsidR="00123188" w:rsidRPr="006A3EDF">
        <w:rPr>
          <w:rFonts w:ascii="Arial" w:hAnsi="Arial" w:cs="Arial"/>
          <w:sz w:val="24"/>
          <w:szCs w:val="24"/>
        </w:rPr>
      </w:r>
      <w:r w:rsidR="00123188" w:rsidRPr="006A3EDF">
        <w:rPr>
          <w:rFonts w:ascii="Arial" w:hAnsi="Arial" w:cs="Arial"/>
          <w:sz w:val="24"/>
          <w:szCs w:val="24"/>
        </w:rPr>
        <w:fldChar w:fldCharType="separate"/>
      </w:r>
      <w:r w:rsidR="0076183D" w:rsidRPr="0076183D">
        <w:rPr>
          <w:rFonts w:ascii="Arial" w:hAnsi="Arial" w:cs="Arial"/>
          <w:sz w:val="24"/>
          <w:szCs w:val="24"/>
        </w:rPr>
        <w:t xml:space="preserve">Tabela </w:t>
      </w:r>
      <w:r w:rsidR="0076183D" w:rsidRPr="0076183D">
        <w:rPr>
          <w:rFonts w:ascii="Arial" w:hAnsi="Arial" w:cs="Arial"/>
          <w:noProof/>
          <w:sz w:val="24"/>
          <w:szCs w:val="24"/>
        </w:rPr>
        <w:t>9</w:t>
      </w:r>
      <w:r w:rsidR="00123188" w:rsidRPr="006A3EDF">
        <w:rPr>
          <w:rFonts w:ascii="Arial" w:hAnsi="Arial" w:cs="Arial"/>
          <w:sz w:val="24"/>
          <w:szCs w:val="24"/>
        </w:rPr>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 xml:space="preserve">s. </w:t>
      </w:r>
    </w:p>
    <w:p w14:paraId="3F822245" w14:textId="055E5E67" w:rsidR="00125F2C" w:rsidRPr="00017F73" w:rsidRDefault="00125F2C" w:rsidP="00125F2C">
      <w:pPr>
        <w:pStyle w:val="Legenda"/>
        <w:keepNext/>
        <w:rPr>
          <w:sz w:val="20"/>
          <w:szCs w:val="20"/>
        </w:rPr>
      </w:pPr>
      <w:bookmarkStart w:id="203" w:name="_Ref28590920"/>
      <w:bookmarkStart w:id="204" w:name="_Toc31965951"/>
      <w:bookmarkStart w:id="205" w:name="_Toc43927105"/>
      <w:r w:rsidRPr="00017F73">
        <w:rPr>
          <w:sz w:val="20"/>
          <w:szCs w:val="20"/>
        </w:rPr>
        <w:t xml:space="preserve">Tabela </w:t>
      </w:r>
      <w:r w:rsidRPr="00017F73">
        <w:rPr>
          <w:sz w:val="20"/>
          <w:szCs w:val="20"/>
        </w:rPr>
        <w:fldChar w:fldCharType="begin"/>
      </w:r>
      <w:r w:rsidRPr="00017F73">
        <w:rPr>
          <w:sz w:val="20"/>
          <w:szCs w:val="20"/>
        </w:rPr>
        <w:instrText xml:space="preserve"> SEQ Tabela \* ARABIC </w:instrText>
      </w:r>
      <w:r w:rsidRPr="00017F73">
        <w:rPr>
          <w:sz w:val="20"/>
          <w:szCs w:val="20"/>
        </w:rPr>
        <w:fldChar w:fldCharType="separate"/>
      </w:r>
      <w:r w:rsidR="00CE748A">
        <w:rPr>
          <w:noProof/>
          <w:sz w:val="20"/>
          <w:szCs w:val="20"/>
        </w:rPr>
        <w:t>9</w:t>
      </w:r>
      <w:r w:rsidRPr="00017F73">
        <w:rPr>
          <w:sz w:val="20"/>
          <w:szCs w:val="20"/>
        </w:rPr>
        <w:fldChar w:fldCharType="end"/>
      </w:r>
      <w:bookmarkEnd w:id="203"/>
      <w:r w:rsidRPr="00017F73">
        <w:rPr>
          <w:sz w:val="20"/>
          <w:szCs w:val="20"/>
        </w:rPr>
        <w:t xml:space="preserve"> - Matriz de correlações entre os itens de satisfação</w:t>
      </w:r>
      <w:bookmarkEnd w:id="204"/>
      <w:bookmarkEnd w:id="205"/>
    </w:p>
    <w:tbl>
      <w:tblPr>
        <w:tblW w:w="6266" w:type="dxa"/>
        <w:tblInd w:w="10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28"/>
        <w:gridCol w:w="1395"/>
        <w:gridCol w:w="1395"/>
        <w:gridCol w:w="1148"/>
      </w:tblGrid>
      <w:tr w:rsidR="00125F2C" w:rsidRPr="00A926FA" w14:paraId="4E0ADE30" w14:textId="77777777" w:rsidTr="004A1A1F">
        <w:trPr>
          <w:cantSplit/>
          <w:trHeight w:val="299"/>
        </w:trPr>
        <w:tc>
          <w:tcPr>
            <w:tcW w:w="2328" w:type="dxa"/>
            <w:tcBorders>
              <w:top w:val="nil"/>
              <w:left w:val="nil"/>
              <w:bottom w:val="single" w:sz="8" w:space="0" w:color="152935"/>
              <w:right w:val="nil"/>
            </w:tcBorders>
            <w:shd w:val="clear" w:color="auto" w:fill="FFFFFF"/>
            <w:vAlign w:val="bottom"/>
          </w:tcPr>
          <w:p w14:paraId="7E699684"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395" w:type="dxa"/>
            <w:tcBorders>
              <w:top w:val="nil"/>
              <w:left w:val="nil"/>
              <w:bottom w:val="single" w:sz="8" w:space="0" w:color="152935"/>
              <w:right w:val="single" w:sz="8" w:space="0" w:color="E0E0E0"/>
            </w:tcBorders>
            <w:shd w:val="clear" w:color="auto" w:fill="FFFFFF"/>
            <w:vAlign w:val="bottom"/>
          </w:tcPr>
          <w:p w14:paraId="33C043E9"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SAT1</w:t>
            </w:r>
          </w:p>
        </w:tc>
        <w:tc>
          <w:tcPr>
            <w:tcW w:w="1395" w:type="dxa"/>
            <w:tcBorders>
              <w:top w:val="nil"/>
              <w:left w:val="single" w:sz="8" w:space="0" w:color="E0E0E0"/>
              <w:bottom w:val="single" w:sz="8" w:space="0" w:color="152935"/>
              <w:right w:val="single" w:sz="8" w:space="0" w:color="E0E0E0"/>
            </w:tcBorders>
            <w:shd w:val="clear" w:color="auto" w:fill="FFFFFF"/>
            <w:vAlign w:val="bottom"/>
          </w:tcPr>
          <w:p w14:paraId="71FA0228"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SAT2</w:t>
            </w:r>
          </w:p>
        </w:tc>
        <w:tc>
          <w:tcPr>
            <w:tcW w:w="1148" w:type="dxa"/>
            <w:tcBorders>
              <w:top w:val="nil"/>
              <w:left w:val="single" w:sz="8" w:space="0" w:color="E0E0E0"/>
              <w:bottom w:val="single" w:sz="8" w:space="0" w:color="152935"/>
              <w:right w:val="nil"/>
            </w:tcBorders>
            <w:shd w:val="clear" w:color="auto" w:fill="FFFFFF"/>
            <w:vAlign w:val="bottom"/>
          </w:tcPr>
          <w:p w14:paraId="1F31A16F"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SAT3</w:t>
            </w:r>
          </w:p>
        </w:tc>
      </w:tr>
      <w:tr w:rsidR="00125F2C" w:rsidRPr="00A926FA" w14:paraId="613D6291" w14:textId="77777777" w:rsidTr="004A1A1F">
        <w:trPr>
          <w:cantSplit/>
          <w:trHeight w:val="886"/>
        </w:trPr>
        <w:tc>
          <w:tcPr>
            <w:tcW w:w="2328" w:type="dxa"/>
            <w:tcBorders>
              <w:top w:val="single" w:sz="8" w:space="0" w:color="152935"/>
              <w:left w:val="nil"/>
              <w:bottom w:val="single" w:sz="8" w:space="0" w:color="AEAEAE"/>
              <w:right w:val="nil"/>
            </w:tcBorders>
            <w:shd w:val="clear" w:color="auto" w:fill="E0E0E0"/>
          </w:tcPr>
          <w:p w14:paraId="11FAC07D"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 estou satisfeito com meu trabalho</w:t>
            </w:r>
          </w:p>
        </w:tc>
        <w:tc>
          <w:tcPr>
            <w:tcW w:w="1395" w:type="dxa"/>
            <w:tcBorders>
              <w:top w:val="single" w:sz="8" w:space="0" w:color="152935"/>
              <w:left w:val="nil"/>
              <w:bottom w:val="single" w:sz="8" w:space="0" w:color="AEAEAE"/>
              <w:right w:val="single" w:sz="8" w:space="0" w:color="E0E0E0"/>
            </w:tcBorders>
            <w:shd w:val="clear" w:color="auto" w:fill="FFFFFF"/>
          </w:tcPr>
          <w:p w14:paraId="5BB74836" w14:textId="4886FEA9"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395" w:type="dxa"/>
            <w:tcBorders>
              <w:top w:val="single" w:sz="8" w:space="0" w:color="152935"/>
              <w:left w:val="single" w:sz="8" w:space="0" w:color="E0E0E0"/>
              <w:bottom w:val="single" w:sz="8" w:space="0" w:color="AEAEAE"/>
              <w:right w:val="single" w:sz="8" w:space="0" w:color="E0E0E0"/>
            </w:tcBorders>
            <w:shd w:val="clear" w:color="auto" w:fill="FFFFFF"/>
          </w:tcPr>
          <w:p w14:paraId="215A206D" w14:textId="73047F26"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148" w:type="dxa"/>
            <w:tcBorders>
              <w:top w:val="single" w:sz="8" w:space="0" w:color="152935"/>
              <w:left w:val="single" w:sz="8" w:space="0" w:color="E0E0E0"/>
              <w:bottom w:val="single" w:sz="8" w:space="0" w:color="AEAEAE"/>
              <w:right w:val="nil"/>
            </w:tcBorders>
            <w:shd w:val="clear" w:color="auto" w:fill="FFFFFF"/>
          </w:tcPr>
          <w:p w14:paraId="199AC327" w14:textId="5686CB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206130DB" w14:textId="77777777" w:rsidTr="004A1A1F">
        <w:trPr>
          <w:cantSplit/>
          <w:trHeight w:val="588"/>
        </w:trPr>
        <w:tc>
          <w:tcPr>
            <w:tcW w:w="2328" w:type="dxa"/>
            <w:tcBorders>
              <w:top w:val="single" w:sz="8" w:space="0" w:color="AEAEAE"/>
              <w:left w:val="nil"/>
              <w:bottom w:val="single" w:sz="8" w:space="0" w:color="AEAEAE"/>
              <w:right w:val="nil"/>
            </w:tcBorders>
            <w:shd w:val="clear" w:color="auto" w:fill="E0E0E0"/>
          </w:tcPr>
          <w:p w14:paraId="0AFB45BF"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395" w:type="dxa"/>
            <w:tcBorders>
              <w:top w:val="single" w:sz="8" w:space="0" w:color="AEAEAE"/>
              <w:left w:val="nil"/>
              <w:bottom w:val="single" w:sz="8" w:space="0" w:color="AEAEAE"/>
              <w:right w:val="single" w:sz="8" w:space="0" w:color="E0E0E0"/>
            </w:tcBorders>
            <w:shd w:val="clear" w:color="auto" w:fill="FFFFFF"/>
          </w:tcPr>
          <w:p w14:paraId="64AF6788" w14:textId="4339094B"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395" w:type="dxa"/>
            <w:tcBorders>
              <w:top w:val="single" w:sz="8" w:space="0" w:color="AEAEAE"/>
              <w:left w:val="single" w:sz="8" w:space="0" w:color="E0E0E0"/>
              <w:bottom w:val="single" w:sz="8" w:space="0" w:color="AEAEAE"/>
              <w:right w:val="single" w:sz="8" w:space="0" w:color="E0E0E0"/>
            </w:tcBorders>
            <w:shd w:val="clear" w:color="auto" w:fill="FFFFFF"/>
          </w:tcPr>
          <w:p w14:paraId="3823C09F" w14:textId="400E9781"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148" w:type="dxa"/>
            <w:tcBorders>
              <w:top w:val="single" w:sz="8" w:space="0" w:color="AEAEAE"/>
              <w:left w:val="single" w:sz="8" w:space="0" w:color="E0E0E0"/>
              <w:bottom w:val="single" w:sz="8" w:space="0" w:color="AEAEAE"/>
              <w:right w:val="nil"/>
            </w:tcBorders>
            <w:shd w:val="clear" w:color="auto" w:fill="FFFFFF"/>
          </w:tcPr>
          <w:p w14:paraId="4EA16309" w14:textId="6EF436E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61380681" w14:textId="77777777" w:rsidTr="004A1A1F">
        <w:trPr>
          <w:cantSplit/>
          <w:trHeight w:val="588"/>
        </w:trPr>
        <w:tc>
          <w:tcPr>
            <w:tcW w:w="2328" w:type="dxa"/>
            <w:tcBorders>
              <w:top w:val="single" w:sz="8" w:space="0" w:color="AEAEAE"/>
              <w:left w:val="nil"/>
              <w:bottom w:val="single" w:sz="4" w:space="0" w:color="auto"/>
              <w:right w:val="nil"/>
            </w:tcBorders>
            <w:shd w:val="clear" w:color="auto" w:fill="E0E0E0"/>
          </w:tcPr>
          <w:p w14:paraId="4B9BFA34"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395" w:type="dxa"/>
            <w:tcBorders>
              <w:top w:val="single" w:sz="8" w:space="0" w:color="AEAEAE"/>
              <w:left w:val="nil"/>
              <w:bottom w:val="single" w:sz="4" w:space="0" w:color="auto"/>
              <w:right w:val="single" w:sz="8" w:space="0" w:color="E0E0E0"/>
            </w:tcBorders>
            <w:shd w:val="clear" w:color="auto" w:fill="FFFFFF"/>
          </w:tcPr>
          <w:p w14:paraId="39DA8305" w14:textId="6780E2B9"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1395" w:type="dxa"/>
            <w:tcBorders>
              <w:top w:val="single" w:sz="8" w:space="0" w:color="AEAEAE"/>
              <w:left w:val="single" w:sz="8" w:space="0" w:color="E0E0E0"/>
              <w:bottom w:val="single" w:sz="4" w:space="0" w:color="auto"/>
              <w:right w:val="single" w:sz="8" w:space="0" w:color="E0E0E0"/>
            </w:tcBorders>
            <w:shd w:val="clear" w:color="auto" w:fill="FFFFFF"/>
          </w:tcPr>
          <w:p w14:paraId="0EE12066" w14:textId="0C38828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148" w:type="dxa"/>
            <w:tcBorders>
              <w:top w:val="single" w:sz="8" w:space="0" w:color="AEAEAE"/>
              <w:left w:val="single" w:sz="8" w:space="0" w:color="E0E0E0"/>
              <w:bottom w:val="single" w:sz="4" w:space="0" w:color="auto"/>
              <w:right w:val="nil"/>
            </w:tcBorders>
            <w:shd w:val="clear" w:color="auto" w:fill="FFFFFF"/>
          </w:tcPr>
          <w:p w14:paraId="5C1E33B6"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6DA4AAC4" w14:textId="7A5CFB36"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04B6CFFA" w14:textId="77777777" w:rsidTr="004A1A1F">
        <w:trPr>
          <w:cantSplit/>
          <w:trHeight w:val="379"/>
        </w:trPr>
        <w:tc>
          <w:tcPr>
            <w:tcW w:w="6266" w:type="dxa"/>
            <w:gridSpan w:val="4"/>
            <w:tcBorders>
              <w:top w:val="nil"/>
              <w:left w:val="nil"/>
              <w:bottom w:val="nil"/>
              <w:right w:val="nil"/>
            </w:tcBorders>
            <w:shd w:val="clear" w:color="auto" w:fill="auto"/>
          </w:tcPr>
          <w:p w14:paraId="4AFA7066" w14:textId="4F1C0170"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 correlação é significativa no nível 0,01</w:t>
            </w:r>
          </w:p>
        </w:tc>
      </w:tr>
    </w:tbl>
    <w:p w14:paraId="6203F8B7" w14:textId="43CEDBDD" w:rsidR="00834CAB" w:rsidRDefault="00825DC1" w:rsidP="00AF455F">
      <w:pPr>
        <w:spacing w:before="240" w:line="360" w:lineRule="auto"/>
        <w:ind w:firstLine="720"/>
        <w:rPr>
          <w:rFonts w:ascii="Arial" w:hAnsi="Arial" w:cs="Arial"/>
          <w:sz w:val="24"/>
          <w:szCs w:val="24"/>
        </w:rPr>
      </w:pPr>
      <w:r w:rsidRPr="006A3EDF">
        <w:rPr>
          <w:rFonts w:ascii="Arial" w:hAnsi="Arial" w:cs="Arial"/>
          <w:sz w:val="24"/>
          <w:szCs w:val="24"/>
        </w:rPr>
        <w:t xml:space="preserve">Os resultados da </w:t>
      </w:r>
      <w:r w:rsidR="008B7E59" w:rsidRPr="008B7E59">
        <w:rPr>
          <w:rFonts w:ascii="Arial" w:hAnsi="Arial" w:cs="Arial"/>
          <w:sz w:val="24"/>
          <w:szCs w:val="24"/>
        </w:rPr>
        <w:fldChar w:fldCharType="begin"/>
      </w:r>
      <w:r w:rsidR="008B7E59" w:rsidRPr="008B7E59">
        <w:rPr>
          <w:rFonts w:ascii="Arial" w:hAnsi="Arial" w:cs="Arial"/>
          <w:sz w:val="24"/>
          <w:szCs w:val="24"/>
        </w:rPr>
        <w:instrText xml:space="preserve"> REF _Ref28590920 \h  \* MERGEFORMAT </w:instrText>
      </w:r>
      <w:r w:rsidR="008B7E59" w:rsidRPr="008B7E59">
        <w:rPr>
          <w:rFonts w:ascii="Arial" w:hAnsi="Arial" w:cs="Arial"/>
          <w:sz w:val="24"/>
          <w:szCs w:val="24"/>
        </w:rPr>
      </w:r>
      <w:r w:rsidR="008B7E59" w:rsidRPr="008B7E59">
        <w:rPr>
          <w:rFonts w:ascii="Arial" w:hAnsi="Arial" w:cs="Arial"/>
          <w:sz w:val="24"/>
          <w:szCs w:val="24"/>
        </w:rPr>
        <w:fldChar w:fldCharType="separate"/>
      </w:r>
      <w:r w:rsidR="000860DE" w:rsidRPr="000860DE">
        <w:rPr>
          <w:rFonts w:ascii="Arial" w:hAnsi="Arial" w:cs="Arial"/>
          <w:sz w:val="24"/>
          <w:szCs w:val="24"/>
        </w:rPr>
        <w:t xml:space="preserve">Tabela </w:t>
      </w:r>
      <w:r w:rsidR="000860DE" w:rsidRPr="000860DE">
        <w:rPr>
          <w:rFonts w:ascii="Arial" w:hAnsi="Arial" w:cs="Arial"/>
          <w:noProof/>
          <w:sz w:val="24"/>
          <w:szCs w:val="24"/>
        </w:rPr>
        <w:t>9</w:t>
      </w:r>
      <w:r w:rsidR="008B7E59" w:rsidRPr="008B7E59">
        <w:rPr>
          <w:rFonts w:ascii="Arial" w:hAnsi="Arial" w:cs="Arial"/>
          <w:sz w:val="24"/>
          <w:szCs w:val="24"/>
        </w:rPr>
        <w:fldChar w:fldCharType="end"/>
      </w:r>
      <w:r w:rsidRPr="008B7E59">
        <w:rPr>
          <w:rFonts w:ascii="Arial" w:hAnsi="Arial" w:cs="Arial"/>
          <w:sz w:val="28"/>
          <w:szCs w:val="28"/>
        </w:rPr>
        <w:t xml:space="preserve"> </w:t>
      </w:r>
      <w:r w:rsidRPr="006A3EDF">
        <w:rPr>
          <w:rFonts w:ascii="Arial" w:hAnsi="Arial" w:cs="Arial"/>
          <w:sz w:val="24"/>
          <w:szCs w:val="24"/>
        </w:rPr>
        <w:t xml:space="preserve">apresentam uma correlação forte entre SAT 1 e SAT2 </w:t>
      </w:r>
      <w:r w:rsidRPr="006A3EDF">
        <w:rPr>
          <w:rFonts w:ascii="Arial" w:hAnsi="Arial" w:cs="Arial"/>
          <w:b/>
          <w:bCs/>
          <w:sz w:val="24"/>
          <w:szCs w:val="24"/>
        </w:rPr>
        <w:t>(</w:t>
      </w:r>
      <w:r w:rsidRPr="006A3EDF">
        <w:rPr>
          <w:rFonts w:ascii="Arial" w:hAnsi="Arial" w:cs="Arial"/>
          <w:i/>
          <w:iCs/>
          <w:color w:val="222222"/>
          <w:sz w:val="24"/>
          <w:szCs w:val="24"/>
          <w:shd w:val="clear" w:color="auto" w:fill="FFFFFF"/>
        </w:rPr>
        <w:t xml:space="preserve">p = </w:t>
      </w:r>
      <w:r w:rsidRPr="006A3EDF">
        <w:rPr>
          <w:rFonts w:ascii="Arial" w:hAnsi="Arial" w:cs="Arial"/>
          <w:color w:val="222222"/>
          <w:sz w:val="24"/>
          <w:szCs w:val="24"/>
          <w:shd w:val="clear" w:color="auto" w:fill="FFFFFF"/>
        </w:rPr>
        <w:t>0.776)</w:t>
      </w:r>
      <w:r w:rsidRPr="006A3EDF">
        <w:rPr>
          <w:rFonts w:ascii="Arial" w:hAnsi="Arial" w:cs="Arial"/>
          <w:sz w:val="24"/>
          <w:szCs w:val="24"/>
        </w:rPr>
        <w:t xml:space="preserve"> e uma correlação moderada</w:t>
      </w:r>
      <w:r w:rsidR="000F6CCA">
        <w:rPr>
          <w:rFonts w:ascii="Arial" w:hAnsi="Arial" w:cs="Arial"/>
          <w:sz w:val="24"/>
          <w:szCs w:val="24"/>
        </w:rPr>
        <w:t xml:space="preserve"> e negativa</w:t>
      </w:r>
      <w:r w:rsidRPr="006A3EDF">
        <w:rPr>
          <w:rFonts w:ascii="Arial" w:hAnsi="Arial" w:cs="Arial"/>
          <w:sz w:val="24"/>
          <w:szCs w:val="24"/>
        </w:rPr>
        <w:t xml:space="preserve"> entre SAT1 e SAT3 </w:t>
      </w:r>
      <w:r w:rsidRPr="006A3EDF">
        <w:rPr>
          <w:rFonts w:ascii="Arial" w:hAnsi="Arial" w:cs="Arial"/>
          <w:b/>
          <w:bCs/>
          <w:sz w:val="24"/>
          <w:szCs w:val="24"/>
        </w:rPr>
        <w:t>(</w:t>
      </w:r>
      <w:r w:rsidRPr="006A3EDF">
        <w:rPr>
          <w:rFonts w:ascii="Arial" w:hAnsi="Arial" w:cs="Arial"/>
          <w:i/>
          <w:iCs/>
          <w:color w:val="222222"/>
          <w:sz w:val="24"/>
          <w:szCs w:val="24"/>
          <w:shd w:val="clear" w:color="auto" w:fill="FFFFFF"/>
        </w:rPr>
        <w:t xml:space="preserve">p = </w:t>
      </w:r>
      <w:r w:rsidR="00F12626">
        <w:rPr>
          <w:rFonts w:ascii="Arial" w:hAnsi="Arial" w:cs="Arial"/>
          <w:i/>
          <w:iCs/>
          <w:color w:val="222222"/>
          <w:sz w:val="24"/>
          <w:szCs w:val="24"/>
          <w:shd w:val="clear" w:color="auto" w:fill="FFFFFF"/>
        </w:rPr>
        <w:t>-</w:t>
      </w:r>
      <w:r w:rsidRPr="006A3EDF">
        <w:rPr>
          <w:rFonts w:ascii="Arial" w:hAnsi="Arial" w:cs="Arial"/>
          <w:color w:val="222222"/>
          <w:sz w:val="24"/>
          <w:szCs w:val="24"/>
          <w:shd w:val="clear" w:color="auto" w:fill="FFFFFF"/>
        </w:rPr>
        <w:t>0.575)</w:t>
      </w:r>
      <w:r w:rsidRPr="006A3EDF">
        <w:rPr>
          <w:rFonts w:ascii="Arial" w:hAnsi="Arial" w:cs="Arial"/>
          <w:sz w:val="24"/>
          <w:szCs w:val="24"/>
        </w:rPr>
        <w:t xml:space="preserve"> e SAT2 e SAT3 </w:t>
      </w:r>
      <w:r w:rsidRPr="006A3EDF">
        <w:rPr>
          <w:rFonts w:ascii="Arial" w:hAnsi="Arial" w:cs="Arial"/>
          <w:b/>
          <w:bCs/>
          <w:sz w:val="24"/>
          <w:szCs w:val="24"/>
        </w:rPr>
        <w:t>(</w:t>
      </w:r>
      <w:r w:rsidRPr="006A3EDF">
        <w:rPr>
          <w:rFonts w:ascii="Arial" w:hAnsi="Arial" w:cs="Arial"/>
          <w:i/>
          <w:iCs/>
          <w:color w:val="222222"/>
          <w:sz w:val="24"/>
          <w:szCs w:val="24"/>
          <w:shd w:val="clear" w:color="auto" w:fill="FFFFFF"/>
        </w:rPr>
        <w:t xml:space="preserve">p = </w:t>
      </w:r>
      <w:r w:rsidR="00F12626">
        <w:rPr>
          <w:rFonts w:ascii="Arial" w:hAnsi="Arial" w:cs="Arial"/>
          <w:i/>
          <w:iCs/>
          <w:color w:val="222222"/>
          <w:sz w:val="24"/>
          <w:szCs w:val="24"/>
          <w:shd w:val="clear" w:color="auto" w:fill="FFFFFF"/>
        </w:rPr>
        <w:t>-</w:t>
      </w:r>
      <w:r w:rsidRPr="006A3EDF">
        <w:rPr>
          <w:rFonts w:ascii="Arial" w:hAnsi="Arial" w:cs="Arial"/>
          <w:color w:val="222222"/>
          <w:sz w:val="24"/>
          <w:szCs w:val="24"/>
          <w:shd w:val="clear" w:color="auto" w:fill="FFFFFF"/>
        </w:rPr>
        <w:t xml:space="preserve">0.492). </w:t>
      </w:r>
      <w:r w:rsidRPr="00017F73">
        <w:rPr>
          <w:rFonts w:ascii="Arial" w:hAnsi="Arial" w:cs="Arial"/>
          <w:sz w:val="24"/>
          <w:szCs w:val="24"/>
        </w:rPr>
        <w:t xml:space="preserve">Ou seja, existe uma correlação entre o fato de os membros gostarem de trabalhar na empresa deles e estarem satisfeitos com seus trabalhos. </w:t>
      </w:r>
      <w:r w:rsidR="002914ED" w:rsidRPr="00017F73">
        <w:rPr>
          <w:rFonts w:ascii="Arial" w:hAnsi="Arial" w:cs="Arial"/>
          <w:sz w:val="24"/>
          <w:szCs w:val="24"/>
        </w:rPr>
        <w:t xml:space="preserve">Assim como uma correlação negativa entre o membro estar satisfeito com o trabalho e não gostar do trabalho. </w:t>
      </w:r>
    </w:p>
    <w:p w14:paraId="3E630DA0" w14:textId="07F4C24F" w:rsidR="002C6665" w:rsidRPr="00A926FA" w:rsidRDefault="002C6665" w:rsidP="002C6665">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color w:val="222222"/>
          <w:sz w:val="24"/>
          <w:szCs w:val="24"/>
          <w:shd w:val="clear" w:color="auto" w:fill="FFFFFF"/>
        </w:rPr>
        <w:t xml:space="preserve">Por fim, a </w:t>
      </w:r>
      <w:r w:rsidRPr="006A3EDF">
        <w:rPr>
          <w:rFonts w:ascii="Arial" w:hAnsi="Arial" w:cs="Arial"/>
          <w:color w:val="222222"/>
          <w:sz w:val="24"/>
          <w:szCs w:val="24"/>
          <w:shd w:val="clear" w:color="auto" w:fill="FFFFFF"/>
        </w:rPr>
        <w:fldChar w:fldCharType="begin"/>
      </w:r>
      <w:r w:rsidRPr="006A3EDF">
        <w:rPr>
          <w:rFonts w:ascii="Arial" w:hAnsi="Arial" w:cs="Arial"/>
          <w:color w:val="222222"/>
          <w:sz w:val="24"/>
          <w:szCs w:val="24"/>
          <w:shd w:val="clear" w:color="auto" w:fill="FFFFFF"/>
        </w:rPr>
        <w:instrText xml:space="preserve"> REF _Ref28591593 \h  \* MERGEFORMAT </w:instrText>
      </w:r>
      <w:r w:rsidRPr="006A3EDF">
        <w:rPr>
          <w:rFonts w:ascii="Arial" w:hAnsi="Arial" w:cs="Arial"/>
          <w:color w:val="222222"/>
          <w:sz w:val="24"/>
          <w:szCs w:val="24"/>
          <w:shd w:val="clear" w:color="auto" w:fill="FFFFFF"/>
        </w:rPr>
      </w:r>
      <w:r w:rsidRPr="006A3EDF">
        <w:rPr>
          <w:rFonts w:ascii="Arial" w:hAnsi="Arial" w:cs="Arial"/>
          <w:color w:val="222222"/>
          <w:sz w:val="24"/>
          <w:szCs w:val="24"/>
          <w:shd w:val="clear" w:color="auto" w:fill="FFFFFF"/>
        </w:rPr>
        <w:fldChar w:fldCharType="separate"/>
      </w:r>
      <w:r w:rsidR="000860DE" w:rsidRPr="000860DE">
        <w:rPr>
          <w:rFonts w:ascii="Arial" w:hAnsi="Arial" w:cs="Arial"/>
          <w:sz w:val="24"/>
          <w:szCs w:val="24"/>
        </w:rPr>
        <w:t xml:space="preserve">Tabela </w:t>
      </w:r>
      <w:r w:rsidR="000860DE" w:rsidRPr="000860DE">
        <w:rPr>
          <w:rFonts w:ascii="Arial" w:hAnsi="Arial" w:cs="Arial"/>
          <w:noProof/>
          <w:sz w:val="24"/>
          <w:szCs w:val="24"/>
        </w:rPr>
        <w:t>10</w:t>
      </w:r>
      <w:r w:rsidRPr="006A3EDF">
        <w:rPr>
          <w:rFonts w:ascii="Arial" w:hAnsi="Arial" w:cs="Arial"/>
          <w:color w:val="222222"/>
          <w:sz w:val="24"/>
          <w:szCs w:val="24"/>
          <w:shd w:val="clear" w:color="auto" w:fill="FFFFFF"/>
        </w:rPr>
        <w:fldChar w:fldCharType="end"/>
      </w:r>
      <w:r w:rsidRPr="006A3EDF">
        <w:rPr>
          <w:rFonts w:ascii="Arial" w:hAnsi="Arial" w:cs="Arial"/>
          <w:color w:val="222222"/>
          <w:sz w:val="24"/>
          <w:szCs w:val="24"/>
          <w:shd w:val="clear" w:color="auto" w:fill="FFFFFF"/>
        </w:rPr>
        <w:t xml:space="preserve"> apresenta a estatística de confiabilidade do constructo satisfação com o Alfa de </w:t>
      </w:r>
      <w:proofErr w:type="spellStart"/>
      <w:r w:rsidRPr="006A3EDF">
        <w:rPr>
          <w:rFonts w:ascii="Arial" w:hAnsi="Arial" w:cs="Arial"/>
          <w:color w:val="222222"/>
          <w:sz w:val="24"/>
          <w:szCs w:val="24"/>
          <w:shd w:val="clear" w:color="auto" w:fill="FFFFFF"/>
        </w:rPr>
        <w:t>Cronbach</w:t>
      </w:r>
      <w:proofErr w:type="spellEnd"/>
      <w:r w:rsidRPr="006A3EDF">
        <w:rPr>
          <w:rFonts w:ascii="Arial" w:hAnsi="Arial" w:cs="Arial"/>
          <w:color w:val="222222"/>
          <w:sz w:val="24"/>
          <w:szCs w:val="24"/>
          <w:shd w:val="clear" w:color="auto" w:fill="FFFFFF"/>
        </w:rPr>
        <w:t xml:space="preserve"> (α) com o valor de 0</w:t>
      </w:r>
      <w:r>
        <w:rPr>
          <w:rFonts w:ascii="Arial" w:hAnsi="Arial" w:cs="Arial"/>
          <w:color w:val="222222"/>
          <w:sz w:val="24"/>
          <w:szCs w:val="24"/>
          <w:shd w:val="clear" w:color="auto" w:fill="FFFFFF"/>
        </w:rPr>
        <w:t>.823</w:t>
      </w:r>
      <w:r w:rsidRPr="006A3EDF">
        <w:rPr>
          <w:rFonts w:ascii="Arial" w:hAnsi="Arial" w:cs="Arial"/>
          <w:color w:val="222222"/>
          <w:sz w:val="24"/>
          <w:szCs w:val="24"/>
          <w:shd w:val="clear" w:color="auto" w:fill="FFFFFF"/>
        </w:rPr>
        <w:t>. Este valor é satisfatório para validar a escala.</w:t>
      </w:r>
    </w:p>
    <w:p w14:paraId="296CE972" w14:textId="6CE09763" w:rsidR="00834CAB" w:rsidRPr="00017F73" w:rsidRDefault="00834CAB" w:rsidP="00834CAB">
      <w:pPr>
        <w:pStyle w:val="Legenda"/>
        <w:keepNext/>
        <w:rPr>
          <w:sz w:val="20"/>
          <w:szCs w:val="20"/>
        </w:rPr>
      </w:pPr>
      <w:bookmarkStart w:id="206" w:name="_Ref28591593"/>
      <w:bookmarkStart w:id="207" w:name="_Toc31965952"/>
      <w:bookmarkStart w:id="208" w:name="_Toc43927106"/>
      <w:r w:rsidRPr="00017F73">
        <w:rPr>
          <w:sz w:val="20"/>
          <w:szCs w:val="20"/>
        </w:rPr>
        <w:lastRenderedPageBreak/>
        <w:t xml:space="preserve">Tabela </w:t>
      </w:r>
      <w:r w:rsidRPr="00017F73">
        <w:rPr>
          <w:sz w:val="20"/>
          <w:szCs w:val="20"/>
        </w:rPr>
        <w:fldChar w:fldCharType="begin"/>
      </w:r>
      <w:r w:rsidRPr="00017F73">
        <w:rPr>
          <w:sz w:val="20"/>
          <w:szCs w:val="20"/>
        </w:rPr>
        <w:instrText xml:space="preserve"> SEQ Tabela \* ARABIC </w:instrText>
      </w:r>
      <w:r w:rsidRPr="00017F73">
        <w:rPr>
          <w:sz w:val="20"/>
          <w:szCs w:val="20"/>
        </w:rPr>
        <w:fldChar w:fldCharType="separate"/>
      </w:r>
      <w:r w:rsidR="00CE748A">
        <w:rPr>
          <w:noProof/>
          <w:sz w:val="20"/>
          <w:szCs w:val="20"/>
        </w:rPr>
        <w:t>10</w:t>
      </w:r>
      <w:r w:rsidRPr="00017F73">
        <w:rPr>
          <w:sz w:val="20"/>
          <w:szCs w:val="20"/>
        </w:rPr>
        <w:fldChar w:fldCharType="end"/>
      </w:r>
      <w:bookmarkEnd w:id="206"/>
      <w:r w:rsidRPr="00017F73">
        <w:rPr>
          <w:sz w:val="20"/>
          <w:szCs w:val="20"/>
        </w:rPr>
        <w:t xml:space="preserve"> -Estatística de Confiabilidade de Satisfação</w:t>
      </w:r>
      <w:bookmarkEnd w:id="207"/>
      <w:bookmarkEnd w:id="208"/>
    </w:p>
    <w:tbl>
      <w:tblPr>
        <w:tblW w:w="267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4"/>
        <w:gridCol w:w="1174"/>
      </w:tblGrid>
      <w:tr w:rsidR="00834CAB" w:rsidRPr="00A926FA" w14:paraId="0EDAE55E" w14:textId="77777777" w:rsidTr="0075202B">
        <w:trPr>
          <w:cantSplit/>
          <w:jc w:val="center"/>
        </w:trPr>
        <w:tc>
          <w:tcPr>
            <w:tcW w:w="1504" w:type="dxa"/>
            <w:tcBorders>
              <w:top w:val="nil"/>
              <w:left w:val="nil"/>
              <w:bottom w:val="single" w:sz="8" w:space="0" w:color="152935"/>
              <w:right w:val="single" w:sz="8" w:space="0" w:color="E0E0E0"/>
            </w:tcBorders>
            <w:shd w:val="clear" w:color="auto" w:fill="BFBFBF" w:themeFill="background1" w:themeFillShade="BF"/>
            <w:vAlign w:val="bottom"/>
          </w:tcPr>
          <w:p w14:paraId="52447887" w14:textId="77777777" w:rsidR="00834CAB" w:rsidRPr="00A64988" w:rsidRDefault="00834CAB" w:rsidP="0075202B">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 xml:space="preserve">Alfa de </w:t>
            </w:r>
            <w:proofErr w:type="spellStart"/>
            <w:r w:rsidRPr="00A64988">
              <w:rPr>
                <w:rFonts w:eastAsiaTheme="minorHAnsi" w:cs="Times"/>
                <w:sz w:val="24"/>
                <w:szCs w:val="24"/>
              </w:rPr>
              <w:t>Cronbach</w:t>
            </w:r>
            <w:proofErr w:type="spellEnd"/>
          </w:p>
        </w:tc>
        <w:tc>
          <w:tcPr>
            <w:tcW w:w="1174" w:type="dxa"/>
            <w:tcBorders>
              <w:top w:val="nil"/>
              <w:left w:val="single" w:sz="8" w:space="0" w:color="E0E0E0"/>
              <w:bottom w:val="single" w:sz="8" w:space="0" w:color="152935"/>
              <w:right w:val="nil"/>
            </w:tcBorders>
            <w:shd w:val="clear" w:color="auto" w:fill="BFBFBF" w:themeFill="background1" w:themeFillShade="BF"/>
            <w:vAlign w:val="bottom"/>
          </w:tcPr>
          <w:p w14:paraId="27D0C323" w14:textId="77777777" w:rsidR="00834CAB" w:rsidRPr="00A64988" w:rsidRDefault="00834CAB" w:rsidP="0075202B">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N de itens</w:t>
            </w:r>
          </w:p>
        </w:tc>
      </w:tr>
      <w:tr w:rsidR="00834CAB" w:rsidRPr="00A926FA" w14:paraId="051A3DE0" w14:textId="77777777" w:rsidTr="0075202B">
        <w:trPr>
          <w:cantSplit/>
          <w:jc w:val="center"/>
        </w:trPr>
        <w:tc>
          <w:tcPr>
            <w:tcW w:w="1504" w:type="dxa"/>
            <w:tcBorders>
              <w:top w:val="single" w:sz="8" w:space="0" w:color="152935"/>
              <w:left w:val="nil"/>
              <w:bottom w:val="single" w:sz="8" w:space="0" w:color="152935"/>
              <w:right w:val="single" w:sz="8" w:space="0" w:color="E0E0E0"/>
            </w:tcBorders>
            <w:shd w:val="clear" w:color="auto" w:fill="FFFFFF"/>
          </w:tcPr>
          <w:p w14:paraId="7E9DFDD8" w14:textId="567B53D1" w:rsidR="00834CAB" w:rsidRPr="00A64988" w:rsidRDefault="00AF455F" w:rsidP="0075202B">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0.</w:t>
            </w:r>
            <w:r w:rsidR="00182188">
              <w:rPr>
                <w:rFonts w:eastAsiaTheme="minorHAnsi" w:cs="Times"/>
                <w:sz w:val="24"/>
                <w:szCs w:val="24"/>
              </w:rPr>
              <w:t>823</w:t>
            </w:r>
          </w:p>
        </w:tc>
        <w:tc>
          <w:tcPr>
            <w:tcW w:w="1174" w:type="dxa"/>
            <w:tcBorders>
              <w:top w:val="single" w:sz="8" w:space="0" w:color="152935"/>
              <w:left w:val="single" w:sz="8" w:space="0" w:color="E0E0E0"/>
              <w:bottom w:val="single" w:sz="8" w:space="0" w:color="152935"/>
              <w:right w:val="nil"/>
            </w:tcBorders>
            <w:shd w:val="clear" w:color="auto" w:fill="FFFFFF"/>
          </w:tcPr>
          <w:p w14:paraId="0E20383D" w14:textId="77777777" w:rsidR="00834CAB" w:rsidRPr="00A64988" w:rsidRDefault="00834CAB" w:rsidP="0075202B">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3</w:t>
            </w:r>
          </w:p>
        </w:tc>
      </w:tr>
    </w:tbl>
    <w:p w14:paraId="662BEFA3" w14:textId="4D054F2F" w:rsidR="00A3314C" w:rsidRDefault="005662FB" w:rsidP="00FF2AD4">
      <w:pPr>
        <w:pStyle w:val="PhD-Title2"/>
      </w:pPr>
      <w:bookmarkStart w:id="209" w:name="_Toc42242466"/>
      <w:r>
        <w:t>BURNOUT NA ENGENHARIA DE SOFTWARE</w:t>
      </w:r>
      <w:bookmarkEnd w:id="209"/>
    </w:p>
    <w:p w14:paraId="670622B7" w14:textId="1448DBD6"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w:t>
      </w:r>
      <w:proofErr w:type="spellStart"/>
      <w:r w:rsidR="009E2692">
        <w:rPr>
          <w:rFonts w:ascii="Arial" w:hAnsi="Arial" w:cs="Arial"/>
          <w:sz w:val="24"/>
          <w:szCs w:val="24"/>
        </w:rPr>
        <w:t>burnout</w:t>
      </w:r>
      <w:proofErr w:type="spellEnd"/>
      <w:r w:rsidR="009E2692">
        <w:rPr>
          <w:rFonts w:ascii="Arial" w:hAnsi="Arial" w:cs="Arial"/>
          <w:sz w:val="24"/>
          <w:szCs w:val="24"/>
        </w:rPr>
        <w:t xml:space="preserve">. </w:t>
      </w:r>
      <w:r w:rsidR="00C00387">
        <w:rPr>
          <w:rFonts w:ascii="Arial" w:hAnsi="Arial" w:cs="Arial"/>
          <w:sz w:val="24"/>
          <w:szCs w:val="24"/>
        </w:rPr>
        <w:t xml:space="preserve">A tabela apresenta a </w:t>
      </w:r>
      <w:r w:rsidR="00953263">
        <w:rPr>
          <w:rFonts w:ascii="Arial" w:hAnsi="Arial" w:cs="Arial"/>
          <w:sz w:val="24"/>
          <w:szCs w:val="24"/>
        </w:rPr>
        <w:t xml:space="preserve">estatística descritiva da escala de </w:t>
      </w:r>
      <w:proofErr w:type="spellStart"/>
      <w:r w:rsidR="00953263">
        <w:rPr>
          <w:rFonts w:ascii="Arial" w:hAnsi="Arial" w:cs="Arial"/>
          <w:sz w:val="24"/>
          <w:szCs w:val="24"/>
        </w:rPr>
        <w:t>burnout</w:t>
      </w:r>
      <w:proofErr w:type="spellEnd"/>
      <w:r w:rsidR="00953263">
        <w:rPr>
          <w:rFonts w:ascii="Arial" w:hAnsi="Arial" w:cs="Arial"/>
          <w:sz w:val="24"/>
          <w:szCs w:val="24"/>
        </w:rPr>
        <w:t xml:space="preserve"> por cada dimensão e item</w:t>
      </w:r>
      <w:r w:rsidR="00CE748A">
        <w:rPr>
          <w:rFonts w:ascii="Arial" w:hAnsi="Arial" w:cs="Arial"/>
          <w:sz w:val="24"/>
          <w:szCs w:val="24"/>
        </w:rPr>
        <w:t>.</w:t>
      </w:r>
      <w:r w:rsidR="00106555">
        <w:rPr>
          <w:rFonts w:ascii="Arial" w:hAnsi="Arial" w:cs="Arial"/>
          <w:sz w:val="24"/>
          <w:szCs w:val="24"/>
        </w:rPr>
        <w:t xml:space="preserve"> </w:t>
      </w:r>
      <w:r w:rsidR="00375ECD">
        <w:rPr>
          <w:rFonts w:ascii="Arial" w:hAnsi="Arial" w:cs="Arial"/>
          <w:sz w:val="24"/>
          <w:szCs w:val="24"/>
        </w:rPr>
        <w:t>Na dimensão exaustão o valor mais baixo foi</w:t>
      </w:r>
      <w:r w:rsidR="00593EF9">
        <w:rPr>
          <w:rFonts w:ascii="Arial" w:hAnsi="Arial" w:cs="Arial"/>
          <w:sz w:val="24"/>
          <w:szCs w:val="24"/>
        </w:rPr>
        <w:t>:</w:t>
      </w:r>
      <w:r w:rsidR="009B5195">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9B5195">
        <w:rPr>
          <w:rFonts w:ascii="Arial" w:hAnsi="Arial" w:cs="Arial"/>
          <w:sz w:val="24"/>
          <w:szCs w:val="24"/>
        </w:rPr>
        <w:t xml:space="preserve"> com média 1,67. Enquanto o mais alto foi</w:t>
      </w:r>
      <w:r w:rsidR="00A77532">
        <w:rPr>
          <w:rFonts w:ascii="Arial" w:hAnsi="Arial" w:cs="Arial"/>
          <w:sz w:val="24"/>
          <w:szCs w:val="24"/>
        </w:rPr>
        <w:t>:</w:t>
      </w:r>
      <w:r w:rsidR="009B5195">
        <w:rPr>
          <w:rFonts w:ascii="Arial" w:hAnsi="Arial" w:cs="Arial"/>
          <w:sz w:val="24"/>
          <w:szCs w:val="24"/>
        </w:rPr>
        <w:t xml:space="preserve"> </w:t>
      </w:r>
      <w:r w:rsidR="0091716C" w:rsidRPr="00A77532">
        <w:rPr>
          <w:rFonts w:ascii="Arial" w:hAnsi="Arial" w:cs="Arial"/>
          <w:i/>
          <w:iCs/>
          <w:sz w:val="24"/>
          <w:szCs w:val="24"/>
        </w:rPr>
        <w:t>sinto me esgotado no final do dia de trabalho</w:t>
      </w:r>
      <w:r w:rsidR="00A77532">
        <w:rPr>
          <w:rFonts w:ascii="Arial" w:hAnsi="Arial" w:cs="Arial"/>
          <w:i/>
          <w:iCs/>
          <w:sz w:val="24"/>
          <w:szCs w:val="24"/>
        </w:rPr>
        <w:t>”</w:t>
      </w:r>
      <w:r w:rsidR="00A77532">
        <w:rPr>
          <w:rFonts w:ascii="Arial" w:hAnsi="Arial" w:cs="Arial"/>
          <w:sz w:val="24"/>
          <w:szCs w:val="24"/>
        </w:rPr>
        <w:t xml:space="preserve"> com média 4,03.</w:t>
      </w:r>
    </w:p>
    <w:p w14:paraId="7D5A300B" w14:textId="0AB76E0C" w:rsidR="00CE748A" w:rsidRPr="00863751" w:rsidRDefault="00CE748A" w:rsidP="00CE748A">
      <w:pPr>
        <w:pStyle w:val="Legenda"/>
        <w:keepNext/>
        <w:rPr>
          <w:sz w:val="24"/>
          <w:szCs w:val="24"/>
        </w:rPr>
      </w:pPr>
      <w:r w:rsidRPr="00863751">
        <w:rPr>
          <w:sz w:val="24"/>
          <w:szCs w:val="24"/>
        </w:rPr>
        <w:t xml:space="preserve">Tabela </w:t>
      </w:r>
      <w:r w:rsidRPr="00863751">
        <w:rPr>
          <w:sz w:val="24"/>
          <w:szCs w:val="24"/>
        </w:rPr>
        <w:fldChar w:fldCharType="begin"/>
      </w:r>
      <w:r w:rsidRPr="00863751">
        <w:rPr>
          <w:sz w:val="24"/>
          <w:szCs w:val="24"/>
        </w:rPr>
        <w:instrText xml:space="preserve"> SEQ Tabela \* ARABIC </w:instrText>
      </w:r>
      <w:r w:rsidRPr="00863751">
        <w:rPr>
          <w:sz w:val="24"/>
          <w:szCs w:val="24"/>
        </w:rPr>
        <w:fldChar w:fldCharType="separate"/>
      </w:r>
      <w:r w:rsidRPr="00863751">
        <w:rPr>
          <w:noProof/>
          <w:sz w:val="24"/>
          <w:szCs w:val="24"/>
        </w:rPr>
        <w:t>11</w:t>
      </w:r>
      <w:r w:rsidRPr="00863751">
        <w:rPr>
          <w:sz w:val="24"/>
          <w:szCs w:val="24"/>
        </w:rPr>
        <w:fldChar w:fldCharType="end"/>
      </w:r>
      <w:r w:rsidRPr="00863751">
        <w:rPr>
          <w:sz w:val="24"/>
          <w:szCs w:val="24"/>
        </w:rPr>
        <w:t xml:space="preserve"> – Estatística descritiva do </w:t>
      </w:r>
      <w:proofErr w:type="spellStart"/>
      <w:r w:rsidRPr="00863751">
        <w:rPr>
          <w:sz w:val="24"/>
          <w:szCs w:val="24"/>
        </w:rPr>
        <w:t>burnout</w:t>
      </w:r>
      <w:proofErr w:type="spellEnd"/>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2BC4B92A" w14:textId="77777777" w:rsidTr="00651171">
        <w:trPr>
          <w:cantSplit/>
        </w:trPr>
        <w:tc>
          <w:tcPr>
            <w:tcW w:w="5954" w:type="dxa"/>
            <w:tcBorders>
              <w:top w:val="nil"/>
              <w:left w:val="nil"/>
              <w:bottom w:val="nil"/>
              <w:right w:val="nil"/>
            </w:tcBorders>
            <w:shd w:val="clear" w:color="auto" w:fill="FFFFFF"/>
            <w:vAlign w:val="bottom"/>
          </w:tcPr>
          <w:p w14:paraId="73B51237"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0AFC4CDC" w14:textId="52B91465"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5D6AE1A5" w14:textId="1794BD3A"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685F5174" w14:textId="39ED681C"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2D7ADBD8" w14:textId="77777777" w:rsidTr="00754C00">
        <w:trPr>
          <w:cantSplit/>
        </w:trPr>
        <w:tc>
          <w:tcPr>
            <w:tcW w:w="8931" w:type="dxa"/>
            <w:gridSpan w:val="4"/>
            <w:tcBorders>
              <w:top w:val="single" w:sz="8" w:space="0" w:color="152935"/>
              <w:left w:val="nil"/>
              <w:bottom w:val="single" w:sz="8" w:space="0" w:color="AEAEAE"/>
              <w:right w:val="nil"/>
            </w:tcBorders>
            <w:shd w:val="clear" w:color="auto" w:fill="000000" w:themeFill="text1"/>
          </w:tcPr>
          <w:p w14:paraId="626DE86F" w14:textId="76A5DA32" w:rsidR="00CC1AA9" w:rsidRPr="00CC1AA9" w:rsidRDefault="00651171" w:rsidP="00CC1AA9">
            <w:pPr>
              <w:autoSpaceDE w:val="0"/>
              <w:autoSpaceDN w:val="0"/>
              <w:adjustRightInd w:val="0"/>
              <w:spacing w:after="0" w:line="320" w:lineRule="atLeast"/>
              <w:ind w:left="60" w:right="60"/>
              <w:jc w:val="center"/>
              <w:rPr>
                <w:rFonts w:ascii="Arial" w:eastAsiaTheme="minorHAnsi" w:hAnsi="Arial" w:cs="Arial"/>
              </w:rPr>
            </w:pPr>
            <w:r>
              <w:rPr>
                <w:rFonts w:ascii="Arial" w:eastAsiaTheme="minorHAnsi" w:hAnsi="Arial" w:cs="Arial"/>
              </w:rPr>
              <w:t>Exaustão</w:t>
            </w:r>
          </w:p>
        </w:tc>
      </w:tr>
      <w:tr w:rsidR="002544E6" w:rsidRPr="00B750F8" w14:paraId="26F16676" w14:textId="77777777" w:rsidTr="00651171">
        <w:trPr>
          <w:cantSplit/>
        </w:trPr>
        <w:tc>
          <w:tcPr>
            <w:tcW w:w="5954" w:type="dxa"/>
            <w:tcBorders>
              <w:top w:val="single" w:sz="8" w:space="0" w:color="152935"/>
              <w:left w:val="nil"/>
              <w:bottom w:val="single" w:sz="8" w:space="0" w:color="AEAEAE"/>
              <w:right w:val="nil"/>
            </w:tcBorders>
            <w:shd w:val="clear" w:color="auto" w:fill="E0E0E0"/>
          </w:tcPr>
          <w:p w14:paraId="35005AE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284D4C4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7A672D2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single" w:sz="8" w:space="0" w:color="E0E0E0"/>
              <w:bottom w:val="single" w:sz="8" w:space="0" w:color="AEAEAE"/>
              <w:right w:val="nil"/>
            </w:tcBorders>
            <w:shd w:val="clear" w:color="auto" w:fill="FFFFFF"/>
          </w:tcPr>
          <w:p w14:paraId="633C9A1E" w14:textId="52E1957E"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1F3A674"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15F4967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555A445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0AE3A55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single" w:sz="8" w:space="0" w:color="E0E0E0"/>
              <w:bottom w:val="single" w:sz="8" w:space="0" w:color="AEAEAE"/>
              <w:right w:val="nil"/>
            </w:tcBorders>
            <w:shd w:val="clear" w:color="auto" w:fill="FFFFFF"/>
          </w:tcPr>
          <w:p w14:paraId="5A4B9DDA" w14:textId="3330DBF0"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DF27C4B"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1B457AC6"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DBB3A24" w14:textId="6816F30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61F329C8" w14:textId="79AC03C4"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single" w:sz="8" w:space="0" w:color="E0E0E0"/>
              <w:bottom w:val="single" w:sz="8" w:space="0" w:color="AEAEAE"/>
              <w:right w:val="nil"/>
            </w:tcBorders>
            <w:shd w:val="clear" w:color="auto" w:fill="FFFFFF"/>
          </w:tcPr>
          <w:p w14:paraId="4896D83D" w14:textId="747265DE"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0A902D6"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3A9724C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F23DAA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5B09273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single" w:sz="8" w:space="0" w:color="E0E0E0"/>
              <w:bottom w:val="single" w:sz="8" w:space="0" w:color="AEAEAE"/>
              <w:right w:val="nil"/>
            </w:tcBorders>
            <w:shd w:val="clear" w:color="auto" w:fill="FFFFFF"/>
          </w:tcPr>
          <w:p w14:paraId="09327B18" w14:textId="63BAF420"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0901CAA"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1EDEB1A6"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057284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08FFE2C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single" w:sz="8" w:space="0" w:color="E0E0E0"/>
              <w:bottom w:val="single" w:sz="8" w:space="0" w:color="AEAEAE"/>
              <w:right w:val="nil"/>
            </w:tcBorders>
            <w:shd w:val="clear" w:color="auto" w:fill="FFFFFF"/>
          </w:tcPr>
          <w:p w14:paraId="5BAABFE2" w14:textId="163460D8"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A881F56"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73A87E3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A883E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788BE51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single" w:sz="8" w:space="0" w:color="E0E0E0"/>
              <w:bottom w:val="single" w:sz="8" w:space="0" w:color="AEAEAE"/>
              <w:right w:val="nil"/>
            </w:tcBorders>
            <w:shd w:val="clear" w:color="auto" w:fill="FFFFFF"/>
          </w:tcPr>
          <w:p w14:paraId="29E17D14" w14:textId="7274038D"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7BDC1914" w14:textId="77777777" w:rsidTr="00F92CA1">
        <w:trPr>
          <w:cantSplit/>
        </w:trPr>
        <w:tc>
          <w:tcPr>
            <w:tcW w:w="8931" w:type="dxa"/>
            <w:gridSpan w:val="4"/>
            <w:tcBorders>
              <w:top w:val="single" w:sz="8" w:space="0" w:color="AEAEAE"/>
              <w:left w:val="nil"/>
              <w:bottom w:val="single" w:sz="8" w:space="0" w:color="AEAEAE"/>
              <w:right w:val="nil"/>
            </w:tcBorders>
            <w:shd w:val="clear" w:color="auto" w:fill="000000" w:themeFill="text1"/>
          </w:tcPr>
          <w:p w14:paraId="1223A0CA" w14:textId="54A4EAEC"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Pr>
                <w:rFonts w:ascii="Arial" w:eastAsiaTheme="minorHAnsi" w:hAnsi="Arial" w:cs="Arial"/>
                <w:b/>
                <w:bCs/>
                <w:color w:val="FFFFFF" w:themeColor="background1"/>
              </w:rPr>
              <w:t>Cinismo</w:t>
            </w:r>
          </w:p>
        </w:tc>
      </w:tr>
      <w:tr w:rsidR="002544E6" w:rsidRPr="00B750F8" w14:paraId="579A8260"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6327137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46B400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7E0DB76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single" w:sz="8" w:space="0" w:color="E0E0E0"/>
              <w:bottom w:val="single" w:sz="8" w:space="0" w:color="AEAEAE"/>
              <w:right w:val="nil"/>
            </w:tcBorders>
            <w:shd w:val="clear" w:color="auto" w:fill="FFFFFF"/>
          </w:tcPr>
          <w:p w14:paraId="6F422536" w14:textId="44AE6243"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8A6DD67"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5D887D2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6CF702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78E934D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single" w:sz="8" w:space="0" w:color="E0E0E0"/>
              <w:bottom w:val="single" w:sz="8" w:space="0" w:color="AEAEAE"/>
              <w:right w:val="nil"/>
            </w:tcBorders>
            <w:shd w:val="clear" w:color="auto" w:fill="FFFFFF"/>
          </w:tcPr>
          <w:p w14:paraId="259CBA61" w14:textId="70FC84D8"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A5AFCC7"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04887AC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E30A4E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4545091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single" w:sz="8" w:space="0" w:color="E0E0E0"/>
              <w:bottom w:val="single" w:sz="8" w:space="0" w:color="AEAEAE"/>
              <w:right w:val="nil"/>
            </w:tcBorders>
            <w:shd w:val="clear" w:color="auto" w:fill="FFFFFF"/>
          </w:tcPr>
          <w:p w14:paraId="047A7EB1" w14:textId="228150E0"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0628CCF"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3FA04C2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Tornei 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2E02A6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37B86F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single" w:sz="8" w:space="0" w:color="E0E0E0"/>
              <w:bottom w:val="single" w:sz="8" w:space="0" w:color="AEAEAE"/>
              <w:right w:val="nil"/>
            </w:tcBorders>
            <w:shd w:val="clear" w:color="auto" w:fill="FFFFFF"/>
          </w:tcPr>
          <w:p w14:paraId="39ACAC80" w14:textId="56086555"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27C23501" w14:textId="77777777" w:rsidTr="00F92CA1">
        <w:trPr>
          <w:cantSplit/>
        </w:trPr>
        <w:tc>
          <w:tcPr>
            <w:tcW w:w="8931" w:type="dxa"/>
            <w:gridSpan w:val="4"/>
            <w:tcBorders>
              <w:top w:val="single" w:sz="8" w:space="0" w:color="AEAEAE"/>
              <w:left w:val="nil"/>
              <w:bottom w:val="single" w:sz="8" w:space="0" w:color="AEAEAE"/>
            </w:tcBorders>
            <w:shd w:val="clear" w:color="auto" w:fill="000000" w:themeFill="text1"/>
          </w:tcPr>
          <w:p w14:paraId="248F47CC" w14:textId="2BD986FE" w:rsidR="00F92CA1" w:rsidRPr="00F92CA1"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Pr>
                <w:rFonts w:ascii="Arial" w:eastAsiaTheme="minorHAnsi" w:hAnsi="Arial" w:cs="Arial"/>
                <w:b/>
                <w:bCs/>
                <w:color w:val="FFFFFF" w:themeColor="background1"/>
              </w:rPr>
              <w:t>Eficácia</w:t>
            </w:r>
          </w:p>
        </w:tc>
      </w:tr>
      <w:tr w:rsidR="002544E6" w:rsidRPr="00B750F8" w14:paraId="754735DA"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4FC0A0A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5BE2303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105E5F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single" w:sz="8" w:space="0" w:color="E0E0E0"/>
              <w:bottom w:val="single" w:sz="8" w:space="0" w:color="AEAEAE"/>
              <w:right w:val="nil"/>
            </w:tcBorders>
            <w:shd w:val="clear" w:color="auto" w:fill="FFFFFF"/>
          </w:tcPr>
          <w:p w14:paraId="5A547632" w14:textId="5E2D1DFB"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D9FAB2E"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47E9E1C2" w14:textId="4743C532"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3149A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1A4031C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single" w:sz="8" w:space="0" w:color="E0E0E0"/>
              <w:bottom w:val="single" w:sz="8" w:space="0" w:color="AEAEAE"/>
              <w:right w:val="nil"/>
            </w:tcBorders>
            <w:shd w:val="clear" w:color="auto" w:fill="FFFFFF"/>
          </w:tcPr>
          <w:p w14:paraId="2BC27217" w14:textId="03E42078"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24341CF"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5176E0D9"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F06CC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4947EE0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single" w:sz="8" w:space="0" w:color="E0E0E0"/>
              <w:bottom w:val="single" w:sz="8" w:space="0" w:color="AEAEAE"/>
              <w:right w:val="nil"/>
            </w:tcBorders>
            <w:shd w:val="clear" w:color="auto" w:fill="FFFFFF"/>
          </w:tcPr>
          <w:p w14:paraId="67841C6C" w14:textId="61BE5FDA"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A5E1143"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79409596" w14:textId="0DF0F332"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812433">
              <w:rPr>
                <w:rFonts w:ascii="Arial" w:eastAsiaTheme="minorHAnsi" w:hAnsi="Arial" w:cs="Arial"/>
              </w:rPr>
              <w:t xml:space="preserve"> </w:t>
            </w:r>
            <w:r w:rsidRPr="00B750F8">
              <w:rPr>
                <w:rFonts w:ascii="Arial" w:eastAsiaTheme="minorHAnsi" w:hAnsi="Arial" w:cs="Arial"/>
              </w:rPr>
              <w:t>trabalho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64A5F8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48A6E39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single" w:sz="8" w:space="0" w:color="E0E0E0"/>
              <w:bottom w:val="single" w:sz="8" w:space="0" w:color="AEAEAE"/>
              <w:right w:val="nil"/>
            </w:tcBorders>
            <w:shd w:val="clear" w:color="auto" w:fill="FFFFFF"/>
          </w:tcPr>
          <w:p w14:paraId="45759190" w14:textId="5F701A3E"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1C7446C2"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15C909E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5105E0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59333C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single" w:sz="8" w:space="0" w:color="E0E0E0"/>
              <w:bottom w:val="single" w:sz="8" w:space="0" w:color="AEAEAE"/>
              <w:right w:val="nil"/>
            </w:tcBorders>
            <w:shd w:val="clear" w:color="auto" w:fill="FFFFFF"/>
          </w:tcPr>
          <w:p w14:paraId="1DA34AAB" w14:textId="6AAB9383"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887958"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33CB42A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AB08E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16C5C93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single" w:sz="8" w:space="0" w:color="E0E0E0"/>
              <w:bottom w:val="single" w:sz="8" w:space="0" w:color="AEAEAE"/>
              <w:right w:val="nil"/>
            </w:tcBorders>
            <w:shd w:val="clear" w:color="auto" w:fill="FFFFFF"/>
          </w:tcPr>
          <w:p w14:paraId="3CC5778F" w14:textId="5347045F"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bl>
    <w:p w14:paraId="276B2491" w14:textId="34EC1FBD" w:rsidR="00093BAA" w:rsidRDefault="0091716C" w:rsidP="00302F31">
      <w:pPr>
        <w:autoSpaceDE w:val="0"/>
        <w:autoSpaceDN w:val="0"/>
        <w:adjustRightInd w:val="0"/>
        <w:spacing w:after="0" w:line="360" w:lineRule="auto"/>
        <w:ind w:firstLine="574"/>
        <w:rPr>
          <w:rFonts w:ascii="Arial" w:eastAsiaTheme="minorHAnsi" w:hAnsi="Arial" w:cs="Arial"/>
          <w:sz w:val="24"/>
          <w:szCs w:val="24"/>
        </w:rPr>
      </w:pPr>
      <w:r w:rsidRPr="00302F31">
        <w:rPr>
          <w:rFonts w:ascii="Arial" w:eastAsiaTheme="minorHAnsi" w:hAnsi="Arial" w:cs="Arial"/>
          <w:sz w:val="24"/>
          <w:szCs w:val="24"/>
        </w:rPr>
        <w:lastRenderedPageBreak/>
        <w:t>Na dimensão cinismo, o item mais baixo foi</w:t>
      </w:r>
      <w:r w:rsidR="00377B1B">
        <w:rPr>
          <w:rFonts w:ascii="Arial" w:eastAsiaTheme="minorHAnsi" w:hAnsi="Arial" w:cs="Arial"/>
          <w:sz w:val="24"/>
          <w:szCs w:val="24"/>
        </w:rPr>
        <w:t>:</w:t>
      </w:r>
      <w:r w:rsidRPr="00302F31">
        <w:rPr>
          <w:rFonts w:ascii="Arial" w:eastAsiaTheme="minorHAnsi" w:hAnsi="Arial" w:cs="Arial"/>
          <w:sz w:val="24"/>
          <w:szCs w:val="24"/>
        </w:rPr>
        <w:t xml:space="preserve"> </w:t>
      </w:r>
      <w:r w:rsidRPr="00377B1B">
        <w:rPr>
          <w:rFonts w:ascii="Arial" w:eastAsiaTheme="minorHAnsi" w:hAnsi="Arial" w:cs="Arial"/>
          <w:i/>
          <w:iCs/>
          <w:sz w:val="24"/>
          <w:szCs w:val="24"/>
        </w:rPr>
        <w:t xml:space="preserve">acho que meu trabalho </w:t>
      </w:r>
      <w:r w:rsidR="0015225E" w:rsidRPr="00377B1B">
        <w:rPr>
          <w:rFonts w:ascii="Arial" w:eastAsiaTheme="minorHAnsi" w:hAnsi="Arial" w:cs="Arial"/>
          <w:i/>
          <w:iCs/>
          <w:sz w:val="24"/>
          <w:szCs w:val="24"/>
        </w:rPr>
        <w:t>não contribui para nada</w:t>
      </w:r>
      <w:r w:rsidR="00093BAA" w:rsidRPr="00377B1B">
        <w:rPr>
          <w:rFonts w:ascii="Arial" w:eastAsiaTheme="minorHAnsi" w:hAnsi="Arial" w:cs="Arial"/>
          <w:i/>
          <w:iCs/>
          <w:sz w:val="24"/>
          <w:szCs w:val="24"/>
        </w:rPr>
        <w:t xml:space="preserve"> (1,90)</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15225E" w:rsidRPr="00302F31">
        <w:rPr>
          <w:rFonts w:ascii="Arial" w:eastAsiaTheme="minorHAnsi" w:hAnsi="Arial" w:cs="Arial"/>
          <w:sz w:val="24"/>
          <w:szCs w:val="24"/>
        </w:rPr>
        <w:t xml:space="preserve"> </w:t>
      </w:r>
      <w:r w:rsidR="0015225E" w:rsidRPr="00377B1B">
        <w:rPr>
          <w:rFonts w:ascii="Arial" w:eastAsiaTheme="minorHAnsi" w:hAnsi="Arial" w:cs="Arial"/>
          <w:i/>
          <w:iCs/>
          <w:sz w:val="24"/>
          <w:szCs w:val="24"/>
        </w:rPr>
        <w:t>acho que estou perdendo o entusiasmo pelo trabalho</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15225E" w:rsidRPr="00302F31">
        <w:rPr>
          <w:rFonts w:ascii="Arial" w:eastAsiaTheme="minorHAnsi" w:hAnsi="Arial" w:cs="Arial"/>
          <w:sz w:val="24"/>
          <w:szCs w:val="24"/>
        </w:rPr>
        <w:t xml:space="preserve"> </w:t>
      </w:r>
      <w:r w:rsidR="00093BAA" w:rsidRPr="00302F31">
        <w:rPr>
          <w:rFonts w:ascii="Arial" w:eastAsiaTheme="minorHAnsi" w:hAnsi="Arial" w:cs="Arial"/>
          <w:sz w:val="24"/>
          <w:szCs w:val="24"/>
        </w:rPr>
        <w:t>Por fim, a dimensão eficácia</w:t>
      </w:r>
      <w:r w:rsidR="00D92D6B" w:rsidRPr="00302F31">
        <w:rPr>
          <w:rFonts w:ascii="Arial" w:eastAsiaTheme="minorHAnsi" w:hAnsi="Arial" w:cs="Arial"/>
          <w:sz w:val="24"/>
          <w:szCs w:val="24"/>
        </w:rPr>
        <w:t>, onde o item mais baixo foi</w:t>
      </w:r>
      <w:r w:rsidR="00302F31" w:rsidRPr="00302F31">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D92D6B" w:rsidRPr="00302F31">
        <w:rPr>
          <w:rFonts w:ascii="Arial" w:eastAsiaTheme="minorHAnsi" w:hAnsi="Arial" w:cs="Arial"/>
          <w:i/>
          <w:iCs/>
          <w:sz w:val="24"/>
          <w:szCs w:val="24"/>
        </w:rPr>
        <w:t>sinto-me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5FA6871D" w14:textId="5D843644"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t xml:space="preserve">A partir desses resultados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 xml:space="preserve">Nessa dimensão esse resultado é o inverso, onde quanto maior for o valor melhor. </w:t>
      </w:r>
      <w:proofErr w:type="spellStart"/>
      <w:r w:rsidR="00126EE5">
        <w:rPr>
          <w:rFonts w:ascii="Arial" w:eastAsiaTheme="minorHAnsi" w:hAnsi="Arial" w:cs="Arial"/>
          <w:sz w:val="24"/>
          <w:szCs w:val="24"/>
        </w:rPr>
        <w:t>Esse</w:t>
      </w:r>
      <w:proofErr w:type="spellEnd"/>
      <w:r w:rsidR="00126EE5">
        <w:rPr>
          <w:rFonts w:ascii="Arial" w:eastAsiaTheme="minorHAnsi" w:hAnsi="Arial" w:cs="Arial"/>
          <w:sz w:val="24"/>
          <w:szCs w:val="24"/>
        </w:rPr>
        <w:t xml:space="preserve"> resultados são semelhantes ao encontrados por </w:t>
      </w:r>
      <w:r w:rsidR="00126EE5">
        <w:rPr>
          <w:rFonts w:ascii="Arial" w:eastAsiaTheme="minorHAnsi" w:hAnsi="Arial" w:cs="Arial"/>
          <w:sz w:val="24"/>
          <w:szCs w:val="24"/>
        </w:rPr>
        <w:fldChar w:fldCharType="begin" w:fldLock="1"/>
      </w:r>
      <w:r w:rsidR="00754C00">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2015)"},"properties":{"noteIndex":0},"schema":"https://github.com/citation-style-language/schema/raw/master/csl-citation.json"}</w:instrText>
      </w:r>
      <w:r w:rsidR="00126EE5">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126EE5" w:rsidRPr="00126EE5">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126EE5">
        <w:rPr>
          <w:rFonts w:ascii="Arial" w:eastAsiaTheme="minorHAnsi" w:hAnsi="Arial" w:cs="Arial"/>
          <w:sz w:val="24"/>
          <w:szCs w:val="24"/>
        </w:rPr>
        <w:fldChar w:fldCharType="end"/>
      </w:r>
      <w:r w:rsidR="00754C00">
        <w:rPr>
          <w:rFonts w:ascii="Arial" w:eastAsiaTheme="minorHAnsi" w:hAnsi="Arial" w:cs="Arial"/>
          <w:sz w:val="24"/>
          <w:szCs w:val="24"/>
        </w:rPr>
        <w:t xml:space="preserve"> que indicam que profissionais da área de tecnologia da informação tem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eficácia. Além disso, </w:t>
      </w:r>
      <w:r w:rsidR="00C66414">
        <w:rPr>
          <w:rFonts w:ascii="Arial" w:eastAsiaTheme="minorHAnsi" w:hAnsi="Arial" w:cs="Arial"/>
          <w:sz w:val="24"/>
          <w:szCs w:val="24"/>
        </w:rPr>
        <w:t xml:space="preserve">a exaustão também aparece como o fator mais preocupante em relação ao </w:t>
      </w:r>
      <w:proofErr w:type="spellStart"/>
      <w:r w:rsidR="00C66414">
        <w:rPr>
          <w:rFonts w:ascii="Arial" w:eastAsiaTheme="minorHAnsi" w:hAnsi="Arial" w:cs="Arial"/>
          <w:sz w:val="24"/>
          <w:szCs w:val="24"/>
        </w:rPr>
        <w:t>burnout</w:t>
      </w:r>
      <w:proofErr w:type="spellEnd"/>
      <w:r w:rsidR="00C66414">
        <w:rPr>
          <w:rFonts w:ascii="Arial" w:eastAsiaTheme="minorHAnsi" w:hAnsi="Arial" w:cs="Arial"/>
          <w:sz w:val="24"/>
          <w:szCs w:val="24"/>
        </w:rPr>
        <w:t xml:space="preserve"> na área.</w:t>
      </w:r>
    </w:p>
    <w:p w14:paraId="1263313E" w14:textId="4A93413D" w:rsidR="005718CF" w:rsidRPr="00171F5C" w:rsidRDefault="00AD4F75" w:rsidP="00CF06BE">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012219" w:rsidRPr="006A3EDF">
        <w:rPr>
          <w:rFonts w:ascii="Arial" w:hAnsi="Arial" w:cs="Arial"/>
          <w:sz w:val="24"/>
          <w:szCs w:val="24"/>
        </w:rPr>
        <w:t xml:space="preserve"> </w:t>
      </w:r>
      <w:r w:rsidR="00012219" w:rsidRPr="006A3EDF">
        <w:rPr>
          <w:rFonts w:ascii="Arial" w:hAnsi="Arial" w:cs="Arial"/>
          <w:i/>
          <w:iCs/>
          <w:sz w:val="24"/>
          <w:szCs w:val="24"/>
        </w:rPr>
        <w:t>(</w:t>
      </w:r>
      <w:proofErr w:type="spellStart"/>
      <w:r w:rsidR="00012219" w:rsidRPr="006A3EDF">
        <w:rPr>
          <w:rFonts w:ascii="Arial" w:hAnsi="Arial" w:cs="Arial"/>
          <w:i/>
          <w:iCs/>
          <w:sz w:val="24"/>
          <w:szCs w:val="24"/>
        </w:rPr>
        <w:t>latent</w:t>
      </w:r>
      <w:proofErr w:type="spellEnd"/>
      <w:r w:rsidR="00012219" w:rsidRPr="006A3EDF">
        <w:rPr>
          <w:rFonts w:ascii="Arial" w:hAnsi="Arial" w:cs="Arial"/>
          <w:i/>
          <w:iCs/>
          <w:sz w:val="24"/>
          <w:szCs w:val="24"/>
        </w:rPr>
        <w:t xml:space="preserve"> </w:t>
      </w:r>
      <w:proofErr w:type="spellStart"/>
      <w:r w:rsidR="00012219" w:rsidRPr="006A3EDF">
        <w:rPr>
          <w:rFonts w:ascii="Arial" w:hAnsi="Arial" w:cs="Arial"/>
          <w:i/>
          <w:iCs/>
          <w:sz w:val="24"/>
          <w:szCs w:val="24"/>
        </w:rPr>
        <w:t>variable</w:t>
      </w:r>
      <w:proofErr w:type="spellEnd"/>
      <w:r w:rsidR="00012219" w:rsidRPr="006A3EDF">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012219"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012219" w:rsidRPr="006A3EDF">
        <w:rPr>
          <w:rFonts w:ascii="Arial" w:hAnsi="Arial" w:cs="Arial"/>
          <w:sz w:val="24"/>
          <w:szCs w:val="24"/>
        </w:rPr>
        <w:fldChar w:fldCharType="separate"/>
      </w:r>
      <w:r w:rsidR="00012219" w:rsidRPr="006A3EDF">
        <w:rPr>
          <w:rFonts w:ascii="Arial" w:hAnsi="Arial" w:cs="Arial"/>
          <w:noProof/>
          <w:sz w:val="24"/>
          <w:szCs w:val="24"/>
        </w:rPr>
        <w:t>(ROSSEEL, 2015)</w:t>
      </w:r>
      <w:r w:rsidR="00012219" w:rsidRPr="006A3EDF">
        <w:rPr>
          <w:rFonts w:ascii="Arial" w:hAnsi="Arial" w:cs="Arial"/>
          <w:sz w:val="24"/>
          <w:szCs w:val="24"/>
        </w:rPr>
        <w:fldChar w:fldCharType="end"/>
      </w:r>
      <w:r w:rsidR="00012219" w:rsidRPr="006A3EDF">
        <w:rPr>
          <w:rFonts w:ascii="Arial" w:hAnsi="Arial" w:cs="Arial"/>
          <w:sz w:val="24"/>
          <w:szCs w:val="24"/>
        </w:rPr>
        <w:t xml:space="preserve">. O método de estimação utilizado foi o </w:t>
      </w:r>
      <w:proofErr w:type="spellStart"/>
      <w:r w:rsidR="00012219" w:rsidRPr="006A3EDF">
        <w:rPr>
          <w:rFonts w:ascii="Arial" w:hAnsi="Arial" w:cs="Arial"/>
          <w:i/>
          <w:iCs/>
          <w:sz w:val="24"/>
          <w:szCs w:val="24"/>
        </w:rPr>
        <w:t>Maximum</w:t>
      </w:r>
      <w:proofErr w:type="spellEnd"/>
      <w:r w:rsidR="00012219" w:rsidRPr="006A3EDF">
        <w:rPr>
          <w:rFonts w:ascii="Arial" w:hAnsi="Arial" w:cs="Arial"/>
          <w:i/>
          <w:iCs/>
          <w:sz w:val="24"/>
          <w:szCs w:val="24"/>
        </w:rPr>
        <w:t xml:space="preserve"> </w:t>
      </w:r>
      <w:proofErr w:type="spellStart"/>
      <w:r w:rsidR="00012219" w:rsidRPr="006A3EDF">
        <w:rPr>
          <w:rFonts w:ascii="Arial" w:hAnsi="Arial" w:cs="Arial"/>
          <w:i/>
          <w:iCs/>
          <w:sz w:val="24"/>
          <w:szCs w:val="24"/>
        </w:rPr>
        <w:t>Likelihood</w:t>
      </w:r>
      <w:proofErr w:type="spellEnd"/>
      <w:r w:rsidR="00012219" w:rsidRPr="006A3EDF">
        <w:rPr>
          <w:rFonts w:ascii="Arial" w:hAnsi="Arial" w:cs="Arial"/>
          <w:i/>
          <w:iCs/>
          <w:sz w:val="24"/>
          <w:szCs w:val="24"/>
        </w:rPr>
        <w:t xml:space="preserve"> </w:t>
      </w:r>
      <w:r w:rsidR="00012219" w:rsidRPr="006A3EDF">
        <w:rPr>
          <w:rFonts w:ascii="Arial" w:hAnsi="Arial" w:cs="Arial"/>
          <w:sz w:val="24"/>
          <w:szCs w:val="24"/>
        </w:rPr>
        <w:t xml:space="preserve">que é largamente </w:t>
      </w:r>
      <w:r w:rsidR="000A5753" w:rsidRPr="006A3EDF">
        <w:rPr>
          <w:rFonts w:ascii="Arial" w:hAnsi="Arial" w:cs="Arial"/>
          <w:sz w:val="24"/>
          <w:szCs w:val="24"/>
        </w:rPr>
        <w:t xml:space="preserve">utilizado </w:t>
      </w:r>
      <w:r w:rsidR="000A5753">
        <w:rPr>
          <w:rFonts w:ascii="Arial" w:hAnsi="Arial" w:cs="Arial"/>
          <w:sz w:val="24"/>
          <w:szCs w:val="24"/>
        </w:rPr>
        <w:t xml:space="preserve">com AFC. A  </w:t>
      </w:r>
      <w:r w:rsidR="000A5753" w:rsidRPr="006A3EDF">
        <w:rPr>
          <w:rFonts w:ascii="Arial" w:hAnsi="Arial" w:cs="Arial"/>
          <w:sz w:val="24"/>
          <w:szCs w:val="24"/>
        </w:rPr>
        <w:fldChar w:fldCharType="begin"/>
      </w:r>
      <w:r w:rsidR="000A5753" w:rsidRPr="006A3EDF">
        <w:rPr>
          <w:rFonts w:ascii="Arial" w:hAnsi="Arial" w:cs="Arial"/>
          <w:sz w:val="24"/>
          <w:szCs w:val="24"/>
        </w:rPr>
        <w:instrText xml:space="preserve"> REF _Ref28695379 \h  \* MERGEFORMAT </w:instrText>
      </w:r>
      <w:r w:rsidR="000A5753" w:rsidRPr="006A3EDF">
        <w:rPr>
          <w:rFonts w:ascii="Arial" w:hAnsi="Arial" w:cs="Arial"/>
          <w:sz w:val="24"/>
          <w:szCs w:val="24"/>
        </w:rPr>
      </w:r>
      <w:r w:rsidR="000A5753" w:rsidRPr="006A3EDF">
        <w:rPr>
          <w:rFonts w:ascii="Arial" w:hAnsi="Arial" w:cs="Arial"/>
          <w:sz w:val="24"/>
          <w:szCs w:val="24"/>
        </w:rPr>
        <w:fldChar w:fldCharType="separate"/>
      </w:r>
      <w:r w:rsidR="000A5753" w:rsidRPr="000A5753">
        <w:rPr>
          <w:rFonts w:ascii="Arial" w:hAnsi="Arial" w:cs="Arial"/>
          <w:sz w:val="24"/>
          <w:szCs w:val="24"/>
        </w:rPr>
        <w:t>Tabela 12</w:t>
      </w:r>
      <w:r w:rsidR="000A5753" w:rsidRPr="006A3EDF">
        <w:rPr>
          <w:rFonts w:ascii="Arial" w:hAnsi="Arial" w:cs="Arial"/>
          <w:sz w:val="24"/>
          <w:szCs w:val="24"/>
        </w:rPr>
        <w:fldChar w:fldCharType="end"/>
      </w:r>
      <w:r w:rsidR="000A5753">
        <w:rPr>
          <w:rFonts w:ascii="Arial" w:hAnsi="Arial" w:cs="Arial"/>
          <w:sz w:val="24"/>
          <w:szCs w:val="24"/>
        </w:rPr>
        <w:t xml:space="preserve"> apresenta o erro e a carga fatorial de cada item.</w:t>
      </w:r>
      <w:r w:rsidR="00603E00">
        <w:rPr>
          <w:rFonts w:ascii="Arial" w:hAnsi="Arial" w:cs="Arial"/>
          <w:sz w:val="24"/>
          <w:szCs w:val="24"/>
        </w:rPr>
        <w:t xml:space="preserve"> O item que corresponde a cada sigla pode ser visto no </w:t>
      </w:r>
      <w:r w:rsidR="00171F5C" w:rsidRPr="00171F5C">
        <w:rPr>
          <w:rFonts w:ascii="Arial" w:hAnsi="Arial" w:cs="Arial"/>
          <w:sz w:val="24"/>
          <w:szCs w:val="24"/>
        </w:rPr>
        <w:fldChar w:fldCharType="begin"/>
      </w:r>
      <w:r w:rsidR="00171F5C" w:rsidRPr="00171F5C">
        <w:rPr>
          <w:rFonts w:ascii="Arial" w:hAnsi="Arial" w:cs="Arial"/>
          <w:sz w:val="24"/>
          <w:szCs w:val="24"/>
        </w:rPr>
        <w:instrText xml:space="preserve"> REF _Ref40960398 \h  \* MERGEFORMAT </w:instrText>
      </w:r>
      <w:r w:rsidR="00171F5C" w:rsidRPr="00171F5C">
        <w:rPr>
          <w:rFonts w:ascii="Arial" w:hAnsi="Arial" w:cs="Arial"/>
          <w:sz w:val="24"/>
          <w:szCs w:val="24"/>
        </w:rPr>
      </w:r>
      <w:r w:rsidR="00171F5C" w:rsidRPr="00171F5C">
        <w:rPr>
          <w:rFonts w:ascii="Arial" w:hAnsi="Arial" w:cs="Arial"/>
          <w:sz w:val="24"/>
          <w:szCs w:val="24"/>
        </w:rPr>
        <w:fldChar w:fldCharType="separate"/>
      </w:r>
      <w:r w:rsidR="00171F5C" w:rsidRPr="00171F5C">
        <w:rPr>
          <w:rFonts w:ascii="Arial" w:hAnsi="Arial" w:cs="Arial"/>
          <w:sz w:val="24"/>
          <w:szCs w:val="24"/>
        </w:rPr>
        <w:t xml:space="preserve">Apêndice </w:t>
      </w:r>
      <w:r w:rsidR="00171F5C" w:rsidRPr="00171F5C">
        <w:rPr>
          <w:rFonts w:ascii="Arial" w:hAnsi="Arial" w:cs="Arial"/>
          <w:noProof/>
          <w:sz w:val="24"/>
          <w:szCs w:val="24"/>
        </w:rPr>
        <w:t>B</w:t>
      </w:r>
      <w:r w:rsidR="00171F5C" w:rsidRPr="00171F5C">
        <w:rPr>
          <w:rFonts w:ascii="Arial" w:hAnsi="Arial" w:cs="Arial"/>
          <w:sz w:val="24"/>
          <w:szCs w:val="24"/>
        </w:rPr>
        <w:t xml:space="preserve"> </w:t>
      </w:r>
      <w:r w:rsidR="00171F5C">
        <w:rPr>
          <w:rFonts w:ascii="Arial" w:hAnsi="Arial" w:cs="Arial"/>
          <w:sz w:val="24"/>
          <w:szCs w:val="24"/>
        </w:rPr>
        <w:t xml:space="preserve">- </w:t>
      </w:r>
      <w:r w:rsidR="00171F5C" w:rsidRPr="00171F5C">
        <w:rPr>
          <w:rFonts w:ascii="Arial" w:hAnsi="Arial" w:cs="Arial"/>
          <w:sz w:val="24"/>
          <w:szCs w:val="24"/>
        </w:rPr>
        <w:t xml:space="preserve">Escala de </w:t>
      </w:r>
      <w:proofErr w:type="spellStart"/>
      <w:r w:rsidR="00171F5C" w:rsidRPr="00171F5C">
        <w:rPr>
          <w:rFonts w:ascii="Arial" w:hAnsi="Arial" w:cs="Arial"/>
          <w:sz w:val="24"/>
          <w:szCs w:val="24"/>
        </w:rPr>
        <w:t>burnout</w:t>
      </w:r>
      <w:proofErr w:type="spellEnd"/>
      <w:r w:rsidR="00171F5C" w:rsidRPr="00171F5C">
        <w:rPr>
          <w:rFonts w:ascii="Arial" w:hAnsi="Arial" w:cs="Arial"/>
          <w:sz w:val="24"/>
          <w:szCs w:val="24"/>
        </w:rPr>
        <w:fldChar w:fldCharType="end"/>
      </w:r>
      <w:r w:rsidR="00171F5C">
        <w:rPr>
          <w:rFonts w:ascii="Arial" w:hAnsi="Arial" w:cs="Arial"/>
          <w:sz w:val="24"/>
          <w:szCs w:val="24"/>
        </w:rPr>
        <w:t>.</w:t>
      </w:r>
    </w:p>
    <w:p w14:paraId="185A570D" w14:textId="4D7B94E6" w:rsidR="0061150A" w:rsidRPr="006A3EDF" w:rsidRDefault="0061150A" w:rsidP="0061150A">
      <w:pPr>
        <w:pStyle w:val="Legenda"/>
        <w:keepNext/>
        <w:rPr>
          <w:rFonts w:ascii="Arial" w:hAnsi="Arial" w:cs="Arial"/>
        </w:rPr>
      </w:pPr>
      <w:bookmarkStart w:id="210" w:name="_Ref28695379"/>
      <w:bookmarkStart w:id="211" w:name="_Ref28850972"/>
      <w:bookmarkStart w:id="212" w:name="_Toc31965954"/>
      <w:bookmarkStart w:id="213" w:name="_Toc43927108"/>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9521F">
        <w:rPr>
          <w:rFonts w:ascii="Arial" w:hAnsi="Arial" w:cs="Arial"/>
          <w:noProof/>
        </w:rPr>
        <w:t>12</w:t>
      </w:r>
      <w:r w:rsidRPr="006A3EDF">
        <w:rPr>
          <w:rFonts w:ascii="Arial" w:hAnsi="Arial" w:cs="Arial"/>
        </w:rPr>
        <w:fldChar w:fldCharType="end"/>
      </w:r>
      <w:bookmarkEnd w:id="210"/>
      <w:r w:rsidRPr="006A3EDF">
        <w:rPr>
          <w:rFonts w:ascii="Arial" w:hAnsi="Arial" w:cs="Arial"/>
        </w:rPr>
        <w:t xml:space="preserve"> - Análise Fatorial Confirmatória </w:t>
      </w:r>
      <w:r w:rsidR="009F4177" w:rsidRPr="009F4177">
        <w:rPr>
          <w:rFonts w:ascii="Arial" w:hAnsi="Arial" w:cs="Arial"/>
        </w:rPr>
        <w:t>da escala</w:t>
      </w:r>
      <w:r w:rsidR="009F4177" w:rsidRPr="006A3EDF">
        <w:rPr>
          <w:rFonts w:ascii="Arial" w:hAnsi="Arial" w:cs="Arial"/>
        </w:rPr>
        <w:t xml:space="preserve"> </w:t>
      </w:r>
      <w:r w:rsidRPr="006A3EDF">
        <w:rPr>
          <w:rFonts w:ascii="Arial" w:hAnsi="Arial" w:cs="Arial"/>
        </w:rPr>
        <w:t>de Burnout</w:t>
      </w:r>
      <w:bookmarkEnd w:id="211"/>
      <w:bookmarkEnd w:id="212"/>
      <w:bookmarkEnd w:id="213"/>
    </w:p>
    <w:tbl>
      <w:tblPr>
        <w:tblStyle w:val="TabelaSimples5"/>
        <w:tblW w:w="0" w:type="auto"/>
        <w:jc w:val="center"/>
        <w:tblLook w:val="04A0" w:firstRow="1" w:lastRow="0" w:firstColumn="1" w:lastColumn="0" w:noHBand="0" w:noVBand="1"/>
      </w:tblPr>
      <w:tblGrid>
        <w:gridCol w:w="2265"/>
        <w:gridCol w:w="2265"/>
        <w:gridCol w:w="2266"/>
      </w:tblGrid>
      <w:tr w:rsidR="0061150A" w:rsidRPr="006A3EDF" w14:paraId="1FAE4635" w14:textId="77777777" w:rsidTr="007F2B1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tcBorders>
              <w:bottom w:val="single" w:sz="4" w:space="0" w:color="auto"/>
            </w:tcBorders>
          </w:tcPr>
          <w:p w14:paraId="5CCA51AE"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p>
        </w:tc>
        <w:tc>
          <w:tcPr>
            <w:tcW w:w="2265" w:type="dxa"/>
            <w:tcBorders>
              <w:bottom w:val="single" w:sz="4" w:space="0" w:color="auto"/>
            </w:tcBorders>
          </w:tcPr>
          <w:p w14:paraId="58AC76BF" w14:textId="77777777" w:rsidR="0061150A" w:rsidRPr="006A3EDF" w:rsidRDefault="0061150A" w:rsidP="0075202B">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Erro</w:t>
            </w:r>
          </w:p>
        </w:tc>
        <w:tc>
          <w:tcPr>
            <w:tcW w:w="2266" w:type="dxa"/>
            <w:tcBorders>
              <w:bottom w:val="single" w:sz="4" w:space="0" w:color="auto"/>
            </w:tcBorders>
          </w:tcPr>
          <w:p w14:paraId="6B5464DC" w14:textId="77777777" w:rsidR="0061150A" w:rsidRPr="006A3EDF" w:rsidRDefault="0061150A" w:rsidP="0075202B">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Carga Fatorial</w:t>
            </w:r>
          </w:p>
        </w:tc>
      </w:tr>
      <w:tr w:rsidR="0061150A" w:rsidRPr="006A3EDF" w14:paraId="26A49E6A"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7BC82383"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EE1</w:t>
            </w:r>
          </w:p>
        </w:tc>
        <w:tc>
          <w:tcPr>
            <w:tcW w:w="2265" w:type="dxa"/>
            <w:tcBorders>
              <w:top w:val="single" w:sz="4" w:space="0" w:color="auto"/>
              <w:left w:val="single" w:sz="4" w:space="0" w:color="auto"/>
              <w:bottom w:val="single" w:sz="4" w:space="0" w:color="auto"/>
              <w:right w:val="single" w:sz="4" w:space="0" w:color="auto"/>
            </w:tcBorders>
          </w:tcPr>
          <w:p w14:paraId="480744A3"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0.088   </w:t>
            </w:r>
          </w:p>
        </w:tc>
        <w:tc>
          <w:tcPr>
            <w:tcW w:w="2266" w:type="dxa"/>
            <w:tcBorders>
              <w:top w:val="single" w:sz="4" w:space="0" w:color="auto"/>
              <w:left w:val="single" w:sz="4" w:space="0" w:color="auto"/>
              <w:bottom w:val="single" w:sz="4" w:space="0" w:color="auto"/>
            </w:tcBorders>
          </w:tcPr>
          <w:p w14:paraId="59E0F85B"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0.840</w:t>
            </w:r>
          </w:p>
        </w:tc>
      </w:tr>
      <w:tr w:rsidR="0061150A" w:rsidRPr="006A3EDF" w14:paraId="4E254068"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145E1CCE"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EE2</w:t>
            </w:r>
          </w:p>
        </w:tc>
        <w:tc>
          <w:tcPr>
            <w:tcW w:w="2265" w:type="dxa"/>
            <w:tcBorders>
              <w:top w:val="single" w:sz="4" w:space="0" w:color="auto"/>
              <w:left w:val="single" w:sz="4" w:space="0" w:color="auto"/>
              <w:bottom w:val="single" w:sz="4" w:space="0" w:color="auto"/>
              <w:right w:val="single" w:sz="4" w:space="0" w:color="auto"/>
            </w:tcBorders>
          </w:tcPr>
          <w:p w14:paraId="7983CB92"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0.092   </w:t>
            </w:r>
          </w:p>
        </w:tc>
        <w:tc>
          <w:tcPr>
            <w:tcW w:w="2266" w:type="dxa"/>
            <w:tcBorders>
              <w:top w:val="single" w:sz="4" w:space="0" w:color="auto"/>
              <w:left w:val="single" w:sz="4" w:space="0" w:color="auto"/>
              <w:bottom w:val="single" w:sz="4" w:space="0" w:color="auto"/>
            </w:tcBorders>
          </w:tcPr>
          <w:p w14:paraId="50259DD8"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0.740</w:t>
            </w:r>
          </w:p>
        </w:tc>
      </w:tr>
      <w:tr w:rsidR="0061150A" w:rsidRPr="006A3EDF" w14:paraId="53DB50C4"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0624C6ED"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EE3</w:t>
            </w:r>
          </w:p>
        </w:tc>
        <w:tc>
          <w:tcPr>
            <w:tcW w:w="2265" w:type="dxa"/>
            <w:tcBorders>
              <w:top w:val="single" w:sz="4" w:space="0" w:color="auto"/>
              <w:left w:val="single" w:sz="4" w:space="0" w:color="auto"/>
              <w:bottom w:val="single" w:sz="4" w:space="0" w:color="auto"/>
              <w:right w:val="single" w:sz="4" w:space="0" w:color="auto"/>
            </w:tcBorders>
          </w:tcPr>
          <w:p w14:paraId="4BF03036"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0.094</w:t>
            </w:r>
          </w:p>
        </w:tc>
        <w:tc>
          <w:tcPr>
            <w:tcW w:w="2266" w:type="dxa"/>
            <w:tcBorders>
              <w:top w:val="single" w:sz="4" w:space="0" w:color="auto"/>
              <w:left w:val="single" w:sz="4" w:space="0" w:color="auto"/>
              <w:bottom w:val="single" w:sz="4" w:space="0" w:color="auto"/>
            </w:tcBorders>
          </w:tcPr>
          <w:p w14:paraId="587677B5"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0.731</w:t>
            </w:r>
          </w:p>
        </w:tc>
      </w:tr>
      <w:tr w:rsidR="0061150A" w:rsidRPr="006A3EDF" w14:paraId="23AFB989"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1FB64C44"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EE4</w:t>
            </w:r>
          </w:p>
        </w:tc>
        <w:tc>
          <w:tcPr>
            <w:tcW w:w="2265" w:type="dxa"/>
            <w:tcBorders>
              <w:top w:val="single" w:sz="4" w:space="0" w:color="auto"/>
              <w:left w:val="single" w:sz="4" w:space="0" w:color="auto"/>
              <w:bottom w:val="single" w:sz="4" w:space="0" w:color="auto"/>
              <w:right w:val="single" w:sz="4" w:space="0" w:color="auto"/>
            </w:tcBorders>
          </w:tcPr>
          <w:p w14:paraId="2F98971C"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0.101</w:t>
            </w:r>
          </w:p>
        </w:tc>
        <w:tc>
          <w:tcPr>
            <w:tcW w:w="2266" w:type="dxa"/>
            <w:tcBorders>
              <w:top w:val="single" w:sz="4" w:space="0" w:color="auto"/>
              <w:left w:val="single" w:sz="4" w:space="0" w:color="auto"/>
              <w:bottom w:val="single" w:sz="4" w:space="0" w:color="auto"/>
            </w:tcBorders>
          </w:tcPr>
          <w:p w14:paraId="0BE9CED0"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0.754</w:t>
            </w:r>
          </w:p>
        </w:tc>
      </w:tr>
      <w:tr w:rsidR="0061150A" w:rsidRPr="006A3EDF" w14:paraId="18909C01"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276D8A8C"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EE5</w:t>
            </w:r>
          </w:p>
        </w:tc>
        <w:tc>
          <w:tcPr>
            <w:tcW w:w="2265" w:type="dxa"/>
            <w:tcBorders>
              <w:top w:val="single" w:sz="4" w:space="0" w:color="auto"/>
              <w:left w:val="single" w:sz="4" w:space="0" w:color="auto"/>
              <w:bottom w:val="single" w:sz="4" w:space="0" w:color="auto"/>
              <w:right w:val="single" w:sz="4" w:space="0" w:color="auto"/>
            </w:tcBorders>
          </w:tcPr>
          <w:p w14:paraId="3068E52B"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0.065</w:t>
            </w:r>
          </w:p>
        </w:tc>
        <w:tc>
          <w:tcPr>
            <w:tcW w:w="2266" w:type="dxa"/>
            <w:tcBorders>
              <w:top w:val="single" w:sz="4" w:space="0" w:color="auto"/>
              <w:left w:val="single" w:sz="4" w:space="0" w:color="auto"/>
              <w:bottom w:val="single" w:sz="4" w:space="0" w:color="auto"/>
            </w:tcBorders>
          </w:tcPr>
          <w:p w14:paraId="432C60F6"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0.599</w:t>
            </w:r>
          </w:p>
        </w:tc>
      </w:tr>
      <w:tr w:rsidR="0061150A" w:rsidRPr="006A3EDF" w14:paraId="7C8ECB73"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7EBD95A5"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CI1</w:t>
            </w:r>
          </w:p>
        </w:tc>
        <w:tc>
          <w:tcPr>
            <w:tcW w:w="2265" w:type="dxa"/>
            <w:tcBorders>
              <w:top w:val="single" w:sz="4" w:space="0" w:color="auto"/>
              <w:left w:val="single" w:sz="4" w:space="0" w:color="auto"/>
              <w:bottom w:val="single" w:sz="4" w:space="0" w:color="auto"/>
              <w:right w:val="single" w:sz="4" w:space="0" w:color="auto"/>
            </w:tcBorders>
          </w:tcPr>
          <w:p w14:paraId="4A22DF7D"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0.081   </w:t>
            </w:r>
          </w:p>
        </w:tc>
        <w:tc>
          <w:tcPr>
            <w:tcW w:w="2266" w:type="dxa"/>
            <w:tcBorders>
              <w:top w:val="single" w:sz="4" w:space="0" w:color="auto"/>
              <w:left w:val="single" w:sz="4" w:space="0" w:color="auto"/>
              <w:bottom w:val="single" w:sz="4" w:space="0" w:color="auto"/>
            </w:tcBorders>
          </w:tcPr>
          <w:p w14:paraId="36E4A4B0"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0.729</w:t>
            </w:r>
          </w:p>
        </w:tc>
      </w:tr>
      <w:tr w:rsidR="0061150A" w:rsidRPr="006A3EDF" w14:paraId="2AE1B49E"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0D2000FA"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CI2</w:t>
            </w:r>
          </w:p>
        </w:tc>
        <w:tc>
          <w:tcPr>
            <w:tcW w:w="2265" w:type="dxa"/>
            <w:tcBorders>
              <w:top w:val="single" w:sz="4" w:space="0" w:color="auto"/>
              <w:left w:val="single" w:sz="4" w:space="0" w:color="auto"/>
              <w:bottom w:val="single" w:sz="4" w:space="0" w:color="auto"/>
              <w:right w:val="single" w:sz="4" w:space="0" w:color="auto"/>
            </w:tcBorders>
          </w:tcPr>
          <w:p w14:paraId="1FD23696"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0.093   </w:t>
            </w:r>
          </w:p>
        </w:tc>
        <w:tc>
          <w:tcPr>
            <w:tcW w:w="2266" w:type="dxa"/>
            <w:tcBorders>
              <w:top w:val="single" w:sz="4" w:space="0" w:color="auto"/>
              <w:left w:val="single" w:sz="4" w:space="0" w:color="auto"/>
              <w:bottom w:val="single" w:sz="4" w:space="0" w:color="auto"/>
            </w:tcBorders>
          </w:tcPr>
          <w:p w14:paraId="5E84E212"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0.817</w:t>
            </w:r>
          </w:p>
        </w:tc>
      </w:tr>
      <w:tr w:rsidR="0061150A" w:rsidRPr="006A3EDF" w14:paraId="6C7E0325"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2FDAD057"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CI3</w:t>
            </w:r>
          </w:p>
        </w:tc>
        <w:tc>
          <w:tcPr>
            <w:tcW w:w="2265" w:type="dxa"/>
            <w:tcBorders>
              <w:top w:val="single" w:sz="4" w:space="0" w:color="auto"/>
              <w:left w:val="single" w:sz="4" w:space="0" w:color="auto"/>
              <w:bottom w:val="single" w:sz="4" w:space="0" w:color="auto"/>
              <w:right w:val="single" w:sz="4" w:space="0" w:color="auto"/>
            </w:tcBorders>
          </w:tcPr>
          <w:p w14:paraId="78776342"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0.069   </w:t>
            </w:r>
          </w:p>
        </w:tc>
        <w:tc>
          <w:tcPr>
            <w:tcW w:w="2266" w:type="dxa"/>
            <w:tcBorders>
              <w:top w:val="single" w:sz="4" w:space="0" w:color="auto"/>
              <w:left w:val="single" w:sz="4" w:space="0" w:color="auto"/>
              <w:bottom w:val="single" w:sz="4" w:space="0" w:color="auto"/>
            </w:tcBorders>
          </w:tcPr>
          <w:p w14:paraId="1727CA06"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0.651</w:t>
            </w:r>
          </w:p>
        </w:tc>
      </w:tr>
      <w:tr w:rsidR="0061150A" w:rsidRPr="006A3EDF" w14:paraId="5FD04F89"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394BA0C5"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CI4</w:t>
            </w:r>
          </w:p>
        </w:tc>
        <w:tc>
          <w:tcPr>
            <w:tcW w:w="2265" w:type="dxa"/>
            <w:tcBorders>
              <w:top w:val="single" w:sz="4" w:space="0" w:color="auto"/>
              <w:left w:val="single" w:sz="4" w:space="0" w:color="auto"/>
              <w:bottom w:val="single" w:sz="4" w:space="0" w:color="auto"/>
              <w:right w:val="single" w:sz="4" w:space="0" w:color="auto"/>
            </w:tcBorders>
          </w:tcPr>
          <w:p w14:paraId="25638900"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0.073   </w:t>
            </w:r>
          </w:p>
        </w:tc>
        <w:tc>
          <w:tcPr>
            <w:tcW w:w="2266" w:type="dxa"/>
            <w:tcBorders>
              <w:top w:val="single" w:sz="4" w:space="0" w:color="auto"/>
              <w:left w:val="single" w:sz="4" w:space="0" w:color="auto"/>
              <w:bottom w:val="single" w:sz="4" w:space="0" w:color="auto"/>
            </w:tcBorders>
          </w:tcPr>
          <w:p w14:paraId="768B79E5"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0.642</w:t>
            </w:r>
          </w:p>
        </w:tc>
      </w:tr>
      <w:tr w:rsidR="0061150A" w:rsidRPr="006A3EDF" w14:paraId="48C35D60"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558812A9"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EF1</w:t>
            </w:r>
          </w:p>
        </w:tc>
        <w:tc>
          <w:tcPr>
            <w:tcW w:w="2265" w:type="dxa"/>
            <w:tcBorders>
              <w:top w:val="single" w:sz="4" w:space="0" w:color="auto"/>
              <w:left w:val="single" w:sz="4" w:space="0" w:color="auto"/>
              <w:bottom w:val="single" w:sz="4" w:space="0" w:color="auto"/>
              <w:right w:val="single" w:sz="4" w:space="0" w:color="auto"/>
            </w:tcBorders>
          </w:tcPr>
          <w:p w14:paraId="6040B9B4"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0.062   </w:t>
            </w:r>
          </w:p>
        </w:tc>
        <w:tc>
          <w:tcPr>
            <w:tcW w:w="2266" w:type="dxa"/>
            <w:tcBorders>
              <w:top w:val="single" w:sz="4" w:space="0" w:color="auto"/>
              <w:left w:val="single" w:sz="4" w:space="0" w:color="auto"/>
              <w:bottom w:val="single" w:sz="4" w:space="0" w:color="auto"/>
            </w:tcBorders>
          </w:tcPr>
          <w:p w14:paraId="2E212634"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0.516</w:t>
            </w:r>
          </w:p>
        </w:tc>
      </w:tr>
      <w:tr w:rsidR="0061150A" w:rsidRPr="006A3EDF" w14:paraId="06DE7235"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09E20678"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EF2</w:t>
            </w:r>
          </w:p>
        </w:tc>
        <w:tc>
          <w:tcPr>
            <w:tcW w:w="2265" w:type="dxa"/>
            <w:tcBorders>
              <w:top w:val="single" w:sz="4" w:space="0" w:color="auto"/>
              <w:left w:val="single" w:sz="4" w:space="0" w:color="auto"/>
              <w:bottom w:val="single" w:sz="4" w:space="0" w:color="auto"/>
              <w:right w:val="single" w:sz="4" w:space="0" w:color="auto"/>
            </w:tcBorders>
          </w:tcPr>
          <w:p w14:paraId="3F1ECDDC"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0.069    </w:t>
            </w:r>
          </w:p>
        </w:tc>
        <w:tc>
          <w:tcPr>
            <w:tcW w:w="2266" w:type="dxa"/>
            <w:tcBorders>
              <w:top w:val="single" w:sz="4" w:space="0" w:color="auto"/>
              <w:left w:val="single" w:sz="4" w:space="0" w:color="auto"/>
              <w:bottom w:val="single" w:sz="4" w:space="0" w:color="auto"/>
            </w:tcBorders>
          </w:tcPr>
          <w:p w14:paraId="1BCC4777"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0.735</w:t>
            </w:r>
          </w:p>
        </w:tc>
      </w:tr>
      <w:tr w:rsidR="0061150A" w:rsidRPr="006A3EDF" w14:paraId="025ADFA7"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1ED003CB"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EF3</w:t>
            </w:r>
          </w:p>
        </w:tc>
        <w:tc>
          <w:tcPr>
            <w:tcW w:w="2265" w:type="dxa"/>
            <w:tcBorders>
              <w:top w:val="single" w:sz="4" w:space="0" w:color="auto"/>
              <w:left w:val="single" w:sz="4" w:space="0" w:color="auto"/>
              <w:bottom w:val="single" w:sz="4" w:space="0" w:color="auto"/>
              <w:right w:val="single" w:sz="4" w:space="0" w:color="auto"/>
            </w:tcBorders>
          </w:tcPr>
          <w:p w14:paraId="2D2E407D"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0.069   </w:t>
            </w:r>
          </w:p>
        </w:tc>
        <w:tc>
          <w:tcPr>
            <w:tcW w:w="2266" w:type="dxa"/>
            <w:tcBorders>
              <w:top w:val="single" w:sz="4" w:space="0" w:color="auto"/>
              <w:left w:val="single" w:sz="4" w:space="0" w:color="auto"/>
              <w:bottom w:val="single" w:sz="4" w:space="0" w:color="auto"/>
            </w:tcBorders>
          </w:tcPr>
          <w:p w14:paraId="626CC8A9"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0.496</w:t>
            </w:r>
          </w:p>
        </w:tc>
      </w:tr>
      <w:tr w:rsidR="0061150A" w:rsidRPr="006A3EDF" w14:paraId="1A91D125"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7342BE7D"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EF4</w:t>
            </w:r>
          </w:p>
        </w:tc>
        <w:tc>
          <w:tcPr>
            <w:tcW w:w="2265" w:type="dxa"/>
            <w:tcBorders>
              <w:top w:val="single" w:sz="4" w:space="0" w:color="auto"/>
              <w:left w:val="single" w:sz="4" w:space="0" w:color="auto"/>
              <w:bottom w:val="single" w:sz="4" w:space="0" w:color="auto"/>
              <w:right w:val="single" w:sz="4" w:space="0" w:color="auto"/>
            </w:tcBorders>
          </w:tcPr>
          <w:p w14:paraId="6292C3C9"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0.070   </w:t>
            </w:r>
          </w:p>
        </w:tc>
        <w:tc>
          <w:tcPr>
            <w:tcW w:w="2266" w:type="dxa"/>
            <w:tcBorders>
              <w:top w:val="single" w:sz="4" w:space="0" w:color="auto"/>
              <w:left w:val="single" w:sz="4" w:space="0" w:color="auto"/>
              <w:bottom w:val="single" w:sz="4" w:space="0" w:color="auto"/>
            </w:tcBorders>
          </w:tcPr>
          <w:p w14:paraId="336DE909"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0.855</w:t>
            </w:r>
          </w:p>
        </w:tc>
      </w:tr>
      <w:tr w:rsidR="0061150A" w:rsidRPr="006A3EDF" w14:paraId="486AC43E"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right w:val="single" w:sz="4" w:space="0" w:color="auto"/>
            </w:tcBorders>
          </w:tcPr>
          <w:p w14:paraId="671127DE"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EF6</w:t>
            </w:r>
          </w:p>
        </w:tc>
        <w:tc>
          <w:tcPr>
            <w:tcW w:w="2265" w:type="dxa"/>
            <w:tcBorders>
              <w:top w:val="single" w:sz="4" w:space="0" w:color="auto"/>
              <w:left w:val="single" w:sz="4" w:space="0" w:color="auto"/>
              <w:right w:val="single" w:sz="4" w:space="0" w:color="auto"/>
            </w:tcBorders>
          </w:tcPr>
          <w:p w14:paraId="18336F07"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0.072   </w:t>
            </w:r>
          </w:p>
        </w:tc>
        <w:tc>
          <w:tcPr>
            <w:tcW w:w="2266" w:type="dxa"/>
            <w:tcBorders>
              <w:top w:val="single" w:sz="4" w:space="0" w:color="auto"/>
              <w:left w:val="single" w:sz="4" w:space="0" w:color="auto"/>
            </w:tcBorders>
          </w:tcPr>
          <w:p w14:paraId="0837314B"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0.559</w:t>
            </w:r>
          </w:p>
        </w:tc>
      </w:tr>
    </w:tbl>
    <w:p w14:paraId="7FEB5973" w14:textId="77777777" w:rsidR="00CF06BE" w:rsidRPr="006A3EDF" w:rsidRDefault="00CF06BE" w:rsidP="00603E00">
      <w:pPr>
        <w:spacing w:before="240" w:line="360" w:lineRule="auto"/>
        <w:ind w:left="142" w:firstLine="432"/>
        <w:rPr>
          <w:rFonts w:ascii="Arial" w:hAnsi="Arial" w:cs="Arial"/>
          <w:sz w:val="24"/>
          <w:szCs w:val="24"/>
        </w:rPr>
      </w:pPr>
      <w:r>
        <w:rPr>
          <w:rFonts w:ascii="Arial" w:hAnsi="Arial" w:cs="Arial"/>
          <w:sz w:val="24"/>
          <w:szCs w:val="24"/>
        </w:rPr>
        <w:lastRenderedPageBreak/>
        <w:t>Na primeira análise realizada com todos os itens da escala, o</w:t>
      </w:r>
      <w:r w:rsidRPr="006A3EDF">
        <w:rPr>
          <w:rFonts w:ascii="Arial" w:hAnsi="Arial" w:cs="Arial"/>
          <w:sz w:val="24"/>
          <w:szCs w:val="24"/>
        </w:rPr>
        <w:t>s itens EE6</w:t>
      </w:r>
      <w:r>
        <w:rPr>
          <w:rFonts w:ascii="Arial" w:hAnsi="Arial" w:cs="Arial"/>
          <w:sz w:val="24"/>
          <w:szCs w:val="24"/>
        </w:rPr>
        <w:t xml:space="preserve"> (</w:t>
      </w:r>
      <w:r w:rsidRPr="006A3EDF">
        <w:rPr>
          <w:rFonts w:ascii="Arial" w:hAnsi="Arial" w:cs="Arial"/>
          <w:i/>
          <w:iCs/>
          <w:sz w:val="24"/>
          <w:szCs w:val="24"/>
        </w:rPr>
        <w:t>Quero apenas fazer o meu trabalho sem ser incomodad</w:t>
      </w:r>
      <w:r w:rsidRPr="00F53F13">
        <w:rPr>
          <w:rFonts w:ascii="Arial" w:hAnsi="Arial" w:cs="Arial"/>
          <w:i/>
          <w:iCs/>
          <w:sz w:val="24"/>
          <w:szCs w:val="24"/>
        </w:rPr>
        <w:t>o</w:t>
      </w:r>
      <w:r w:rsidRPr="00F53F13">
        <w:rPr>
          <w:rFonts w:ascii="Arial" w:hAnsi="Arial" w:cs="Arial"/>
          <w:sz w:val="24"/>
          <w:szCs w:val="24"/>
        </w:rPr>
        <w:t>)</w:t>
      </w:r>
      <w:r w:rsidRPr="006A3EDF">
        <w:rPr>
          <w:rFonts w:ascii="Arial" w:hAnsi="Arial" w:cs="Arial"/>
          <w:sz w:val="24"/>
          <w:szCs w:val="24"/>
        </w:rPr>
        <w:t xml:space="preserve"> e EF5</w:t>
      </w:r>
      <w:r>
        <w:rPr>
          <w:rFonts w:ascii="Arial" w:hAnsi="Arial" w:cs="Arial"/>
          <w:sz w:val="24"/>
          <w:szCs w:val="24"/>
        </w:rPr>
        <w:t xml:space="preserve"> (</w:t>
      </w:r>
      <w:r w:rsidRPr="00F53F13">
        <w:rPr>
          <w:rFonts w:ascii="Arial" w:hAnsi="Arial" w:cs="Arial"/>
          <w:i/>
          <w:iCs/>
          <w:sz w:val="24"/>
          <w:szCs w:val="24"/>
        </w:rPr>
        <w:t>em minha opinião, eu sou bom no que faço</w:t>
      </w:r>
      <w:r>
        <w:rPr>
          <w:rFonts w:ascii="Arial" w:hAnsi="Arial" w:cs="Arial"/>
          <w:sz w:val="24"/>
          <w:szCs w:val="24"/>
        </w:rPr>
        <w:t>)</w:t>
      </w:r>
      <w:r w:rsidRPr="006A3EDF">
        <w:rPr>
          <w:rFonts w:ascii="Arial" w:hAnsi="Arial" w:cs="Arial"/>
          <w:sz w:val="24"/>
          <w:szCs w:val="24"/>
        </w:rPr>
        <w:t xml:space="preserve"> apresentaram problemas com amostra desta pesquisa e por isso foram excluídos, pois estavam com uma carga fatorial bem abaixo do limite de 0,5 (respectivamente 0.382 e 0.378). </w:t>
      </w:r>
    </w:p>
    <w:p w14:paraId="02D3A0CB" w14:textId="1AB10C84" w:rsidR="00CF06BE" w:rsidRPr="006A3EDF" w:rsidRDefault="00CF06BE" w:rsidP="00CF06BE">
      <w:pPr>
        <w:spacing w:line="360" w:lineRule="auto"/>
        <w:ind w:left="142" w:firstLine="432"/>
        <w:rPr>
          <w:rFonts w:ascii="Arial" w:hAnsi="Arial" w:cs="Arial"/>
          <w:sz w:val="24"/>
          <w:szCs w:val="24"/>
        </w:rPr>
      </w:pPr>
      <w:r w:rsidRPr="006A3EDF">
        <w:rPr>
          <w:rFonts w:ascii="Arial" w:hAnsi="Arial" w:cs="Arial"/>
          <w:sz w:val="24"/>
          <w:szCs w:val="24"/>
        </w:rPr>
        <w:t>Em relação ao item EE</w:t>
      </w:r>
      <w:r>
        <w:rPr>
          <w:rFonts w:ascii="Arial" w:hAnsi="Arial" w:cs="Arial"/>
          <w:sz w:val="24"/>
          <w:szCs w:val="24"/>
        </w:rPr>
        <w:t>6</w:t>
      </w:r>
      <w:r w:rsidRPr="006A3EDF">
        <w:rPr>
          <w:rFonts w:ascii="Arial" w:hAnsi="Arial" w:cs="Arial"/>
          <w:sz w:val="24"/>
          <w:szCs w:val="24"/>
        </w:rPr>
        <w:t xml:space="preserve">, O desenvolvimento de software é um trabalho em equipe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emirors","given":"Elif","non-dropping-particle":"","parse-names":false,"suffix":""},{"dropping-particle":"","family":"Sarmagik","given":"Gamze","non-dropping-particle":"","parse-names":false,"suffix":""},{"dropping-particle":"","family":"Demirors","given":"Onur","non-dropping-particle":"","parse-names":false,"suffix":""}],"id":"ITEM-1","issued":{"date-parts":[["1997"]]},"title":"The Role of Teamwork in Software Development : Microsoft Case Study","type":"article-journal"},"uris":["http://www.mendeley.com/documents/?uuid=575a04f1-f82e-4c54-956a-28d6cb3da07a"]},{"id":"ITEM-2","itemData":{"ISBN":"9781612083292","author":[{"dropping-particle":"","family":"Robillard","given":"Pierre N","non-dropping-particle":"","parse-names":false,"suffix":""},{"dropping-particle":"","family":"Cherry","given":"Sébastien","non-dropping-particle":"","parse-names":false,"suffix":""}],"id":"ITEM-2","issue":"c","issued":{"date-parts":[["2014"]]},"note":"O artigo no titulo trata de conhecimento mas no corpo é muito mais relacionado a comunicação.\n\nNo entanto, no final ele fala que know-how e sobre as funcionalidades do produto.","page":"131-136","title":"Types of Knowledge Exchange During Team Interactions: A Software Engineering Study","type":"article-journal"},"uris":["http://www.mendeley.com/documents/?uuid=16b95811-b47b-40b8-897a-8f949ae28382"]},{"id":"ITEM-3","itemData":{"DOI":"10.1109/ICSE.2015.335","ISBN":"9781479919345","ISSN":"02705257","abstract":"Good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w:instrText>
      </w:r>
      <w:r w:rsidRPr="00AB4F52">
        <w:rPr>
          <w:rFonts w:ascii="Arial" w:hAnsi="Arial" w:cs="Arial"/>
          <w:sz w:val="24"/>
          <w:szCs w:val="24"/>
          <w:lang w:val="en-US"/>
          <w:rPrChange w:id="214" w:author="Danilo Monteiro Ribeiro" w:date="2020-09-19T08:54:00Z">
            <w:rPr>
              <w:rFonts w:ascii="Arial" w:hAnsi="Arial" w:cs="Arial"/>
              <w:sz w:val="24"/>
              <w:szCs w:val="24"/>
              <w:lang w:val="en-US"/>
            </w:rPr>
          </w:rPrChange>
        </w:rPr>
        <w:instrText xml:space="preserve">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Engineering","id":"ITEM-3","issued":{"date-parts</w:instrText>
      </w:r>
      <w:r w:rsidRPr="0099102E">
        <w:rPr>
          <w:rFonts w:ascii="Arial" w:hAnsi="Arial" w:cs="Arial"/>
          <w:sz w:val="24"/>
          <w:szCs w:val="24"/>
          <w:lang w:val="en-US"/>
        </w:rPr>
        <w:instrText>"</w:instrText>
      </w:r>
      <w:r w:rsidRPr="006A3EDF">
        <w:rPr>
          <w:rFonts w:ascii="Arial" w:hAnsi="Arial" w:cs="Arial"/>
          <w:sz w:val="24"/>
          <w:szCs w:val="24"/>
          <w:lang w:val="en-US"/>
        </w:rPr>
        <w:instrText>:[["2015"]]},"page":"700-710","title":"What makes a great software engineer?","type":"paper-conference","volume":"1"},"uris":["http://www.mendeley.com/documents/?uuid=b6a5b2fb-7452-3656-ba28-a1a4c5932710"]}],"mendeley":{"formattedCitation":"(DEMIRORS; SARMAGIK; DEMIRORS, 1997; LI; KO; ZHU, 2015; ROBILLARD; CHERRY, 2014)","plainTextFormattedCitation":"(DEMIRORS; SARMAGIK; DEMIRORS, 1997; LI; KO; ZHU, 2015; ROBILLARD; CHERRY, 2014)","previouslyFormattedCitation":"(DEMIRORS; SARMAGIK; DEMIRORS, 1997; LI; KO; ZHU, 2015; ROBILLARD; CHERRY,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lang w:val="en-US"/>
        </w:rPr>
        <w:t>(DEMIRORS; SARMAGIK; DEMIRORS, 1997; LI; KO; ZHU, 2015; ROBILLARD; CHERRY, 2014)</w:t>
      </w:r>
      <w:r w:rsidRPr="006A3EDF">
        <w:rPr>
          <w:rFonts w:ascii="Arial" w:hAnsi="Arial" w:cs="Arial"/>
          <w:sz w:val="24"/>
          <w:szCs w:val="24"/>
        </w:rPr>
        <w:fldChar w:fldCharType="end"/>
      </w:r>
      <w:r w:rsidRPr="006A3EDF">
        <w:rPr>
          <w:rFonts w:ascii="Arial" w:hAnsi="Arial" w:cs="Arial"/>
          <w:sz w:val="24"/>
          <w:szCs w:val="24"/>
          <w:lang w:val="en-US"/>
        </w:rPr>
        <w:t xml:space="preserve">,  Segundo </w:t>
      </w:r>
      <w:r w:rsidRPr="006A3EDF">
        <w:rPr>
          <w:rFonts w:ascii="Arial" w:hAnsi="Arial" w:cs="Arial"/>
          <w:sz w:val="24"/>
          <w:szCs w:val="24"/>
        </w:rPr>
        <w:fldChar w:fldCharType="begin" w:fldLock="1"/>
      </w:r>
      <w:r>
        <w:rPr>
          <w:rFonts w:ascii="Arial" w:hAnsi="Arial" w:cs="Arial"/>
          <w:sz w:val="24"/>
          <w:szCs w:val="24"/>
          <w:lang w:val="en-US"/>
        </w:rPr>
        <w:instrText>ADDIN CSL_CITATION {"citationItems":[{"id":"ITEM-1","itemData":{"author":[{"dropping-particle":"","family":"Robillard","given":"Pierre N","non-dropping-particle":"","parse-names":false,"suffix":""},{"dropping-particle":"","family":"Cherry","given":"Sébastien","non-dropping-particle":"","parse-names":false,"suffix":""},{"dropping-particle":"","family":"Chiocchio","given":"François","non-dropping-particle":"","parse-names":false,"suffix":""},{"dropping-particle":"","family":"Hass","given":"Carolyne","non-dropping-particle":"","parse-names":false,"suffix":""}],"id":"ITEM-1","issue":"3","issued":{"date-parts":[["2014"]]},"page":"581-589","title":"Team Assistance in a Software Engineering Team : A Field Study","type":"article-journal","volume":"7"},"uris":["http://www.mendeley.com/documents/?uuid=335300f4-21fc-4ac6-ad5d-2e0bc6287240"]}],"mendeley":{"formattedCitation":"(ROBILLARD et al., 2014)","manualFormatting":"Robillard et al. (2014)","plainTextFormattedCitation":"(ROBILLARD et al., 2014)","previouslyFormattedCitation":"(ROBILLARD et al.,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lang w:val="en-US"/>
        </w:rPr>
        <w:t xml:space="preserve">Robillard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os desenvolvedores </w:t>
      </w:r>
      <w:r w:rsidRPr="006A3EDF">
        <w:rPr>
          <w:rFonts w:ascii="Arial" w:hAnsi="Arial" w:cs="Arial"/>
          <w:sz w:val="24"/>
          <w:szCs w:val="24"/>
        </w:rPr>
        <w:t xml:space="preserve">passam mais de um quarto do seu tempo prestando assistência aos companheiros de equipe.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{"citationItems":[{"id":"ITEM-1","itemData":{"DOI":"10.1145/1134285.1134355","ISBN":"1595933751","ISSN":"09574174","PMID":"464","abstract":"To understand developers' typical tools, activities, and practices and their satisfaction with each, we conducted two surveys and eleven interviews. We found that many problems arose because developers were forced to invest great effort recovering implicit knowledge by exploring code and interrupting teammates and this knowledge was only saved in their memory. Contrary to expectations that email and IM prevent expensive task switches caused by face-to-face interruptions, we found that face-to-face communication enjoys many advantages. Contrary to expectations that documentation makes understanding design rationale easy, we found that current design documents are inadequate. Contrary to expectations that code duplication involves the copy and paste of code snippets, developers reported several types of duplication. We use data to characterize these and other problems and draw implications for the design of tools for their solution.","author":[{"dropping-particle":"","family":"Latoza, Thomas","given":"D.","non-dropping-particle":"","parse-names":false,"suffix":""},{"dropping-particle":"","family":"Venolia","given":"Gina","non-dropping-particle":"","parse-names":false,"suffix":""},{"dropping-particle":"","family":"Deline","given":"Robert","non-dropping-particle":"","parse-names":false,"suffix":""}],"container-title":"Proceedings of the 28th International Conference on Software Engineering","id":"ITEM-1","issued":{"date-parts":[["2006"]]},"page":"492-501","title":"Maintaining mental models: a study of developer work habits","type":"article-journal"},"uris":["http://www.mendeley.com/documents/?uuid=7714c194-e15f-4287-b24f-4aba2e9c6628"]}],"mendeley":{"formattedCitation":"(LATOZA, THOMAS; VENOLIA; DELINE, 2006)","manualFormatting":"Latoza, Venolia e Deline (2006)","plainTextFormattedCitation":"(LATOZA, THOMAS; VENOLIA; DELINE, 2006)","previouslyFormattedCitation":"(LATOZA, THOMAS; VENOLIA; DELINE,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Latoza, Venolia e Deline (2006)</w:t>
      </w:r>
      <w:r w:rsidRPr="006A3EDF">
        <w:rPr>
          <w:rFonts w:ascii="Arial" w:hAnsi="Arial" w:cs="Arial"/>
          <w:sz w:val="24"/>
          <w:szCs w:val="24"/>
        </w:rPr>
        <w:fldChar w:fldCharType="end"/>
      </w:r>
      <w:r w:rsidRPr="006A3EDF">
        <w:rPr>
          <w:rFonts w:ascii="Arial" w:hAnsi="Arial" w:cs="Arial"/>
          <w:sz w:val="24"/>
          <w:szCs w:val="24"/>
        </w:rPr>
        <w:t xml:space="preserve"> apontam que as interrupções de trabalho no desenvolvimento de software podem causar </w:t>
      </w:r>
      <w:r w:rsidRPr="006A3EDF">
        <w:rPr>
          <w:rFonts w:ascii="Arial" w:hAnsi="Arial" w:cs="Arial"/>
          <w:i/>
          <w:iCs/>
          <w:sz w:val="24"/>
          <w:szCs w:val="24"/>
        </w:rPr>
        <w:t>overhead,</w:t>
      </w:r>
      <w:r w:rsidRPr="006A3EDF">
        <w:rPr>
          <w:rFonts w:ascii="Arial" w:hAnsi="Arial" w:cs="Arial"/>
          <w:sz w:val="24"/>
          <w:szCs w:val="24"/>
        </w:rPr>
        <w:t xml:space="preserve"> além disso, cerca 62% dos entrevistados em seu trabalho apontam que se recuperar de uma interrupção no trabalho é um problema substancial para eles. Portanto, </w:t>
      </w:r>
      <w:r w:rsidR="006106D6">
        <w:rPr>
          <w:rFonts w:ascii="Arial" w:hAnsi="Arial" w:cs="Arial"/>
          <w:sz w:val="24"/>
          <w:szCs w:val="24"/>
        </w:rPr>
        <w:t>um</w:t>
      </w:r>
      <w:r w:rsidR="00EE4C76">
        <w:rPr>
          <w:rFonts w:ascii="Arial" w:hAnsi="Arial" w:cs="Arial"/>
          <w:sz w:val="24"/>
          <w:szCs w:val="24"/>
        </w:rPr>
        <w:t>a</w:t>
      </w:r>
      <w:r w:rsidR="006106D6">
        <w:rPr>
          <w:rFonts w:ascii="Arial" w:hAnsi="Arial" w:cs="Arial"/>
          <w:sz w:val="24"/>
          <w:szCs w:val="24"/>
        </w:rPr>
        <w:t xml:space="preserve"> hipótese para o que </w:t>
      </w:r>
      <w:r w:rsidR="00F23A1E">
        <w:rPr>
          <w:rFonts w:ascii="Arial" w:hAnsi="Arial" w:cs="Arial"/>
          <w:sz w:val="24"/>
          <w:szCs w:val="24"/>
        </w:rPr>
        <w:t xml:space="preserve">está acontecendo é </w:t>
      </w:r>
      <w:r w:rsidRPr="006A3EDF">
        <w:rPr>
          <w:rFonts w:ascii="Arial" w:hAnsi="Arial" w:cs="Arial"/>
          <w:sz w:val="24"/>
          <w:szCs w:val="24"/>
        </w:rPr>
        <w:t xml:space="preserve">que os membros na área de desenvolvimento de software apenas queiram que seu trabalho não seja </w:t>
      </w:r>
      <w:r>
        <w:rPr>
          <w:rFonts w:ascii="Arial" w:hAnsi="Arial" w:cs="Arial"/>
          <w:sz w:val="24"/>
          <w:szCs w:val="24"/>
        </w:rPr>
        <w:t>interrompido para que eles possam realizar suas atividades no tempo e maneira adequada</w:t>
      </w:r>
      <w:r w:rsidRPr="006A3EDF">
        <w:rPr>
          <w:rFonts w:ascii="Arial" w:hAnsi="Arial" w:cs="Arial"/>
          <w:sz w:val="24"/>
          <w:szCs w:val="24"/>
        </w:rPr>
        <w:t>, e que isso não</w:t>
      </w:r>
      <w:r>
        <w:rPr>
          <w:rFonts w:ascii="Arial" w:hAnsi="Arial" w:cs="Arial"/>
          <w:sz w:val="24"/>
          <w:szCs w:val="24"/>
        </w:rPr>
        <w:t xml:space="preserve"> esteja sempre</w:t>
      </w:r>
      <w:r w:rsidRPr="006A3EDF">
        <w:rPr>
          <w:rFonts w:ascii="Arial" w:hAnsi="Arial" w:cs="Arial"/>
          <w:sz w:val="24"/>
          <w:szCs w:val="24"/>
        </w:rPr>
        <w:t xml:space="preserve"> relacionado a síndrome do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diretamente.</w:t>
      </w:r>
      <w:r>
        <w:rPr>
          <w:rFonts w:ascii="Arial" w:hAnsi="Arial" w:cs="Arial"/>
          <w:sz w:val="24"/>
          <w:szCs w:val="24"/>
        </w:rPr>
        <w:t xml:space="preserve"> Mais investigações sobre esse item são necessárias para um melhor entendimento.</w:t>
      </w:r>
    </w:p>
    <w:p w14:paraId="0BCC43B9" w14:textId="779DC8BC" w:rsidR="00CF06BE" w:rsidRDefault="00CF06BE" w:rsidP="00CF06BE">
      <w:pPr>
        <w:spacing w:line="360" w:lineRule="auto"/>
        <w:ind w:left="142" w:firstLine="432"/>
        <w:rPr>
          <w:rFonts w:ascii="Arial" w:hAnsi="Arial" w:cs="Arial"/>
          <w:sz w:val="24"/>
          <w:szCs w:val="24"/>
        </w:rPr>
      </w:pPr>
      <w:r>
        <w:rPr>
          <w:rFonts w:ascii="Arial" w:hAnsi="Arial" w:cs="Arial"/>
          <w:sz w:val="24"/>
          <w:szCs w:val="24"/>
        </w:rPr>
        <w:t xml:space="preserve"> Com a exclusão dos dois itens, outra análise fatorial confirmatória foi realizada e é apresentada na</w:t>
      </w:r>
      <w:r w:rsidRPr="006A3EDF">
        <w:rPr>
          <w:rFonts w:ascii="Arial" w:hAnsi="Arial" w:cs="Arial"/>
          <w:sz w:val="24"/>
          <w:szCs w:val="24"/>
        </w:rPr>
        <w:t xml:space="preserve"> </w:t>
      </w:r>
      <w:r w:rsidRPr="006A3EDF">
        <w:rPr>
          <w:rFonts w:ascii="Arial" w:hAnsi="Arial" w:cs="Arial"/>
          <w:sz w:val="24"/>
          <w:szCs w:val="24"/>
        </w:rPr>
        <w:fldChar w:fldCharType="begin"/>
      </w:r>
      <w:r w:rsidRPr="006A3EDF">
        <w:rPr>
          <w:rFonts w:ascii="Arial" w:hAnsi="Arial" w:cs="Arial"/>
          <w:sz w:val="24"/>
          <w:szCs w:val="24"/>
        </w:rPr>
        <w:instrText xml:space="preserve"> REF _Ref28695379 \h  \* MERGEFORMAT </w:instrText>
      </w:r>
      <w:r w:rsidRPr="006A3EDF">
        <w:rPr>
          <w:rFonts w:ascii="Arial" w:hAnsi="Arial" w:cs="Arial"/>
          <w:sz w:val="24"/>
          <w:szCs w:val="24"/>
        </w:rPr>
      </w:r>
      <w:r w:rsidRPr="006A3EDF">
        <w:rPr>
          <w:rFonts w:ascii="Arial" w:hAnsi="Arial" w:cs="Arial"/>
          <w:sz w:val="24"/>
          <w:szCs w:val="24"/>
        </w:rPr>
        <w:fldChar w:fldCharType="separate"/>
      </w:r>
      <w:r w:rsidR="000A5753" w:rsidRPr="000A5753">
        <w:rPr>
          <w:rFonts w:ascii="Arial" w:hAnsi="Arial" w:cs="Arial"/>
          <w:sz w:val="24"/>
          <w:szCs w:val="24"/>
        </w:rPr>
        <w:t>Tabela 12</w:t>
      </w:r>
      <w:r w:rsidRPr="006A3EDF">
        <w:rPr>
          <w:rFonts w:ascii="Arial" w:hAnsi="Arial" w:cs="Arial"/>
          <w:sz w:val="24"/>
          <w:szCs w:val="24"/>
        </w:rPr>
        <w:fldChar w:fldCharType="end"/>
      </w:r>
      <w:r>
        <w:rPr>
          <w:rFonts w:ascii="Arial" w:hAnsi="Arial" w:cs="Arial"/>
          <w:sz w:val="24"/>
          <w:szCs w:val="24"/>
        </w:rPr>
        <w:t xml:space="preserve">. </w:t>
      </w:r>
      <w:r w:rsidRPr="006A3EDF">
        <w:rPr>
          <w:rFonts w:ascii="Arial" w:hAnsi="Arial" w:cs="Arial"/>
          <w:sz w:val="24"/>
          <w:szCs w:val="24"/>
        </w:rPr>
        <w:t xml:space="preserve">Todos os valores apresentados na </w:t>
      </w:r>
      <w:r w:rsidRPr="006A3EDF">
        <w:rPr>
          <w:rFonts w:ascii="Arial" w:hAnsi="Arial" w:cs="Arial"/>
          <w:sz w:val="24"/>
          <w:szCs w:val="24"/>
        </w:rPr>
        <w:fldChar w:fldCharType="begin"/>
      </w:r>
      <w:r w:rsidRPr="006A3EDF">
        <w:rPr>
          <w:rFonts w:ascii="Arial" w:hAnsi="Arial" w:cs="Arial"/>
          <w:sz w:val="24"/>
          <w:szCs w:val="24"/>
        </w:rPr>
        <w:instrText xml:space="preserve"> REF _Ref28695379 \h  \* MERGEFORMAT </w:instrText>
      </w:r>
      <w:r w:rsidRPr="006A3EDF">
        <w:rPr>
          <w:rFonts w:ascii="Arial" w:hAnsi="Arial" w:cs="Arial"/>
          <w:sz w:val="24"/>
          <w:szCs w:val="24"/>
        </w:rPr>
      </w:r>
      <w:r w:rsidRPr="006A3EDF">
        <w:rPr>
          <w:rFonts w:ascii="Arial" w:hAnsi="Arial" w:cs="Arial"/>
          <w:sz w:val="24"/>
          <w:szCs w:val="24"/>
        </w:rPr>
        <w:fldChar w:fldCharType="separate"/>
      </w:r>
      <w:r w:rsidR="008D0A72" w:rsidRPr="008D0A72">
        <w:rPr>
          <w:rFonts w:ascii="Arial" w:hAnsi="Arial" w:cs="Arial"/>
          <w:sz w:val="24"/>
          <w:szCs w:val="24"/>
        </w:rPr>
        <w:t xml:space="preserve">Tabela </w:t>
      </w:r>
      <w:r w:rsidR="008D0A72" w:rsidRPr="008D0A72">
        <w:rPr>
          <w:rFonts w:ascii="Arial" w:hAnsi="Arial" w:cs="Arial"/>
          <w:noProof/>
          <w:sz w:val="24"/>
          <w:szCs w:val="24"/>
        </w:rPr>
        <w:t>12</w:t>
      </w:r>
      <w:r w:rsidRPr="006A3EDF">
        <w:rPr>
          <w:rFonts w:ascii="Arial" w:hAnsi="Arial" w:cs="Arial"/>
          <w:sz w:val="24"/>
          <w:szCs w:val="24"/>
        </w:rPr>
        <w:fldChar w:fldCharType="end"/>
      </w:r>
      <w:r w:rsidRPr="006A3EDF">
        <w:rPr>
          <w:rFonts w:ascii="Arial" w:hAnsi="Arial" w:cs="Arial"/>
          <w:sz w:val="24"/>
          <w:szCs w:val="24"/>
        </w:rPr>
        <w:t xml:space="preserve"> têm p = 0.000.</w:t>
      </w:r>
    </w:p>
    <w:p w14:paraId="4B5A6D85" w14:textId="1C78D3C6" w:rsidR="00F730DD" w:rsidRPr="006A3EDF" w:rsidRDefault="00491B05" w:rsidP="008E03F5">
      <w:pPr>
        <w:tabs>
          <w:tab w:val="left" w:pos="2977"/>
        </w:tabs>
        <w:spacing w:line="360" w:lineRule="auto"/>
        <w:ind w:left="142" w:firstLine="432"/>
        <w:rPr>
          <w:rFonts w:ascii="Arial" w:hAnsi="Arial" w:cs="Arial"/>
          <w:sz w:val="24"/>
          <w:szCs w:val="24"/>
        </w:rPr>
      </w:pPr>
      <w:r>
        <w:rPr>
          <w:rFonts w:ascii="Arial" w:hAnsi="Arial" w:cs="Arial"/>
          <w:sz w:val="24"/>
          <w:szCs w:val="24"/>
        </w:rPr>
        <w:t xml:space="preserve">Desta vez, </w:t>
      </w:r>
      <w:r w:rsidR="00B44B49">
        <w:rPr>
          <w:rFonts w:ascii="Arial" w:hAnsi="Arial" w:cs="Arial"/>
          <w:sz w:val="24"/>
          <w:szCs w:val="24"/>
        </w:rPr>
        <w:t>um item com problema</w:t>
      </w:r>
      <w:r w:rsidR="00012219" w:rsidRPr="006A3EDF">
        <w:rPr>
          <w:rFonts w:ascii="Arial" w:hAnsi="Arial" w:cs="Arial"/>
          <w:sz w:val="24"/>
          <w:szCs w:val="24"/>
        </w:rPr>
        <w:t xml:space="preserve"> foi </w:t>
      </w:r>
      <w:r w:rsidR="008D4D4F" w:rsidRPr="006A3EDF">
        <w:rPr>
          <w:rFonts w:ascii="Arial" w:hAnsi="Arial" w:cs="Arial"/>
          <w:sz w:val="24"/>
          <w:szCs w:val="24"/>
        </w:rPr>
        <w:t>o item</w:t>
      </w:r>
      <w:r w:rsidR="00012219" w:rsidRPr="006A3EDF">
        <w:rPr>
          <w:rFonts w:ascii="Arial" w:hAnsi="Arial" w:cs="Arial"/>
          <w:sz w:val="24"/>
          <w:szCs w:val="24"/>
        </w:rPr>
        <w:t xml:space="preserve"> EF3 -</w:t>
      </w:r>
      <w:r w:rsidR="00012219" w:rsidRPr="006A3EDF">
        <w:rPr>
          <w:rFonts w:ascii="Arial" w:hAnsi="Arial" w:cs="Arial"/>
          <w:i/>
          <w:iCs/>
          <w:sz w:val="24"/>
          <w:szCs w:val="24"/>
        </w:rPr>
        <w:t xml:space="preserve"> Posso resolver efetivamente os problemas que surgem no meu trabalho</w:t>
      </w:r>
      <w:r>
        <w:rPr>
          <w:rFonts w:ascii="Arial" w:hAnsi="Arial" w:cs="Arial"/>
          <w:sz w:val="24"/>
          <w:szCs w:val="24"/>
        </w:rPr>
        <w:t>.</w:t>
      </w:r>
      <w:r w:rsidR="00012219" w:rsidRPr="006A3EDF">
        <w:rPr>
          <w:rFonts w:ascii="Arial" w:hAnsi="Arial" w:cs="Arial"/>
          <w:sz w:val="24"/>
          <w:szCs w:val="24"/>
        </w:rPr>
        <w:t xml:space="preserve"> </w:t>
      </w:r>
      <w:r w:rsidR="00B44B49">
        <w:rPr>
          <w:rFonts w:ascii="Arial" w:hAnsi="Arial" w:cs="Arial"/>
          <w:sz w:val="24"/>
          <w:szCs w:val="24"/>
        </w:rPr>
        <w:t>T</w:t>
      </w:r>
      <w:r w:rsidR="00012219" w:rsidRPr="006A3EDF">
        <w:rPr>
          <w:rFonts w:ascii="Arial" w:hAnsi="Arial" w:cs="Arial"/>
          <w:sz w:val="24"/>
          <w:szCs w:val="24"/>
        </w:rPr>
        <w:t xml:space="preserve">odavia, como </w:t>
      </w:r>
      <w:r w:rsidR="0026430E">
        <w:rPr>
          <w:rFonts w:ascii="Arial" w:hAnsi="Arial" w:cs="Arial"/>
          <w:sz w:val="24"/>
          <w:szCs w:val="24"/>
        </w:rPr>
        <w:t xml:space="preserve">o </w:t>
      </w:r>
      <w:r w:rsidR="00012219" w:rsidRPr="006A3EDF">
        <w:rPr>
          <w:rFonts w:ascii="Arial" w:hAnsi="Arial" w:cs="Arial"/>
          <w:sz w:val="24"/>
          <w:szCs w:val="24"/>
        </w:rPr>
        <w:t>item EF3 ficou muito próximo do limite (</w:t>
      </w:r>
      <w:r w:rsidR="00012219" w:rsidRPr="006A3EDF">
        <w:rPr>
          <w:rFonts w:ascii="Arial" w:hAnsi="Arial" w:cs="Arial"/>
          <w:color w:val="000000"/>
          <w:sz w:val="24"/>
          <w:szCs w:val="24"/>
          <w:bdr w:val="none" w:sz="0" w:space="0" w:color="auto" w:frame="1"/>
          <w:lang w:eastAsia="pt-BR"/>
        </w:rPr>
        <w:t>0.496</w:t>
      </w:r>
      <w:r w:rsidR="0026430E">
        <w:rPr>
          <w:rFonts w:ascii="Arial" w:hAnsi="Arial" w:cs="Arial"/>
          <w:color w:val="000000"/>
          <w:sz w:val="24"/>
          <w:szCs w:val="24"/>
          <w:bdr w:val="none" w:sz="0" w:space="0" w:color="auto" w:frame="1"/>
          <w:lang w:eastAsia="pt-BR"/>
        </w:rPr>
        <w:t>) e o</w:t>
      </w:r>
      <w:r w:rsidR="00012219" w:rsidRPr="006A3EDF">
        <w:rPr>
          <w:rFonts w:ascii="Arial" w:hAnsi="Arial" w:cs="Arial"/>
          <w:sz w:val="24"/>
          <w:szCs w:val="24"/>
        </w:rPr>
        <w:t>utros valores de confiabilidade (</w:t>
      </w:r>
      <w:r w:rsidR="00B92FAE">
        <w:rPr>
          <w:rFonts w:ascii="Arial" w:hAnsi="Arial" w:cs="Arial"/>
          <w:sz w:val="24"/>
          <w:szCs w:val="24"/>
        </w:rPr>
        <w:t xml:space="preserve">que serão apresentados na </w:t>
      </w:r>
      <w:r w:rsidR="00012219" w:rsidRPr="006A3EDF">
        <w:rPr>
          <w:rFonts w:ascii="Arial" w:hAnsi="Arial" w:cs="Arial"/>
          <w:sz w:val="24"/>
          <w:szCs w:val="24"/>
        </w:rPr>
        <w:fldChar w:fldCharType="begin"/>
      </w:r>
      <w:r w:rsidR="00012219" w:rsidRPr="006A3EDF">
        <w:rPr>
          <w:rFonts w:ascii="Arial" w:hAnsi="Arial" w:cs="Arial"/>
          <w:sz w:val="24"/>
          <w:szCs w:val="24"/>
        </w:rPr>
        <w:instrText xml:space="preserve"> REF _Ref28695379 \h  \* MERGEFORMAT </w:instrText>
      </w:r>
      <w:r w:rsidR="00012219" w:rsidRPr="006A3EDF">
        <w:rPr>
          <w:rFonts w:ascii="Arial" w:hAnsi="Arial" w:cs="Arial"/>
          <w:sz w:val="24"/>
          <w:szCs w:val="24"/>
        </w:rPr>
      </w:r>
      <w:r w:rsidR="00012219" w:rsidRPr="006A3EDF">
        <w:rPr>
          <w:rFonts w:ascii="Arial" w:hAnsi="Arial" w:cs="Arial"/>
          <w:sz w:val="24"/>
          <w:szCs w:val="24"/>
        </w:rPr>
        <w:fldChar w:fldCharType="separate"/>
      </w:r>
      <w:r w:rsidR="003D7069" w:rsidRPr="003D7069">
        <w:rPr>
          <w:rFonts w:ascii="Arial" w:hAnsi="Arial" w:cs="Arial"/>
          <w:sz w:val="24"/>
          <w:szCs w:val="24"/>
        </w:rPr>
        <w:t>Tabela 12</w:t>
      </w:r>
      <w:r w:rsidR="00012219" w:rsidRPr="006A3EDF">
        <w:rPr>
          <w:rFonts w:ascii="Arial" w:hAnsi="Arial" w:cs="Arial"/>
          <w:sz w:val="24"/>
          <w:szCs w:val="24"/>
        </w:rPr>
        <w:fldChar w:fldCharType="end"/>
      </w:r>
      <w:r w:rsidR="00012219" w:rsidRPr="006A3EDF">
        <w:rPr>
          <w:rFonts w:ascii="Arial" w:hAnsi="Arial" w:cs="Arial"/>
          <w:sz w:val="24"/>
          <w:szCs w:val="24"/>
        </w:rPr>
        <w:t xml:space="preserve">, </w:t>
      </w:r>
      <w:r w:rsidR="00012219" w:rsidRPr="006A3EDF">
        <w:rPr>
          <w:rFonts w:ascii="Arial" w:hAnsi="Arial" w:cs="Arial"/>
          <w:sz w:val="24"/>
          <w:szCs w:val="24"/>
        </w:rPr>
        <w:fldChar w:fldCharType="begin"/>
      </w:r>
      <w:r w:rsidR="00012219" w:rsidRPr="006A3EDF">
        <w:rPr>
          <w:rFonts w:ascii="Arial" w:hAnsi="Arial" w:cs="Arial"/>
          <w:sz w:val="24"/>
          <w:szCs w:val="24"/>
        </w:rPr>
        <w:instrText xml:space="preserve"> REF _Ref28698217 \h  \* MERGEFORMAT </w:instrText>
      </w:r>
      <w:r w:rsidR="00012219" w:rsidRPr="006A3EDF">
        <w:rPr>
          <w:rFonts w:ascii="Arial" w:hAnsi="Arial" w:cs="Arial"/>
          <w:sz w:val="24"/>
          <w:szCs w:val="24"/>
        </w:rPr>
      </w:r>
      <w:r w:rsidR="00012219" w:rsidRPr="006A3EDF">
        <w:rPr>
          <w:rFonts w:ascii="Arial" w:hAnsi="Arial" w:cs="Arial"/>
          <w:sz w:val="24"/>
          <w:szCs w:val="24"/>
        </w:rPr>
        <w:fldChar w:fldCharType="separate"/>
      </w:r>
      <w:r w:rsidR="003D7069" w:rsidRPr="006A3EDF">
        <w:rPr>
          <w:rFonts w:ascii="Arial" w:hAnsi="Arial" w:cs="Arial"/>
          <w:sz w:val="24"/>
          <w:szCs w:val="24"/>
        </w:rPr>
        <w:t xml:space="preserve">Tabela </w:t>
      </w:r>
      <w:r w:rsidR="003D7069">
        <w:rPr>
          <w:rFonts w:ascii="Arial" w:hAnsi="Arial" w:cs="Arial"/>
          <w:sz w:val="24"/>
          <w:szCs w:val="24"/>
        </w:rPr>
        <w:t>13</w:t>
      </w:r>
      <w:r w:rsidR="00012219" w:rsidRPr="006A3EDF">
        <w:rPr>
          <w:rFonts w:ascii="Arial" w:hAnsi="Arial" w:cs="Arial"/>
          <w:sz w:val="24"/>
          <w:szCs w:val="24"/>
        </w:rPr>
        <w:fldChar w:fldCharType="end"/>
      </w:r>
      <w:r w:rsidR="00012219" w:rsidRPr="006A3EDF">
        <w:rPr>
          <w:rFonts w:ascii="Arial" w:hAnsi="Arial" w:cs="Arial"/>
          <w:sz w:val="24"/>
          <w:szCs w:val="24"/>
        </w:rPr>
        <w:t xml:space="preserve"> e </w:t>
      </w:r>
      <w:r w:rsidR="00012219" w:rsidRPr="006A3EDF">
        <w:rPr>
          <w:rFonts w:ascii="Arial" w:hAnsi="Arial" w:cs="Arial"/>
          <w:sz w:val="24"/>
          <w:szCs w:val="24"/>
        </w:rPr>
        <w:fldChar w:fldCharType="begin"/>
      </w:r>
      <w:r w:rsidR="00012219" w:rsidRPr="006A3EDF">
        <w:rPr>
          <w:rFonts w:ascii="Arial" w:hAnsi="Arial" w:cs="Arial"/>
          <w:sz w:val="24"/>
          <w:szCs w:val="24"/>
        </w:rPr>
        <w:instrText xml:space="preserve"> REF _Ref28699385 \h  \* MERGEFORMAT </w:instrText>
      </w:r>
      <w:r w:rsidR="00012219" w:rsidRPr="006A3EDF">
        <w:rPr>
          <w:rFonts w:ascii="Arial" w:hAnsi="Arial" w:cs="Arial"/>
          <w:sz w:val="24"/>
          <w:szCs w:val="24"/>
        </w:rPr>
      </w:r>
      <w:r w:rsidR="00012219" w:rsidRPr="006A3EDF">
        <w:rPr>
          <w:rFonts w:ascii="Arial" w:hAnsi="Arial" w:cs="Arial"/>
          <w:sz w:val="24"/>
          <w:szCs w:val="24"/>
        </w:rPr>
        <w:fldChar w:fldCharType="separate"/>
      </w:r>
      <w:r w:rsidR="003D7069" w:rsidRPr="006A3EDF">
        <w:rPr>
          <w:rFonts w:ascii="Arial" w:hAnsi="Arial" w:cs="Arial"/>
          <w:sz w:val="24"/>
          <w:szCs w:val="24"/>
        </w:rPr>
        <w:t xml:space="preserve">Tabela </w:t>
      </w:r>
      <w:r w:rsidR="003D7069">
        <w:rPr>
          <w:rFonts w:ascii="Arial" w:hAnsi="Arial" w:cs="Arial"/>
          <w:sz w:val="24"/>
          <w:szCs w:val="24"/>
        </w:rPr>
        <w:t>14</w:t>
      </w:r>
      <w:r w:rsidR="00012219" w:rsidRPr="006A3EDF">
        <w:rPr>
          <w:rFonts w:ascii="Arial" w:hAnsi="Arial" w:cs="Arial"/>
          <w:sz w:val="24"/>
          <w:szCs w:val="24"/>
        </w:rPr>
        <w:fldChar w:fldCharType="end"/>
      </w:r>
      <w:r w:rsidR="00012219" w:rsidRPr="006A3EDF">
        <w:rPr>
          <w:rFonts w:ascii="Arial" w:hAnsi="Arial" w:cs="Arial"/>
          <w:sz w:val="24"/>
          <w:szCs w:val="24"/>
        </w:rPr>
        <w:t xml:space="preserve">) foram adequados, se optou pode deixar o item. </w:t>
      </w:r>
    </w:p>
    <w:p w14:paraId="7C94F8A1" w14:textId="032E304A" w:rsidR="0075202B" w:rsidRPr="00542FB1" w:rsidRDefault="0075202B" w:rsidP="0075202B">
      <w:pPr>
        <w:spacing w:line="360" w:lineRule="auto"/>
        <w:ind w:firstLine="720"/>
        <w:rPr>
          <w:rFonts w:ascii="Arial" w:eastAsia="Calibri" w:hAnsi="Arial" w:cs="Arial"/>
          <w:sz w:val="24"/>
          <w:szCs w:val="24"/>
        </w:rPr>
      </w:pPr>
      <w:r w:rsidRPr="006A3EDF">
        <w:rPr>
          <w:rFonts w:ascii="Arial" w:hAnsi="Arial" w:cs="Arial"/>
          <w:color w:val="000000"/>
          <w:sz w:val="24"/>
          <w:szCs w:val="24"/>
          <w:bdr w:val="none" w:sz="0" w:space="0" w:color="auto" w:frame="1"/>
          <w:lang w:eastAsia="pt-BR"/>
        </w:rPr>
        <w:t xml:space="preserve">A </w:t>
      </w:r>
      <w:r w:rsidRPr="006A3EDF">
        <w:rPr>
          <w:rFonts w:ascii="Arial" w:hAnsi="Arial" w:cs="Arial"/>
          <w:color w:val="000000"/>
          <w:sz w:val="24"/>
          <w:szCs w:val="24"/>
          <w:bdr w:val="none" w:sz="0" w:space="0" w:color="auto" w:frame="1"/>
          <w:lang w:eastAsia="pt-BR"/>
        </w:rPr>
        <w:fldChar w:fldCharType="begin"/>
      </w:r>
      <w:r w:rsidRPr="006A3EDF">
        <w:rPr>
          <w:rFonts w:ascii="Arial" w:hAnsi="Arial" w:cs="Arial"/>
          <w:color w:val="000000"/>
          <w:sz w:val="24"/>
          <w:szCs w:val="24"/>
          <w:bdr w:val="none" w:sz="0" w:space="0" w:color="auto" w:frame="1"/>
          <w:lang w:eastAsia="pt-BR"/>
        </w:rPr>
        <w:instrText xml:space="preserve"> REF _Ref28698217 \h  \* MERGEFORMAT </w:instrText>
      </w:r>
      <w:r w:rsidRPr="006A3EDF">
        <w:rPr>
          <w:rFonts w:ascii="Arial" w:hAnsi="Arial" w:cs="Arial"/>
          <w:color w:val="000000"/>
          <w:sz w:val="24"/>
          <w:szCs w:val="24"/>
          <w:bdr w:val="none" w:sz="0" w:space="0" w:color="auto" w:frame="1"/>
          <w:lang w:eastAsia="pt-BR"/>
        </w:rPr>
      </w:r>
      <w:r w:rsidRPr="006A3EDF">
        <w:rPr>
          <w:rFonts w:ascii="Arial" w:hAnsi="Arial" w:cs="Arial"/>
          <w:color w:val="000000"/>
          <w:sz w:val="24"/>
          <w:szCs w:val="24"/>
          <w:bdr w:val="none" w:sz="0" w:space="0" w:color="auto" w:frame="1"/>
          <w:lang w:eastAsia="pt-BR"/>
        </w:rPr>
        <w:fldChar w:fldCharType="separate"/>
      </w:r>
      <w:r w:rsidR="008D0A72" w:rsidRPr="006A3EDF">
        <w:rPr>
          <w:rFonts w:ascii="Arial" w:hAnsi="Arial" w:cs="Arial"/>
          <w:sz w:val="24"/>
          <w:szCs w:val="24"/>
        </w:rPr>
        <w:t xml:space="preserve">Tabela </w:t>
      </w:r>
      <w:r w:rsidR="008D0A72">
        <w:rPr>
          <w:rFonts w:ascii="Arial" w:hAnsi="Arial" w:cs="Arial"/>
          <w:noProof/>
          <w:sz w:val="24"/>
          <w:szCs w:val="24"/>
        </w:rPr>
        <w:t>13</w:t>
      </w:r>
      <w:r w:rsidRPr="006A3EDF">
        <w:rPr>
          <w:rFonts w:ascii="Arial" w:hAnsi="Arial" w:cs="Arial"/>
          <w:color w:val="000000"/>
          <w:sz w:val="24"/>
          <w:szCs w:val="24"/>
          <w:bdr w:val="none" w:sz="0" w:space="0" w:color="auto" w:frame="1"/>
          <w:lang w:eastAsia="pt-BR"/>
        </w:rPr>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9F4177" w:rsidRPr="006A3EDF">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Pr="006A3EDF">
        <w:rPr>
          <w:rFonts w:ascii="Arial" w:eastAsia="Calibri" w:hAnsi="Arial" w:cs="Arial"/>
          <w:sz w:val="24"/>
          <w:szCs w:val="24"/>
        </w:rPr>
        <w:t>189.383</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3,02;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3,02; TLI = 0,941; CFI = 0,963; IFI = 0,963; RMSEA = 0,071; SRMR = 0,040), sugerindo uma estrutura fatorial consistente. </w:t>
      </w:r>
    </w:p>
    <w:p w14:paraId="0B74029D" w14:textId="7A133025" w:rsidR="0075202B" w:rsidRDefault="0075202B" w:rsidP="005341E7">
      <w:pPr>
        <w:spacing w:line="360" w:lineRule="auto"/>
        <w:ind w:left="142" w:firstLine="432"/>
        <w:rPr>
          <w:rFonts w:ascii="Arial" w:hAnsi="Arial" w:cs="Arial"/>
          <w:sz w:val="24"/>
          <w:szCs w:val="24"/>
        </w:rPr>
      </w:pPr>
    </w:p>
    <w:p w14:paraId="4D2AFECA" w14:textId="0A67A03C" w:rsidR="0075202B" w:rsidRDefault="0075202B" w:rsidP="005341E7">
      <w:pPr>
        <w:spacing w:line="360" w:lineRule="auto"/>
        <w:ind w:left="142" w:firstLine="432"/>
        <w:rPr>
          <w:rFonts w:ascii="Arial" w:hAnsi="Arial" w:cs="Arial"/>
          <w:sz w:val="24"/>
          <w:szCs w:val="24"/>
        </w:rPr>
      </w:pPr>
    </w:p>
    <w:p w14:paraId="447AC91B" w14:textId="7D45DBDD" w:rsidR="0075202B" w:rsidRDefault="0075202B" w:rsidP="005341E7">
      <w:pPr>
        <w:spacing w:line="360" w:lineRule="auto"/>
        <w:ind w:left="142" w:firstLine="432"/>
        <w:rPr>
          <w:rFonts w:ascii="Arial" w:hAnsi="Arial" w:cs="Arial"/>
          <w:sz w:val="24"/>
          <w:szCs w:val="24"/>
        </w:rPr>
      </w:pPr>
    </w:p>
    <w:p w14:paraId="7C109F9F" w14:textId="77777777" w:rsidR="0075202B" w:rsidRPr="006A3EDF" w:rsidRDefault="0075202B" w:rsidP="005341E7">
      <w:pPr>
        <w:spacing w:line="360" w:lineRule="auto"/>
        <w:ind w:left="142" w:firstLine="432"/>
        <w:rPr>
          <w:rFonts w:ascii="Arial" w:hAnsi="Arial" w:cs="Arial"/>
          <w:sz w:val="24"/>
          <w:szCs w:val="24"/>
        </w:rPr>
      </w:pPr>
    </w:p>
    <w:p w14:paraId="1A70A8C8" w14:textId="62379834" w:rsidR="001D10F8" w:rsidRPr="006A3EDF" w:rsidRDefault="001D10F8" w:rsidP="001D10F8">
      <w:pPr>
        <w:pStyle w:val="Legenda"/>
        <w:keepNext/>
        <w:rPr>
          <w:rFonts w:ascii="Arial" w:hAnsi="Arial" w:cs="Arial"/>
          <w:sz w:val="24"/>
          <w:szCs w:val="24"/>
        </w:rPr>
      </w:pPr>
      <w:bookmarkStart w:id="215" w:name="_Ref28698217"/>
      <w:bookmarkStart w:id="216" w:name="_Toc31965955"/>
      <w:bookmarkStart w:id="217" w:name="_Toc43927109"/>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8D0A72">
        <w:rPr>
          <w:rFonts w:ascii="Arial" w:hAnsi="Arial" w:cs="Arial"/>
          <w:noProof/>
          <w:sz w:val="24"/>
          <w:szCs w:val="24"/>
        </w:rPr>
        <w:t>13</w:t>
      </w:r>
      <w:r w:rsidRPr="006A3EDF">
        <w:rPr>
          <w:rFonts w:ascii="Arial" w:hAnsi="Arial" w:cs="Arial"/>
          <w:sz w:val="24"/>
          <w:szCs w:val="24"/>
        </w:rPr>
        <w:fldChar w:fldCharType="end"/>
      </w:r>
      <w:bookmarkEnd w:id="215"/>
      <w:r w:rsidRPr="006A3EDF">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de confiabilidade </w:t>
      </w:r>
      <w:r w:rsidR="009F4177">
        <w:rPr>
          <w:rFonts w:ascii="Arial" w:hAnsi="Arial" w:cs="Arial"/>
          <w:sz w:val="24"/>
          <w:szCs w:val="24"/>
        </w:rPr>
        <w:t>da escala</w:t>
      </w:r>
      <w:r w:rsidR="009F4177" w:rsidRPr="006A3EDF">
        <w:rPr>
          <w:rFonts w:ascii="Arial" w:hAnsi="Arial" w:cs="Arial"/>
          <w:sz w:val="24"/>
          <w:szCs w:val="24"/>
        </w:rPr>
        <w:t xml:space="preserve"> </w:t>
      </w:r>
      <w:r w:rsidRPr="006A3EDF">
        <w:rPr>
          <w:rFonts w:ascii="Arial" w:hAnsi="Arial" w:cs="Arial"/>
          <w:sz w:val="24"/>
          <w:szCs w:val="24"/>
        </w:rPr>
        <w:t>de Burnout</w:t>
      </w:r>
      <w:bookmarkEnd w:id="216"/>
      <w:bookmarkEnd w:id="217"/>
    </w:p>
    <w:tbl>
      <w:tblPr>
        <w:tblStyle w:val="TabelaSimples5"/>
        <w:tblW w:w="0" w:type="auto"/>
        <w:jc w:val="center"/>
        <w:tblLook w:val="04A0" w:firstRow="1" w:lastRow="0" w:firstColumn="1" w:lastColumn="0" w:noHBand="0" w:noVBand="1"/>
      </w:tblPr>
      <w:tblGrid>
        <w:gridCol w:w="3686"/>
        <w:gridCol w:w="2551"/>
        <w:gridCol w:w="2268"/>
      </w:tblGrid>
      <w:tr w:rsidR="00BC535B" w:rsidRPr="006A3EDF" w14:paraId="2A686F79" w14:textId="77777777" w:rsidTr="00A4158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tcPr>
          <w:p w14:paraId="76BBF75D" w14:textId="77777777" w:rsidR="00BC535B" w:rsidRPr="006A3EDF" w:rsidRDefault="00BC535B" w:rsidP="005E3CF6">
            <w:pPr>
              <w:rPr>
                <w:rFonts w:ascii="Arial" w:eastAsia="Calibri" w:hAnsi="Arial" w:cs="Arial"/>
                <w:sz w:val="24"/>
                <w:szCs w:val="24"/>
              </w:rPr>
            </w:pPr>
          </w:p>
        </w:tc>
        <w:tc>
          <w:tcPr>
            <w:tcW w:w="2551" w:type="dxa"/>
          </w:tcPr>
          <w:p w14:paraId="240D970F" w14:textId="73943131" w:rsidR="00BC535B" w:rsidRPr="006A3EDF"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w:t>
            </w:r>
          </w:p>
        </w:tc>
        <w:tc>
          <w:tcPr>
            <w:tcW w:w="2268" w:type="dxa"/>
          </w:tcPr>
          <w:p w14:paraId="3868E00F" w14:textId="36D36DD2" w:rsidR="00BC535B" w:rsidRPr="006A3EDF"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Valor de </w:t>
            </w:r>
            <w:r w:rsidR="00185915" w:rsidRPr="006A3EDF">
              <w:rPr>
                <w:rFonts w:ascii="Arial" w:eastAsia="Calibri" w:hAnsi="Arial" w:cs="Arial"/>
                <w:sz w:val="24"/>
                <w:szCs w:val="24"/>
              </w:rPr>
              <w:t>referência</w:t>
            </w:r>
          </w:p>
        </w:tc>
      </w:tr>
      <w:tr w:rsidR="00E07DE4" w:rsidRPr="006A3EDF" w14:paraId="12C9B412"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1E21510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7F2D4C28" w14:textId="1FF254E2" w:rsidR="00E07DE4" w:rsidRPr="006A3EDF" w:rsidRDefault="00E10D22"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189</w:t>
            </w:r>
            <w:r w:rsidR="00E07DE4" w:rsidRPr="006A3EDF">
              <w:rPr>
                <w:rFonts w:ascii="Arial" w:eastAsia="Calibri" w:hAnsi="Arial" w:cs="Arial"/>
                <w:sz w:val="24"/>
                <w:szCs w:val="24"/>
              </w:rPr>
              <w:t>.</w:t>
            </w:r>
            <w:r w:rsidRPr="006A3EDF">
              <w:rPr>
                <w:rFonts w:ascii="Arial" w:eastAsia="Calibri" w:hAnsi="Arial" w:cs="Arial"/>
                <w:sz w:val="24"/>
                <w:szCs w:val="24"/>
              </w:rPr>
              <w:t>383</w:t>
            </w:r>
          </w:p>
          <w:p w14:paraId="07CF8E99" w14:textId="6EED97F3"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409E44FF"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03E13572"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0DCA5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F174C9C" w14:textId="77777777" w:rsidR="00E07DE4" w:rsidRPr="006A3EDF" w:rsidRDefault="00E07DE4" w:rsidP="005E3CF6">
            <w:pPr>
              <w:rPr>
                <w:rFonts w:ascii="Arial" w:eastAsia="Calibri" w:hAnsi="Arial" w:cs="Arial"/>
                <w:sz w:val="24"/>
                <w:szCs w:val="24"/>
              </w:rPr>
            </w:pPr>
          </w:p>
        </w:tc>
        <w:tc>
          <w:tcPr>
            <w:tcW w:w="2551" w:type="dxa"/>
          </w:tcPr>
          <w:p w14:paraId="2BE2C594" w14:textId="4DF46E90"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3,</w:t>
            </w:r>
            <w:r w:rsidR="005C6461" w:rsidRPr="006A3EDF">
              <w:rPr>
                <w:rFonts w:ascii="Arial" w:eastAsia="Calibri" w:hAnsi="Arial" w:cs="Arial"/>
                <w:sz w:val="24"/>
                <w:szCs w:val="24"/>
              </w:rPr>
              <w:t>02</w:t>
            </w:r>
          </w:p>
        </w:tc>
        <w:tc>
          <w:tcPr>
            <w:tcW w:w="2268" w:type="dxa"/>
          </w:tcPr>
          <w:p w14:paraId="35C28E7E" w14:textId="0D3224C2"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5AADF46C"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1CBF655"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val="0"/>
                <w:iCs w:val="0"/>
                <w:sz w:val="24"/>
                <w:szCs w:val="24"/>
              </w:rPr>
              <w:t>Tucker-Lewis Index</w:t>
            </w:r>
            <w:r w:rsidRPr="006A3EDF">
              <w:rPr>
                <w:rFonts w:ascii="Arial" w:eastAsia="Calibri" w:hAnsi="Arial" w:cs="Arial"/>
                <w:sz w:val="24"/>
                <w:szCs w:val="24"/>
              </w:rPr>
              <w:t>)</w:t>
            </w:r>
          </w:p>
        </w:tc>
        <w:tc>
          <w:tcPr>
            <w:tcW w:w="2551" w:type="dxa"/>
          </w:tcPr>
          <w:p w14:paraId="38B60341" w14:textId="7FEBCE0D"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F06595" w:rsidRPr="006A3EDF">
              <w:rPr>
                <w:rFonts w:ascii="Arial" w:eastAsia="Calibri" w:hAnsi="Arial" w:cs="Arial"/>
                <w:sz w:val="24"/>
                <w:szCs w:val="24"/>
              </w:rPr>
              <w:t>41</w:t>
            </w:r>
          </w:p>
          <w:p w14:paraId="39A7AF8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7104A800"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43067516"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E86A6C7"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i w:val="0"/>
                <w:iCs w:val="0"/>
                <w:sz w:val="24"/>
                <w:szCs w:val="24"/>
              </w:rPr>
              <w:t>comparative</w:t>
            </w:r>
            <w:proofErr w:type="spellEnd"/>
            <w:r w:rsidRPr="006A3EDF">
              <w:rPr>
                <w:rFonts w:ascii="Arial" w:eastAsia="Calibri" w:hAnsi="Arial" w:cs="Arial"/>
                <w:i w:val="0"/>
                <w:iCs w:val="0"/>
                <w:sz w:val="24"/>
                <w:szCs w:val="24"/>
              </w:rPr>
              <w:t xml:space="preserve"> </w:t>
            </w:r>
            <w:proofErr w:type="spellStart"/>
            <w:r w:rsidRPr="006A3EDF">
              <w:rPr>
                <w:rFonts w:ascii="Arial" w:eastAsia="Calibri" w:hAnsi="Arial" w:cs="Arial"/>
                <w:i w:val="0"/>
                <w:iCs w:val="0"/>
                <w:sz w:val="24"/>
                <w:szCs w:val="24"/>
              </w:rPr>
              <w:t>fit</w:t>
            </w:r>
            <w:proofErr w:type="spellEnd"/>
            <w:r w:rsidRPr="006A3EDF">
              <w:rPr>
                <w:rFonts w:ascii="Arial" w:eastAsia="Calibri" w:hAnsi="Arial" w:cs="Arial"/>
                <w:i w:val="0"/>
                <w:iCs w:val="0"/>
                <w:sz w:val="24"/>
                <w:szCs w:val="24"/>
              </w:rPr>
              <w:t xml:space="preserve"> index</w:t>
            </w:r>
            <w:r w:rsidRPr="006A3EDF">
              <w:rPr>
                <w:rFonts w:ascii="Arial" w:eastAsia="Calibri" w:hAnsi="Arial" w:cs="Arial"/>
                <w:sz w:val="24"/>
                <w:szCs w:val="24"/>
              </w:rPr>
              <w:t>)</w:t>
            </w:r>
          </w:p>
        </w:tc>
        <w:tc>
          <w:tcPr>
            <w:tcW w:w="2551" w:type="dxa"/>
          </w:tcPr>
          <w:p w14:paraId="6EB90E6F" w14:textId="05D311D6"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F06595" w:rsidRPr="006A3EDF">
              <w:rPr>
                <w:rFonts w:ascii="Arial" w:eastAsia="Calibri" w:hAnsi="Arial" w:cs="Arial"/>
                <w:sz w:val="24"/>
                <w:szCs w:val="24"/>
              </w:rPr>
              <w:t>63</w:t>
            </w:r>
          </w:p>
          <w:p w14:paraId="4C6BB8FA"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Pr>
          <w:p w14:paraId="5BA42403"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7CAADE2C"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9C69958"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02F5A255" w14:textId="22E0F4AA"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F06595" w:rsidRPr="006A3EDF">
              <w:rPr>
                <w:rFonts w:ascii="Arial" w:eastAsia="Calibri" w:hAnsi="Arial" w:cs="Arial"/>
                <w:sz w:val="24"/>
                <w:szCs w:val="24"/>
              </w:rPr>
              <w:t>42</w:t>
            </w:r>
          </w:p>
          <w:p w14:paraId="246156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54B8144"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E760997"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21A4155"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044943C2" w14:textId="2A6D8288"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F06595" w:rsidRPr="006A3EDF">
              <w:rPr>
                <w:rFonts w:ascii="Arial" w:eastAsia="Calibri" w:hAnsi="Arial" w:cs="Arial"/>
                <w:sz w:val="24"/>
                <w:szCs w:val="24"/>
              </w:rPr>
              <w:t>71</w:t>
            </w:r>
          </w:p>
          <w:p w14:paraId="09B90FD8" w14:textId="588F28CC"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BA184F2"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0E804AB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15A98E2"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i w:val="0"/>
                <w:iCs w:val="0"/>
                <w:sz w:val="24"/>
                <w:szCs w:val="24"/>
                <w:lang w:val="en-US"/>
              </w:rPr>
              <w:t>Randow</w:t>
            </w:r>
            <w:proofErr w:type="spellEnd"/>
            <w:r w:rsidRPr="006A3EDF">
              <w:rPr>
                <w:rFonts w:ascii="Arial" w:eastAsia="Calibri" w:hAnsi="Arial" w:cs="Arial"/>
                <w:i w:val="0"/>
                <w:iCs w:val="0"/>
                <w:sz w:val="24"/>
                <w:szCs w:val="24"/>
                <w:lang w:val="en-US"/>
              </w:rPr>
              <w:t xml:space="preserve"> mean square residual</w:t>
            </w:r>
            <w:r w:rsidRPr="006A3EDF">
              <w:rPr>
                <w:rFonts w:ascii="Arial" w:eastAsia="Calibri" w:hAnsi="Arial" w:cs="Arial"/>
                <w:sz w:val="24"/>
                <w:szCs w:val="24"/>
                <w:lang w:val="en-US"/>
              </w:rPr>
              <w:t>)</w:t>
            </w:r>
          </w:p>
        </w:tc>
        <w:tc>
          <w:tcPr>
            <w:tcW w:w="2551" w:type="dxa"/>
          </w:tcPr>
          <w:p w14:paraId="7BA7E453" w14:textId="0B168C9D"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F06595" w:rsidRPr="006A3EDF">
              <w:rPr>
                <w:rFonts w:ascii="Arial" w:eastAsia="Calibri" w:hAnsi="Arial" w:cs="Arial"/>
                <w:sz w:val="24"/>
                <w:szCs w:val="24"/>
              </w:rPr>
              <w:t>4</w:t>
            </w:r>
          </w:p>
          <w:p w14:paraId="72EF3644"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5E01C11E"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p w14:paraId="045A83D4"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p w14:paraId="1F800D0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r>
    </w:tbl>
    <w:p w14:paraId="7095A43B" w14:textId="7060BDDB"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786ED4" w:rsidRPr="006A3EDF">
        <w:rPr>
          <w:rFonts w:ascii="Arial" w:hAnsi="Arial" w:cs="Arial"/>
          <w:sz w:val="24"/>
          <w:szCs w:val="24"/>
        </w:rPr>
        <w:t xml:space="preserve"> </w:t>
      </w:r>
      <w:r w:rsidR="00786ED4" w:rsidRPr="006A3EDF">
        <w:rPr>
          <w:rFonts w:ascii="Arial" w:hAnsi="Arial" w:cs="Arial"/>
          <w:sz w:val="24"/>
          <w:szCs w:val="24"/>
        </w:rPr>
        <w:fldChar w:fldCharType="begin"/>
      </w:r>
      <w:r w:rsidR="00786ED4" w:rsidRPr="006A3EDF">
        <w:rPr>
          <w:rFonts w:ascii="Arial" w:hAnsi="Arial" w:cs="Arial"/>
          <w:sz w:val="24"/>
          <w:szCs w:val="24"/>
        </w:rPr>
        <w:instrText xml:space="preserve"> REF _Ref28699385 \h </w:instrText>
      </w:r>
      <w:r w:rsidR="005341E7" w:rsidRPr="006A3EDF">
        <w:rPr>
          <w:rFonts w:ascii="Arial" w:hAnsi="Arial" w:cs="Arial"/>
          <w:sz w:val="24"/>
          <w:szCs w:val="24"/>
        </w:rPr>
        <w:instrText xml:space="preserve"> \* MERGEFORMAT </w:instrText>
      </w:r>
      <w:r w:rsidR="00786ED4" w:rsidRPr="006A3EDF">
        <w:rPr>
          <w:rFonts w:ascii="Arial" w:hAnsi="Arial" w:cs="Arial"/>
          <w:sz w:val="24"/>
          <w:szCs w:val="24"/>
        </w:rPr>
      </w:r>
      <w:r w:rsidR="00786ED4" w:rsidRPr="006A3EDF">
        <w:rPr>
          <w:rFonts w:ascii="Arial" w:hAnsi="Arial" w:cs="Arial"/>
          <w:sz w:val="24"/>
          <w:szCs w:val="24"/>
        </w:rPr>
        <w:fldChar w:fldCharType="separate"/>
      </w:r>
      <w:r w:rsidR="00E31C9E" w:rsidRPr="006A3EDF">
        <w:rPr>
          <w:rFonts w:ascii="Arial" w:hAnsi="Arial" w:cs="Arial"/>
          <w:sz w:val="24"/>
          <w:szCs w:val="24"/>
        </w:rPr>
        <w:t xml:space="preserve">Tabela </w:t>
      </w:r>
      <w:r w:rsidR="00E31C9E">
        <w:rPr>
          <w:rFonts w:ascii="Arial" w:hAnsi="Arial" w:cs="Arial"/>
          <w:noProof/>
          <w:sz w:val="24"/>
          <w:szCs w:val="24"/>
        </w:rPr>
        <w:t>14</w:t>
      </w:r>
      <w:r w:rsidR="00786ED4" w:rsidRPr="006A3EDF">
        <w:rPr>
          <w:rFonts w:ascii="Arial" w:hAnsi="Arial" w:cs="Arial"/>
          <w:sz w:val="24"/>
          <w:szCs w:val="24"/>
        </w:rPr>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02565D" w:rsidRPr="006A3EDF">
        <w:rPr>
          <w:rFonts w:ascii="Arial" w:hAnsi="Arial" w:cs="Arial"/>
          <w:sz w:val="24"/>
          <w:szCs w:val="24"/>
        </w:rPr>
        <w:t xml:space="preserve"> indicando assim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0.53</w:t>
      </w:r>
      <w:r w:rsidR="00C00F21" w:rsidRPr="006A3EDF">
        <w:rPr>
          <w:rFonts w:ascii="Arial" w:hAnsi="Arial" w:cs="Arial"/>
          <w:sz w:val="24"/>
          <w:szCs w:val="24"/>
        </w:rPr>
        <w:t>0</w:t>
      </w:r>
      <w:r w:rsidR="006279D3" w:rsidRPr="006A3EDF">
        <w:rPr>
          <w:rFonts w:ascii="Arial" w:hAnsi="Arial" w:cs="Arial"/>
          <w:sz w:val="24"/>
          <w:szCs w:val="24"/>
        </w:rPr>
        <w:t>, cinismo 0.5</w:t>
      </w:r>
      <w:r w:rsidR="003D291E" w:rsidRPr="006A3EDF">
        <w:rPr>
          <w:rFonts w:ascii="Arial" w:hAnsi="Arial" w:cs="Arial"/>
          <w:sz w:val="24"/>
          <w:szCs w:val="24"/>
        </w:rPr>
        <w:t>4</w:t>
      </w:r>
      <w:r w:rsidR="00C00F21" w:rsidRPr="006A3EDF">
        <w:rPr>
          <w:rFonts w:ascii="Arial" w:hAnsi="Arial" w:cs="Arial"/>
          <w:sz w:val="24"/>
          <w:szCs w:val="24"/>
        </w:rPr>
        <w:t>7</w:t>
      </w:r>
      <w:r w:rsidR="006279D3" w:rsidRPr="006A3EDF">
        <w:rPr>
          <w:rFonts w:ascii="Arial" w:hAnsi="Arial" w:cs="Arial"/>
          <w:sz w:val="24"/>
          <w:szCs w:val="24"/>
        </w:rPr>
        <w:t xml:space="preserve">, eficácia </w:t>
      </w:r>
      <w:r w:rsidR="00C00F21" w:rsidRPr="006A3EDF">
        <w:rPr>
          <w:rFonts w:ascii="Arial" w:hAnsi="Arial" w:cs="Arial"/>
          <w:sz w:val="24"/>
          <w:szCs w:val="24"/>
        </w:rPr>
        <w:t>0.498 e da escala completa 0.5</w:t>
      </w:r>
      <w:r w:rsidR="003D291E" w:rsidRPr="006A3EDF">
        <w:rPr>
          <w:rFonts w:ascii="Arial" w:hAnsi="Arial" w:cs="Arial"/>
          <w:sz w:val="24"/>
          <w:szCs w:val="24"/>
        </w:rPr>
        <w:t>1</w:t>
      </w:r>
      <w:r w:rsidR="00C00F21" w:rsidRPr="006A3EDF">
        <w:rPr>
          <w:rFonts w:ascii="Arial" w:hAnsi="Arial" w:cs="Arial"/>
          <w:sz w:val="24"/>
          <w:szCs w:val="24"/>
        </w:rPr>
        <w:t>4. O valor de referência para a variância média extraída é de 0.50. Apenas a dimensão eficácia não ati</w:t>
      </w:r>
      <w:r w:rsidR="0002565D" w:rsidRPr="006A3EDF">
        <w:rPr>
          <w:rFonts w:ascii="Arial" w:hAnsi="Arial" w:cs="Arial"/>
          <w:sz w:val="24"/>
          <w:szCs w:val="24"/>
        </w:rPr>
        <w:t>n</w:t>
      </w:r>
      <w:r w:rsidR="00C00F21" w:rsidRPr="006A3EDF">
        <w:rPr>
          <w:rFonts w:ascii="Arial" w:hAnsi="Arial" w:cs="Arial"/>
          <w:sz w:val="24"/>
          <w:szCs w:val="24"/>
        </w:rPr>
        <w:t>gi</w:t>
      </w:r>
      <w:r w:rsidR="0002565D" w:rsidRPr="006A3EDF">
        <w:rPr>
          <w:rFonts w:ascii="Arial" w:hAnsi="Arial" w:cs="Arial"/>
          <w:sz w:val="24"/>
          <w:szCs w:val="24"/>
        </w:rPr>
        <w:t xml:space="preserve">u </w:t>
      </w:r>
      <w:r w:rsidR="0045283D" w:rsidRPr="006A3EDF">
        <w:rPr>
          <w:rFonts w:ascii="Arial" w:hAnsi="Arial" w:cs="Arial"/>
          <w:sz w:val="24"/>
          <w:szCs w:val="24"/>
        </w:rPr>
        <w:t>o valor,</w:t>
      </w:r>
      <w:r w:rsidR="0002565D" w:rsidRPr="006A3EDF">
        <w:rPr>
          <w:rFonts w:ascii="Arial" w:hAnsi="Arial" w:cs="Arial"/>
          <w:sz w:val="24"/>
          <w:szCs w:val="24"/>
        </w:rPr>
        <w:t xml:space="preserve"> </w:t>
      </w:r>
      <w:r w:rsidR="003D291E" w:rsidRPr="006A3EDF">
        <w:rPr>
          <w:rFonts w:ascii="Arial" w:hAnsi="Arial" w:cs="Arial"/>
          <w:sz w:val="24"/>
          <w:szCs w:val="24"/>
        </w:rPr>
        <w:t>no entanto, el</w:t>
      </w:r>
      <w:r w:rsidR="007F6D37">
        <w:rPr>
          <w:rFonts w:ascii="Arial" w:hAnsi="Arial" w:cs="Arial"/>
          <w:sz w:val="24"/>
          <w:szCs w:val="24"/>
        </w:rPr>
        <w:t>a</w:t>
      </w:r>
      <w:r w:rsidR="0002565D" w:rsidRPr="006A3EDF">
        <w:rPr>
          <w:rFonts w:ascii="Arial" w:hAnsi="Arial" w:cs="Arial"/>
          <w:sz w:val="24"/>
          <w:szCs w:val="24"/>
        </w:rPr>
        <w:t xml:space="preserve"> ficou aproximadamente no limite.</w:t>
      </w:r>
      <w:r w:rsidR="008B3F06" w:rsidRPr="006A3EDF">
        <w:rPr>
          <w:rFonts w:ascii="Arial" w:hAnsi="Arial" w:cs="Arial"/>
          <w:sz w:val="24"/>
          <w:szCs w:val="24"/>
        </w:rPr>
        <w:t xml:space="preserve">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9F4177" w:rsidRPr="006A3EDF">
        <w:rPr>
          <w:rFonts w:ascii="Arial" w:hAnsi="Arial" w:cs="Arial"/>
          <w:sz w:val="24"/>
          <w:szCs w:val="24"/>
        </w:rPr>
        <w:t xml:space="preserve"> </w:t>
      </w:r>
      <w:r w:rsidR="00D853C8" w:rsidRPr="006A3EDF">
        <w:rPr>
          <w:rFonts w:ascii="Arial" w:hAnsi="Arial" w:cs="Arial"/>
          <w:sz w:val="24"/>
          <w:szCs w:val="24"/>
        </w:rPr>
        <w:t>varia de 0.714 até 0.783.</w:t>
      </w:r>
    </w:p>
    <w:p w14:paraId="144A42E8" w14:textId="705B0570" w:rsidR="00D83799" w:rsidRPr="006A3EDF" w:rsidRDefault="00D83799" w:rsidP="00D83799">
      <w:pPr>
        <w:pStyle w:val="Legenda"/>
        <w:keepNext/>
        <w:rPr>
          <w:rFonts w:ascii="Arial" w:hAnsi="Arial" w:cs="Arial"/>
          <w:sz w:val="24"/>
          <w:szCs w:val="24"/>
        </w:rPr>
      </w:pPr>
      <w:bookmarkStart w:id="218" w:name="_Ref28699385"/>
      <w:bookmarkStart w:id="219" w:name="_Toc31965956"/>
      <w:bookmarkStart w:id="220" w:name="_Toc43927110"/>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0E65EB">
        <w:rPr>
          <w:rFonts w:ascii="Arial" w:hAnsi="Arial" w:cs="Arial"/>
          <w:noProof/>
          <w:sz w:val="24"/>
          <w:szCs w:val="24"/>
        </w:rPr>
        <w:t>14</w:t>
      </w:r>
      <w:r w:rsidRPr="006A3EDF">
        <w:rPr>
          <w:rFonts w:ascii="Arial" w:hAnsi="Arial" w:cs="Arial"/>
          <w:sz w:val="24"/>
          <w:szCs w:val="24"/>
        </w:rPr>
        <w:fldChar w:fldCharType="end"/>
      </w:r>
      <w:bookmarkEnd w:id="218"/>
      <w:r w:rsidRPr="006A3EDF">
        <w:rPr>
          <w:rFonts w:ascii="Arial" w:hAnsi="Arial" w:cs="Arial"/>
          <w:sz w:val="24"/>
          <w:szCs w:val="24"/>
        </w:rPr>
        <w:t xml:space="preserve"> - V</w:t>
      </w:r>
      <w:r w:rsidR="00FE63F7" w:rsidRPr="006A3EDF">
        <w:rPr>
          <w:rFonts w:ascii="Arial" w:hAnsi="Arial" w:cs="Arial"/>
          <w:sz w:val="24"/>
          <w:szCs w:val="24"/>
        </w:rPr>
        <w:t>ME</w:t>
      </w:r>
      <w:r w:rsidR="00243E43" w:rsidRPr="006A3EDF">
        <w:rPr>
          <w:rFonts w:ascii="Arial" w:hAnsi="Arial" w:cs="Arial"/>
          <w:sz w:val="24"/>
          <w:szCs w:val="24"/>
        </w:rPr>
        <w:t xml:space="preserve"> e Confiabilidade composta</w:t>
      </w:r>
      <w:r w:rsidRPr="006A3EDF">
        <w:rPr>
          <w:rFonts w:ascii="Arial" w:hAnsi="Arial" w:cs="Arial"/>
          <w:sz w:val="24"/>
          <w:szCs w:val="24"/>
        </w:rPr>
        <w:t xml:space="preserve"> </w:t>
      </w:r>
      <w:r w:rsidR="009F4177">
        <w:rPr>
          <w:rFonts w:ascii="Arial" w:hAnsi="Arial" w:cs="Arial"/>
          <w:sz w:val="24"/>
          <w:szCs w:val="24"/>
        </w:rPr>
        <w:t>da escala</w:t>
      </w:r>
      <w:r w:rsidR="009F4177" w:rsidRPr="006A3EDF">
        <w:rPr>
          <w:rFonts w:ascii="Arial" w:hAnsi="Arial" w:cs="Arial"/>
          <w:sz w:val="24"/>
          <w:szCs w:val="24"/>
        </w:rPr>
        <w:t xml:space="preserve"> </w:t>
      </w:r>
      <w:r w:rsidRPr="006A3EDF">
        <w:rPr>
          <w:rFonts w:ascii="Arial" w:hAnsi="Arial" w:cs="Arial"/>
          <w:sz w:val="24"/>
          <w:szCs w:val="24"/>
        </w:rPr>
        <w:t>de Burnout</w:t>
      </w:r>
      <w:bookmarkEnd w:id="219"/>
      <w:bookmarkEnd w:id="220"/>
    </w:p>
    <w:tbl>
      <w:tblPr>
        <w:tblStyle w:val="TabelaSimples5"/>
        <w:tblW w:w="0" w:type="auto"/>
        <w:jc w:val="center"/>
        <w:tblLook w:val="04A0" w:firstRow="1" w:lastRow="0" w:firstColumn="1" w:lastColumn="0" w:noHBand="0" w:noVBand="1"/>
      </w:tblPr>
      <w:tblGrid>
        <w:gridCol w:w="2265"/>
        <w:gridCol w:w="2265"/>
        <w:gridCol w:w="2265"/>
      </w:tblGrid>
      <w:tr w:rsidR="00243E43" w:rsidRPr="006A3EDF" w14:paraId="34FF408B" w14:textId="34719EEF" w:rsidTr="003F02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auto"/>
          </w:tcPr>
          <w:p w14:paraId="37CA5070"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i w:val="0"/>
                <w:iCs w:val="0"/>
                <w:sz w:val="24"/>
                <w:szCs w:val="24"/>
              </w:rPr>
              <w:t>Dimensões</w:t>
            </w:r>
          </w:p>
        </w:tc>
        <w:tc>
          <w:tcPr>
            <w:tcW w:w="2265" w:type="dxa"/>
            <w:shd w:val="clear" w:color="auto" w:fill="auto"/>
          </w:tcPr>
          <w:p w14:paraId="677CACD4" w14:textId="54C681B6" w:rsidR="00243E43" w:rsidRPr="006A3EDF" w:rsidRDefault="00243E43"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i w:val="0"/>
                <w:iCs w:val="0"/>
                <w:sz w:val="24"/>
                <w:szCs w:val="24"/>
              </w:rPr>
            </w:pPr>
            <w:r w:rsidRPr="006A3EDF">
              <w:rPr>
                <w:rFonts w:ascii="Arial" w:hAnsi="Arial" w:cs="Arial"/>
                <w:sz w:val="24"/>
                <w:szCs w:val="24"/>
              </w:rPr>
              <w:t>Variância média extraída</w:t>
            </w:r>
          </w:p>
        </w:tc>
        <w:tc>
          <w:tcPr>
            <w:tcW w:w="2265" w:type="dxa"/>
          </w:tcPr>
          <w:p w14:paraId="05EB06DA" w14:textId="70BC5478" w:rsidR="00243E43" w:rsidRPr="006A3EDF" w:rsidRDefault="00C368B5"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i w:val="0"/>
                <w:iCs w:val="0"/>
                <w:sz w:val="24"/>
                <w:szCs w:val="24"/>
              </w:rPr>
            </w:pPr>
            <w:r w:rsidRPr="006A3EDF">
              <w:rPr>
                <w:rFonts w:ascii="Arial" w:hAnsi="Arial" w:cs="Arial"/>
                <w:sz w:val="24"/>
                <w:szCs w:val="24"/>
              </w:rPr>
              <w:t>Confiabilidade composta</w:t>
            </w:r>
          </w:p>
        </w:tc>
      </w:tr>
      <w:tr w:rsidR="00243E43" w:rsidRPr="006A3EDF" w14:paraId="08EF1820" w14:textId="1CDA545C" w:rsidTr="00243E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5F4E8318"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62081BB0"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p>
          <w:p w14:paraId="6C1B2552"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6873BAB1"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p>
          <w:p w14:paraId="3ACDF48A"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p w14:paraId="0A2B1C9D"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p>
          <w:p w14:paraId="32F57BA4"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Escala completa</w:t>
            </w:r>
            <w:r w:rsidRPr="006A3EDF">
              <w:rPr>
                <w:rFonts w:ascii="Arial" w:eastAsiaTheme="minorHAnsi" w:hAnsi="Arial" w:cs="Arial"/>
                <w:sz w:val="24"/>
                <w:szCs w:val="24"/>
              </w:rPr>
              <w:br/>
            </w:r>
          </w:p>
          <w:p w14:paraId="0E951CCC" w14:textId="77777777" w:rsidR="00243E43" w:rsidRPr="006A3EDF" w:rsidRDefault="00243E43" w:rsidP="005E3CF6">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097E65E6" w14:textId="5250945D"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lastRenderedPageBreak/>
              <w:t>0.5301691</w:t>
            </w:r>
          </w:p>
          <w:p w14:paraId="5117ED57"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DF8F2B5" w14:textId="7B1D29FD"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0.5478299</w:t>
            </w:r>
          </w:p>
          <w:p w14:paraId="7283C3E5"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3FF2698" w14:textId="785898EF"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0.4985486</w:t>
            </w:r>
          </w:p>
          <w:p w14:paraId="2E787F8B"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5FC1C7AB" w14:textId="79F01144"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0.5148157</w:t>
            </w:r>
          </w:p>
          <w:p w14:paraId="2815D299"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83D0B80"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7CFAE39B" w14:textId="0289446C" w:rsidR="00C368B5" w:rsidRPr="006A3EDF" w:rsidRDefault="00C368B5"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lastRenderedPageBreak/>
              <w:t>0.783</w:t>
            </w:r>
          </w:p>
          <w:p w14:paraId="67129BF4" w14:textId="77777777" w:rsidR="007857C7" w:rsidRPr="006A3EDF" w:rsidRDefault="007857C7"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F7B9426" w14:textId="4FF5CCBD" w:rsidR="00C368B5" w:rsidRPr="006A3EDF" w:rsidRDefault="00C368B5"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0.797</w:t>
            </w:r>
          </w:p>
          <w:p w14:paraId="23BC4B20" w14:textId="77777777" w:rsidR="007857C7" w:rsidRPr="006A3EDF" w:rsidRDefault="007857C7"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3E73D1" w14:textId="099AC3A6" w:rsidR="00C368B5" w:rsidRPr="006A3EDF" w:rsidRDefault="00C368B5"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0.743</w:t>
            </w:r>
          </w:p>
          <w:p w14:paraId="1150738D" w14:textId="77777777" w:rsidR="007857C7" w:rsidRPr="006A3EDF" w:rsidRDefault="007857C7"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F7A1F30" w14:textId="77777777" w:rsidR="007857C7" w:rsidRPr="006A3EDF" w:rsidRDefault="007857C7"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0.714</w:t>
            </w:r>
          </w:p>
          <w:p w14:paraId="7EE31A25"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bl>
    <w:p w14:paraId="4ACBA0A6" w14:textId="5F327EDC" w:rsidR="00C24AEB" w:rsidRPr="006A3EDF" w:rsidRDefault="008D7A88" w:rsidP="005341E7">
      <w:pPr>
        <w:pStyle w:val="Legenda"/>
        <w:keepNext/>
        <w:spacing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AD36A1" w:rsidRPr="006A3EDF">
        <w:rPr>
          <w:rFonts w:ascii="Arial" w:hAnsi="Arial" w:cs="Arial"/>
          <w:b w:val="0"/>
          <w:bCs w:val="0"/>
          <w:sz w:val="24"/>
          <w:szCs w:val="24"/>
        </w:rPr>
        <w:t xml:space="preserve">A </w:t>
      </w:r>
      <w:r w:rsidR="00AD36A1" w:rsidRPr="006A3EDF">
        <w:rPr>
          <w:rFonts w:ascii="Arial" w:hAnsi="Arial" w:cs="Arial"/>
          <w:b w:val="0"/>
          <w:bCs w:val="0"/>
          <w:sz w:val="24"/>
          <w:szCs w:val="24"/>
        </w:rPr>
        <w:fldChar w:fldCharType="begin"/>
      </w:r>
      <w:r w:rsidR="00AD36A1" w:rsidRPr="006A3EDF">
        <w:rPr>
          <w:rFonts w:ascii="Arial" w:hAnsi="Arial" w:cs="Arial"/>
          <w:b w:val="0"/>
          <w:bCs w:val="0"/>
          <w:sz w:val="24"/>
          <w:szCs w:val="24"/>
        </w:rPr>
        <w:instrText xml:space="preserve"> REF _Ref28686552 \h  \* MERGEFORMAT </w:instrText>
      </w:r>
      <w:r w:rsidR="00AD36A1" w:rsidRPr="006A3EDF">
        <w:rPr>
          <w:rFonts w:ascii="Arial" w:hAnsi="Arial" w:cs="Arial"/>
          <w:b w:val="0"/>
          <w:bCs w:val="0"/>
          <w:sz w:val="24"/>
          <w:szCs w:val="24"/>
        </w:rPr>
      </w:r>
      <w:r w:rsidR="00AD36A1" w:rsidRPr="006A3EDF">
        <w:rPr>
          <w:rFonts w:ascii="Arial" w:hAnsi="Arial" w:cs="Arial"/>
          <w:b w:val="0"/>
          <w:bCs w:val="0"/>
          <w:sz w:val="24"/>
          <w:szCs w:val="24"/>
        </w:rPr>
        <w:fldChar w:fldCharType="separate"/>
      </w:r>
      <w:r w:rsidR="00E31C9E" w:rsidRPr="00E31C9E">
        <w:rPr>
          <w:rFonts w:ascii="Arial" w:hAnsi="Arial" w:cs="Arial"/>
          <w:b w:val="0"/>
          <w:bCs w:val="0"/>
          <w:sz w:val="24"/>
          <w:szCs w:val="24"/>
        </w:rPr>
        <w:t xml:space="preserve">Tabela </w:t>
      </w:r>
      <w:r w:rsidR="00E31C9E" w:rsidRPr="00E31C9E">
        <w:rPr>
          <w:rFonts w:ascii="Arial" w:hAnsi="Arial" w:cs="Arial"/>
          <w:b w:val="0"/>
          <w:bCs w:val="0"/>
          <w:noProof/>
          <w:sz w:val="24"/>
          <w:szCs w:val="24"/>
        </w:rPr>
        <w:t>15</w:t>
      </w:r>
      <w:r w:rsidR="00AD36A1" w:rsidRPr="006A3EDF">
        <w:rPr>
          <w:rFonts w:ascii="Arial" w:hAnsi="Arial" w:cs="Arial"/>
          <w:b w:val="0"/>
          <w:bCs w:val="0"/>
          <w:sz w:val="24"/>
          <w:szCs w:val="24"/>
        </w:rPr>
        <w:fldChar w:fldCharType="end"/>
      </w:r>
      <w:r w:rsidR="00AD36A1" w:rsidRPr="006A3EDF">
        <w:rPr>
          <w:rFonts w:ascii="Arial" w:hAnsi="Arial" w:cs="Arial"/>
          <w:b w:val="0"/>
          <w:bCs w:val="0"/>
          <w:sz w:val="24"/>
          <w:szCs w:val="24"/>
        </w:rPr>
        <w:t xml:space="preserve"> apresenta </w:t>
      </w:r>
      <w:r w:rsidR="00B22177" w:rsidRPr="006A3EDF">
        <w:rPr>
          <w:rFonts w:ascii="Arial" w:hAnsi="Arial" w:cs="Arial"/>
          <w:b w:val="0"/>
          <w:bCs w:val="0"/>
          <w:sz w:val="24"/>
          <w:szCs w:val="24"/>
        </w:rPr>
        <w:t xml:space="preserve">os </w:t>
      </w:r>
      <w:r w:rsidR="00680B61">
        <w:rPr>
          <w:rFonts w:ascii="Arial" w:hAnsi="Arial" w:cs="Arial"/>
          <w:b w:val="0"/>
          <w:bCs w:val="0"/>
          <w:sz w:val="24"/>
          <w:szCs w:val="24"/>
        </w:rPr>
        <w:t>A</w:t>
      </w:r>
      <w:r w:rsidR="00B22177" w:rsidRPr="006A3EDF">
        <w:rPr>
          <w:rFonts w:ascii="Arial" w:hAnsi="Arial" w:cs="Arial"/>
          <w:b w:val="0"/>
          <w:bCs w:val="0"/>
          <w:sz w:val="24"/>
          <w:szCs w:val="24"/>
        </w:rPr>
        <w:t xml:space="preserve">lfas de </w:t>
      </w:r>
      <w:proofErr w:type="spellStart"/>
      <w:r w:rsidR="00B22177" w:rsidRPr="006A3EDF">
        <w:rPr>
          <w:rFonts w:ascii="Arial" w:hAnsi="Arial" w:cs="Arial"/>
          <w:b w:val="0"/>
          <w:bCs w:val="0"/>
          <w:sz w:val="24"/>
          <w:szCs w:val="24"/>
        </w:rPr>
        <w:t>Conbrach</w:t>
      </w:r>
      <w:proofErr w:type="spellEnd"/>
      <w:r w:rsidR="00B22177" w:rsidRPr="006A3EDF">
        <w:rPr>
          <w:rFonts w:ascii="Arial" w:hAnsi="Arial" w:cs="Arial"/>
          <w:b w:val="0"/>
          <w:bCs w:val="0"/>
          <w:sz w:val="24"/>
          <w:szCs w:val="24"/>
        </w:rPr>
        <w:t xml:space="preserve">. 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A2704" w:rsidRPr="006A3EDF">
        <w:rPr>
          <w:rFonts w:ascii="Arial" w:hAnsi="Arial" w:cs="Arial"/>
          <w:b w:val="0"/>
          <w:bCs w:val="0"/>
          <w:sz w:val="24"/>
          <w:szCs w:val="24"/>
        </w:rPr>
        <w:t xml:space="preserve"> </w:t>
      </w:r>
      <w:r w:rsidR="00C95193" w:rsidRPr="006A3EDF">
        <w:rPr>
          <w:rFonts w:ascii="Arial" w:hAnsi="Arial" w:cs="Arial"/>
          <w:b w:val="0"/>
          <w:bCs w:val="0"/>
          <w:sz w:val="24"/>
          <w:szCs w:val="24"/>
        </w:rPr>
        <w:t>α =</w:t>
      </w:r>
      <w:r w:rsidR="00C95193" w:rsidRPr="006A3EDF">
        <w:rPr>
          <w:rFonts w:ascii="Arial" w:hAnsi="Arial" w:cs="Arial"/>
        </w:rPr>
        <w:t xml:space="preserve"> </w:t>
      </w:r>
      <w:r w:rsidR="004A2704" w:rsidRPr="006A3EDF">
        <w:rPr>
          <w:rFonts w:ascii="Arial" w:hAnsi="Arial" w:cs="Arial"/>
          <w:b w:val="0"/>
          <w:bCs w:val="0"/>
          <w:sz w:val="24"/>
          <w:szCs w:val="24"/>
        </w:rPr>
        <w:t>0,87</w:t>
      </w:r>
      <w:r w:rsidR="003D291E" w:rsidRPr="006A3EDF">
        <w:rPr>
          <w:rFonts w:ascii="Arial" w:hAnsi="Arial" w:cs="Arial"/>
          <w:b w:val="0"/>
          <w:bCs w:val="0"/>
          <w:sz w:val="24"/>
          <w:szCs w:val="24"/>
        </w:rPr>
        <w:t>8</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0,797,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246F4F" w:rsidRPr="006A3EDF">
        <w:rPr>
          <w:rFonts w:ascii="Arial" w:hAnsi="Arial" w:cs="Arial"/>
          <w:b w:val="0"/>
          <w:bCs w:val="0"/>
          <w:sz w:val="24"/>
          <w:szCs w:val="24"/>
        </w:rPr>
        <w:t>03</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 xml:space="preserve">validade. </w:t>
      </w:r>
    </w:p>
    <w:p w14:paraId="148EEF9D" w14:textId="0C84F6F1" w:rsidR="00F579D3" w:rsidRPr="006A3EDF" w:rsidRDefault="00F579D3" w:rsidP="00F579D3">
      <w:pPr>
        <w:pStyle w:val="Legenda"/>
        <w:keepNext/>
        <w:rPr>
          <w:rFonts w:ascii="Arial" w:hAnsi="Arial" w:cs="Arial"/>
          <w:sz w:val="24"/>
          <w:szCs w:val="24"/>
        </w:rPr>
      </w:pPr>
      <w:bookmarkStart w:id="221" w:name="_Ref28686552"/>
      <w:bookmarkStart w:id="222" w:name="_Toc31965957"/>
      <w:bookmarkStart w:id="223" w:name="_Toc43927111"/>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CE748A">
        <w:rPr>
          <w:rFonts w:ascii="Arial" w:hAnsi="Arial" w:cs="Arial"/>
          <w:noProof/>
          <w:sz w:val="24"/>
          <w:szCs w:val="24"/>
        </w:rPr>
        <w:t>15</w:t>
      </w:r>
      <w:r w:rsidRPr="006A3EDF">
        <w:rPr>
          <w:rFonts w:ascii="Arial" w:hAnsi="Arial" w:cs="Arial"/>
          <w:sz w:val="24"/>
          <w:szCs w:val="24"/>
        </w:rPr>
        <w:fldChar w:fldCharType="end"/>
      </w:r>
      <w:bookmarkEnd w:id="221"/>
      <w:r w:rsidRPr="006A3EDF">
        <w:rPr>
          <w:rFonts w:ascii="Arial" w:hAnsi="Arial" w:cs="Arial"/>
          <w:sz w:val="24"/>
          <w:szCs w:val="24"/>
        </w:rPr>
        <w:t xml:space="preserve"> - Estatísticas de confiabilidade das dimensões de </w:t>
      </w:r>
      <w:proofErr w:type="spellStart"/>
      <w:r w:rsidRPr="006A3EDF">
        <w:rPr>
          <w:rFonts w:ascii="Arial" w:hAnsi="Arial" w:cs="Arial"/>
          <w:sz w:val="24"/>
          <w:szCs w:val="24"/>
        </w:rPr>
        <w:t>burnout</w:t>
      </w:r>
      <w:bookmarkEnd w:id="222"/>
      <w:bookmarkEnd w:id="223"/>
      <w:proofErr w:type="spellEnd"/>
    </w:p>
    <w:tbl>
      <w:tblPr>
        <w:tblW w:w="297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9"/>
        <w:gridCol w:w="1458"/>
      </w:tblGrid>
      <w:tr w:rsidR="00A3314C" w:rsidRPr="006A3EDF" w14:paraId="5C6FA302" w14:textId="77777777" w:rsidTr="00A07D20">
        <w:trPr>
          <w:cantSplit/>
          <w:jc w:val="center"/>
        </w:trPr>
        <w:tc>
          <w:tcPr>
            <w:tcW w:w="1519" w:type="dxa"/>
            <w:tcBorders>
              <w:top w:val="nil"/>
              <w:left w:val="nil"/>
              <w:bottom w:val="single" w:sz="8" w:space="0" w:color="152935"/>
              <w:right w:val="single" w:sz="8" w:space="0" w:color="E0E0E0"/>
            </w:tcBorders>
            <w:shd w:val="clear" w:color="auto" w:fill="BFBFBF" w:themeFill="background1" w:themeFillShade="BF"/>
            <w:vAlign w:val="bottom"/>
          </w:tcPr>
          <w:p w14:paraId="3A612A48" w14:textId="77777777" w:rsidR="00A3314C" w:rsidRPr="006A3EDF" w:rsidRDefault="00A3314C"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 xml:space="preserve">Alfa de </w:t>
            </w:r>
            <w:proofErr w:type="spellStart"/>
            <w:r w:rsidRPr="006A3EDF">
              <w:rPr>
                <w:rFonts w:ascii="Arial" w:eastAsiaTheme="minorHAnsi" w:hAnsi="Arial" w:cs="Arial"/>
                <w:sz w:val="24"/>
                <w:szCs w:val="24"/>
              </w:rPr>
              <w:t>Cronbach</w:t>
            </w:r>
            <w:proofErr w:type="spellEnd"/>
          </w:p>
        </w:tc>
        <w:tc>
          <w:tcPr>
            <w:tcW w:w="1458" w:type="dxa"/>
            <w:tcBorders>
              <w:top w:val="nil"/>
              <w:left w:val="single" w:sz="8" w:space="0" w:color="E0E0E0"/>
              <w:bottom w:val="single" w:sz="8" w:space="0" w:color="152935"/>
              <w:right w:val="nil"/>
            </w:tcBorders>
            <w:shd w:val="clear" w:color="auto" w:fill="BFBFBF" w:themeFill="background1" w:themeFillShade="BF"/>
            <w:vAlign w:val="bottom"/>
          </w:tcPr>
          <w:p w14:paraId="3C9FE060" w14:textId="7C5B389F" w:rsidR="00A3314C" w:rsidRPr="006A3EDF" w:rsidRDefault="00F579D3"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Dimensão</w:t>
            </w:r>
          </w:p>
        </w:tc>
      </w:tr>
      <w:tr w:rsidR="00A3314C" w:rsidRPr="006A3EDF" w14:paraId="03F01318" w14:textId="77777777" w:rsidTr="00A07D20">
        <w:trPr>
          <w:cantSplit/>
          <w:jc w:val="center"/>
        </w:trPr>
        <w:tc>
          <w:tcPr>
            <w:tcW w:w="1519" w:type="dxa"/>
            <w:tcBorders>
              <w:top w:val="single" w:sz="8" w:space="0" w:color="152935"/>
              <w:left w:val="nil"/>
              <w:bottom w:val="single" w:sz="8" w:space="0" w:color="152935"/>
              <w:right w:val="single" w:sz="8" w:space="0" w:color="E0E0E0"/>
            </w:tcBorders>
            <w:shd w:val="clear" w:color="auto" w:fill="FFFFFF"/>
          </w:tcPr>
          <w:p w14:paraId="46A78C19" w14:textId="6B999544" w:rsidR="00A3314C" w:rsidRPr="006A3EDF" w:rsidRDefault="003419BD"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0,</w:t>
            </w:r>
            <w:r w:rsidR="00A3314C" w:rsidRPr="006A3EDF">
              <w:rPr>
                <w:rFonts w:ascii="Arial" w:eastAsiaTheme="minorHAnsi" w:hAnsi="Arial" w:cs="Arial"/>
                <w:sz w:val="24"/>
                <w:szCs w:val="24"/>
              </w:rPr>
              <w:t>8</w:t>
            </w:r>
            <w:r w:rsidR="00310A7C" w:rsidRPr="006A3EDF">
              <w:rPr>
                <w:rFonts w:ascii="Arial" w:eastAsiaTheme="minorHAnsi" w:hAnsi="Arial" w:cs="Arial"/>
                <w:sz w:val="24"/>
                <w:szCs w:val="24"/>
              </w:rPr>
              <w:t>7</w:t>
            </w:r>
            <w:r w:rsidR="00246F4F" w:rsidRPr="006A3EDF">
              <w:rPr>
                <w:rFonts w:ascii="Arial" w:eastAsiaTheme="minorHAnsi" w:hAnsi="Arial" w:cs="Arial"/>
                <w:sz w:val="24"/>
                <w:szCs w:val="24"/>
              </w:rPr>
              <w:t>8</w:t>
            </w:r>
          </w:p>
        </w:tc>
        <w:tc>
          <w:tcPr>
            <w:tcW w:w="1458" w:type="dxa"/>
            <w:tcBorders>
              <w:top w:val="single" w:sz="8" w:space="0" w:color="152935"/>
              <w:left w:val="single" w:sz="8" w:space="0" w:color="E0E0E0"/>
              <w:bottom w:val="single" w:sz="8" w:space="0" w:color="152935"/>
              <w:right w:val="nil"/>
            </w:tcBorders>
            <w:shd w:val="clear" w:color="auto" w:fill="FFFFFF"/>
          </w:tcPr>
          <w:p w14:paraId="24B66291" w14:textId="59A22142" w:rsidR="00A3314C" w:rsidRPr="006A3EDF" w:rsidRDefault="00A3314C"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 xml:space="preserve">Exaustão </w:t>
            </w:r>
          </w:p>
        </w:tc>
      </w:tr>
      <w:tr w:rsidR="00A3314C" w:rsidRPr="006A3EDF" w14:paraId="5DE699F7" w14:textId="77777777" w:rsidTr="00A07D20">
        <w:trPr>
          <w:cantSplit/>
          <w:jc w:val="center"/>
        </w:trPr>
        <w:tc>
          <w:tcPr>
            <w:tcW w:w="1519" w:type="dxa"/>
            <w:tcBorders>
              <w:top w:val="single" w:sz="8" w:space="0" w:color="152935"/>
              <w:left w:val="nil"/>
              <w:bottom w:val="single" w:sz="8" w:space="0" w:color="152935"/>
              <w:right w:val="single" w:sz="8" w:space="0" w:color="E0E0E0"/>
            </w:tcBorders>
            <w:shd w:val="clear" w:color="auto" w:fill="FFFFFF"/>
          </w:tcPr>
          <w:p w14:paraId="2C193EF6" w14:textId="05700B10" w:rsidR="00A3314C" w:rsidRPr="006A3EDF" w:rsidRDefault="003419BD"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0,</w:t>
            </w:r>
            <w:r w:rsidR="00A3314C" w:rsidRPr="006A3EDF">
              <w:rPr>
                <w:rFonts w:ascii="Arial" w:eastAsiaTheme="minorHAnsi" w:hAnsi="Arial" w:cs="Arial"/>
                <w:sz w:val="24"/>
                <w:szCs w:val="24"/>
              </w:rPr>
              <w:t>797</w:t>
            </w:r>
          </w:p>
        </w:tc>
        <w:tc>
          <w:tcPr>
            <w:tcW w:w="1458" w:type="dxa"/>
            <w:tcBorders>
              <w:top w:val="single" w:sz="8" w:space="0" w:color="152935"/>
              <w:left w:val="single" w:sz="8" w:space="0" w:color="E0E0E0"/>
              <w:bottom w:val="single" w:sz="8" w:space="0" w:color="152935"/>
              <w:right w:val="nil"/>
            </w:tcBorders>
            <w:shd w:val="clear" w:color="auto" w:fill="FFFFFF"/>
          </w:tcPr>
          <w:p w14:paraId="5F912288" w14:textId="3BE2D365" w:rsidR="00A3314C" w:rsidRPr="006A3EDF" w:rsidRDefault="00A3314C"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 xml:space="preserve">Cinismo </w:t>
            </w:r>
          </w:p>
        </w:tc>
      </w:tr>
      <w:tr w:rsidR="00A3314C" w:rsidRPr="006A3EDF" w14:paraId="16FC1A9C" w14:textId="77777777" w:rsidTr="00A07D20">
        <w:trPr>
          <w:cantSplit/>
          <w:jc w:val="center"/>
        </w:trPr>
        <w:tc>
          <w:tcPr>
            <w:tcW w:w="1519" w:type="dxa"/>
            <w:tcBorders>
              <w:top w:val="single" w:sz="8" w:space="0" w:color="152935"/>
              <w:left w:val="nil"/>
              <w:bottom w:val="single" w:sz="8" w:space="0" w:color="152935"/>
              <w:right w:val="single" w:sz="8" w:space="0" w:color="E0E0E0"/>
            </w:tcBorders>
            <w:shd w:val="clear" w:color="auto" w:fill="FFFFFF"/>
          </w:tcPr>
          <w:p w14:paraId="72AD7B69" w14:textId="3187F066" w:rsidR="00A3314C" w:rsidRPr="006A3EDF" w:rsidRDefault="003419BD"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0,</w:t>
            </w:r>
            <w:r w:rsidR="00A3314C" w:rsidRPr="006A3EDF">
              <w:rPr>
                <w:rFonts w:ascii="Arial" w:eastAsiaTheme="minorHAnsi" w:hAnsi="Arial" w:cs="Arial"/>
                <w:sz w:val="24"/>
                <w:szCs w:val="24"/>
              </w:rPr>
              <w:t>8</w:t>
            </w:r>
            <w:r w:rsidR="00246F4F" w:rsidRPr="006A3EDF">
              <w:rPr>
                <w:rFonts w:ascii="Arial" w:eastAsiaTheme="minorHAnsi" w:hAnsi="Arial" w:cs="Arial"/>
                <w:sz w:val="24"/>
                <w:szCs w:val="24"/>
              </w:rPr>
              <w:t>03</w:t>
            </w:r>
          </w:p>
        </w:tc>
        <w:tc>
          <w:tcPr>
            <w:tcW w:w="1458" w:type="dxa"/>
            <w:tcBorders>
              <w:top w:val="single" w:sz="8" w:space="0" w:color="152935"/>
              <w:left w:val="single" w:sz="8" w:space="0" w:color="E0E0E0"/>
              <w:bottom w:val="single" w:sz="8" w:space="0" w:color="152935"/>
              <w:right w:val="nil"/>
            </w:tcBorders>
            <w:shd w:val="clear" w:color="auto" w:fill="FFFFFF"/>
          </w:tcPr>
          <w:p w14:paraId="04644D74" w14:textId="07D48B2F" w:rsidR="00A3314C" w:rsidRPr="006A3EDF" w:rsidRDefault="00A3314C"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 xml:space="preserve">Eficácia </w:t>
            </w:r>
          </w:p>
        </w:tc>
      </w:tr>
    </w:tbl>
    <w:p w14:paraId="21DA2EA1" w14:textId="4749EB02" w:rsidR="00A47983" w:rsidRPr="006A3EDF" w:rsidRDefault="00A47983" w:rsidP="00E31B70">
      <w:pPr>
        <w:pStyle w:val="Legenda"/>
        <w:keepNext/>
        <w:jc w:val="both"/>
        <w:rPr>
          <w:rFonts w:ascii="Arial" w:hAnsi="Arial" w:cs="Arial"/>
        </w:rPr>
      </w:pPr>
    </w:p>
    <w:p w14:paraId="6CC18149" w14:textId="10334388" w:rsidR="00C44BD9" w:rsidRPr="006A3EDF" w:rsidRDefault="00E80501" w:rsidP="005341E7">
      <w:pPr>
        <w:spacing w:line="360" w:lineRule="auto"/>
        <w:rPr>
          <w:rFonts w:ascii="Arial" w:hAnsi="Arial" w:cs="Arial"/>
          <w:sz w:val="24"/>
          <w:szCs w:val="24"/>
        </w:rPr>
      </w:pPr>
      <w:r w:rsidRPr="006A3EDF">
        <w:rPr>
          <w:rFonts w:ascii="Arial" w:hAnsi="Arial" w:cs="Arial"/>
        </w:rPr>
        <w:tab/>
      </w:r>
      <w:r w:rsidRPr="006A3EDF">
        <w:rPr>
          <w:rFonts w:ascii="Arial" w:hAnsi="Arial" w:cs="Arial"/>
          <w:sz w:val="24"/>
          <w:szCs w:val="24"/>
        </w:rPr>
        <w:t xml:space="preserve">Com os resultados apresentados </w:t>
      </w:r>
      <w:r w:rsidR="00904F71" w:rsidRPr="006A3EDF">
        <w:rPr>
          <w:rFonts w:ascii="Arial" w:hAnsi="Arial" w:cs="Arial"/>
          <w:sz w:val="24"/>
          <w:szCs w:val="24"/>
        </w:rPr>
        <w:t>d</w:t>
      </w:r>
      <w:r w:rsidRPr="006A3EDF">
        <w:rPr>
          <w:rFonts w:ascii="Arial" w:hAnsi="Arial" w:cs="Arial"/>
          <w:sz w:val="24"/>
          <w:szCs w:val="24"/>
        </w:rPr>
        <w:t>a escala</w:t>
      </w:r>
      <w:r w:rsidR="007C0451" w:rsidRPr="006A3EDF">
        <w:rPr>
          <w:rFonts w:ascii="Arial" w:hAnsi="Arial" w:cs="Arial"/>
          <w:sz w:val="24"/>
          <w:szCs w:val="24"/>
        </w:rPr>
        <w:t xml:space="preserve"> em português</w:t>
      </w:r>
      <w:r w:rsidRPr="006A3EDF">
        <w:rPr>
          <w:rFonts w:ascii="Arial" w:hAnsi="Arial" w:cs="Arial"/>
          <w:sz w:val="24"/>
          <w:szCs w:val="24"/>
        </w:rPr>
        <w:t xml:space="preserve"> para mensurar Burnout foi considerada</w:t>
      </w:r>
      <w:r w:rsidR="001C18BA" w:rsidRPr="006A3EDF">
        <w:rPr>
          <w:rFonts w:ascii="Arial" w:hAnsi="Arial" w:cs="Arial"/>
          <w:sz w:val="24"/>
          <w:szCs w:val="24"/>
        </w:rPr>
        <w:t xml:space="preserve"> validada</w:t>
      </w:r>
      <w:r w:rsidR="00D42212" w:rsidRPr="006A3EDF">
        <w:rPr>
          <w:rFonts w:ascii="Arial" w:hAnsi="Arial" w:cs="Arial"/>
          <w:sz w:val="24"/>
          <w:szCs w:val="24"/>
        </w:rPr>
        <w:t xml:space="preserve"> com a retirada dos itens</w:t>
      </w:r>
      <w:r w:rsidR="0045102C" w:rsidRPr="006A3EDF">
        <w:rPr>
          <w:rFonts w:ascii="Arial" w:hAnsi="Arial" w:cs="Arial"/>
          <w:sz w:val="24"/>
          <w:szCs w:val="24"/>
        </w:rPr>
        <w:t xml:space="preserve"> EE6 e EF5</w:t>
      </w:r>
      <w:r w:rsidR="001C18BA" w:rsidRPr="006A3EDF">
        <w:rPr>
          <w:rFonts w:ascii="Arial" w:hAnsi="Arial" w:cs="Arial"/>
          <w:sz w:val="24"/>
          <w:szCs w:val="24"/>
        </w:rPr>
        <w:t>.</w:t>
      </w:r>
      <w:r w:rsidR="0045102C" w:rsidRPr="006A3EDF">
        <w:rPr>
          <w:rFonts w:ascii="Arial" w:hAnsi="Arial" w:cs="Arial"/>
          <w:sz w:val="24"/>
          <w:szCs w:val="24"/>
        </w:rPr>
        <w:t xml:space="preserve"> </w:t>
      </w:r>
      <w:r w:rsidR="00A21B6D" w:rsidRPr="006A3EDF">
        <w:rPr>
          <w:rFonts w:ascii="Arial" w:hAnsi="Arial" w:cs="Arial"/>
          <w:sz w:val="24"/>
          <w:szCs w:val="24"/>
        </w:rPr>
        <w:t xml:space="preserve">Maiores investigações sobre a escala dentro do contexto de software são necessárias para </w:t>
      </w:r>
      <w:r w:rsidR="0026430E">
        <w:rPr>
          <w:rFonts w:ascii="Arial" w:hAnsi="Arial" w:cs="Arial"/>
          <w:sz w:val="24"/>
          <w:szCs w:val="24"/>
        </w:rPr>
        <w:t>um maior entendimento dos resultados</w:t>
      </w:r>
      <w:r w:rsidR="00A21B6D" w:rsidRPr="006A3EDF">
        <w:rPr>
          <w:rFonts w:ascii="Arial" w:hAnsi="Arial" w:cs="Arial"/>
          <w:sz w:val="24"/>
          <w:szCs w:val="24"/>
        </w:rPr>
        <w:t xml:space="preserve">. </w:t>
      </w:r>
      <w:r w:rsidR="001C18BA" w:rsidRPr="006A3EDF">
        <w:rPr>
          <w:rFonts w:ascii="Arial" w:hAnsi="Arial" w:cs="Arial"/>
          <w:sz w:val="24"/>
          <w:szCs w:val="24"/>
        </w:rPr>
        <w:t>Des</w:t>
      </w:r>
      <w:r w:rsidR="0026430E">
        <w:rPr>
          <w:rFonts w:ascii="Arial" w:hAnsi="Arial" w:cs="Arial"/>
          <w:sz w:val="24"/>
          <w:szCs w:val="24"/>
        </w:rPr>
        <w:t>s</w:t>
      </w:r>
      <w:r w:rsidR="001C18BA" w:rsidRPr="006A3EDF">
        <w:rPr>
          <w:rFonts w:ascii="Arial" w:hAnsi="Arial" w:cs="Arial"/>
          <w:sz w:val="24"/>
          <w:szCs w:val="24"/>
        </w:rPr>
        <w:t>a maneira pode ser utilizada nesta</w:t>
      </w:r>
      <w:r w:rsidR="006C3D58" w:rsidRPr="006A3EDF">
        <w:rPr>
          <w:rFonts w:ascii="Arial" w:hAnsi="Arial" w:cs="Arial"/>
          <w:sz w:val="24"/>
          <w:szCs w:val="24"/>
        </w:rPr>
        <w:t xml:space="preserve"> pesquisa</w:t>
      </w:r>
      <w:r w:rsidR="001C18BA" w:rsidRPr="006A3EDF">
        <w:rPr>
          <w:rFonts w:ascii="Arial" w:hAnsi="Arial" w:cs="Arial"/>
          <w:sz w:val="24"/>
          <w:szCs w:val="24"/>
        </w:rPr>
        <w:t xml:space="preserve"> e em outras que envolvem o Burnout na Engenharia de Software.</w:t>
      </w:r>
    </w:p>
    <w:p w14:paraId="6F53BC00" w14:textId="708B9AEE" w:rsidR="008E1956" w:rsidRDefault="005662FB" w:rsidP="00FF2AD4">
      <w:pPr>
        <w:pStyle w:val="PhD-Title2"/>
      </w:pPr>
      <w:bookmarkStart w:id="224" w:name="_Ref38880293"/>
      <w:bookmarkStart w:id="225" w:name="_Ref38963419"/>
      <w:bookmarkStart w:id="226" w:name="_Toc42242467"/>
      <w:r>
        <w:t>A</w:t>
      </w:r>
      <w:r w:rsidRPr="001D7E25">
        <w:t xml:space="preserve">DAPTABILIDADE </w:t>
      </w:r>
      <w:r>
        <w:t>I</w:t>
      </w:r>
      <w:r w:rsidRPr="001D7E25">
        <w:t>NDIVIDUAL</w:t>
      </w:r>
      <w:r>
        <w:t xml:space="preserve"> NA ENGENHARIA DE SOFTWARE</w:t>
      </w:r>
      <w:bookmarkEnd w:id="224"/>
      <w:bookmarkEnd w:id="225"/>
      <w:bookmarkEnd w:id="226"/>
    </w:p>
    <w:p w14:paraId="53CB7CF1" w14:textId="4EA86435" w:rsidR="005539C3" w:rsidRPr="006A3EDF" w:rsidRDefault="008C63AF" w:rsidP="005341E7">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 foram analisados 453 participantes</w:t>
      </w:r>
      <w:r w:rsidR="00A27F69" w:rsidRPr="006A3EDF">
        <w:rPr>
          <w:rFonts w:ascii="Arial" w:hAnsi="Arial" w:cs="Arial"/>
          <w:b w:val="0"/>
          <w:bCs w:val="0"/>
          <w:sz w:val="24"/>
          <w:szCs w:val="24"/>
        </w:rPr>
        <w:t>.</w:t>
      </w:r>
      <w:r w:rsidR="009E2663" w:rsidRPr="006A3EDF">
        <w:rPr>
          <w:rFonts w:ascii="Arial" w:hAnsi="Arial" w:cs="Arial"/>
          <w:b w:val="0"/>
          <w:bCs w:val="0"/>
          <w:sz w:val="24"/>
          <w:szCs w:val="24"/>
        </w:rPr>
        <w:t xml:space="preserve"> </w:t>
      </w:r>
      <w:r w:rsidR="00C94261" w:rsidRPr="006A3EDF">
        <w:rPr>
          <w:rFonts w:ascii="Arial" w:hAnsi="Arial" w:cs="Arial"/>
          <w:b w:val="0"/>
          <w:bCs w:val="0"/>
          <w:sz w:val="24"/>
          <w:szCs w:val="24"/>
        </w:rPr>
        <w:t xml:space="preserve">A </w:t>
      </w:r>
      <w:r w:rsidR="00C94261" w:rsidRPr="006A3EDF">
        <w:rPr>
          <w:rFonts w:ascii="Arial" w:hAnsi="Arial" w:cs="Arial"/>
          <w:b w:val="0"/>
          <w:bCs w:val="0"/>
          <w:sz w:val="24"/>
          <w:szCs w:val="24"/>
        </w:rPr>
        <w:fldChar w:fldCharType="begin"/>
      </w:r>
      <w:r w:rsidR="00C94261" w:rsidRPr="006A3EDF">
        <w:rPr>
          <w:rFonts w:ascii="Arial" w:hAnsi="Arial" w:cs="Arial"/>
          <w:b w:val="0"/>
          <w:bCs w:val="0"/>
          <w:sz w:val="24"/>
          <w:szCs w:val="24"/>
        </w:rPr>
        <w:instrText xml:space="preserve"> REF _Ref29059550 \h  \* MERGEFORMAT </w:instrText>
      </w:r>
      <w:r w:rsidR="00C94261" w:rsidRPr="006A3EDF">
        <w:rPr>
          <w:rFonts w:ascii="Arial" w:hAnsi="Arial" w:cs="Arial"/>
          <w:b w:val="0"/>
          <w:bCs w:val="0"/>
          <w:sz w:val="24"/>
          <w:szCs w:val="24"/>
        </w:rPr>
      </w:r>
      <w:r w:rsidR="00C94261" w:rsidRPr="006A3EDF">
        <w:rPr>
          <w:rFonts w:ascii="Arial" w:hAnsi="Arial" w:cs="Arial"/>
          <w:b w:val="0"/>
          <w:bCs w:val="0"/>
          <w:sz w:val="24"/>
          <w:szCs w:val="24"/>
        </w:rPr>
        <w:fldChar w:fldCharType="separate"/>
      </w:r>
      <w:r w:rsidR="00C565CD" w:rsidRPr="00C565CD">
        <w:rPr>
          <w:rFonts w:ascii="Arial" w:hAnsi="Arial" w:cs="Arial"/>
          <w:b w:val="0"/>
          <w:bCs w:val="0"/>
          <w:sz w:val="24"/>
          <w:szCs w:val="24"/>
        </w:rPr>
        <w:t xml:space="preserve">Tabela </w:t>
      </w:r>
      <w:r w:rsidR="00C565CD" w:rsidRPr="00C565CD">
        <w:rPr>
          <w:rFonts w:ascii="Arial" w:hAnsi="Arial" w:cs="Arial"/>
          <w:b w:val="0"/>
          <w:bCs w:val="0"/>
          <w:noProof/>
          <w:sz w:val="24"/>
          <w:szCs w:val="24"/>
        </w:rPr>
        <w:t>16</w:t>
      </w:r>
      <w:r w:rsidR="00C94261" w:rsidRPr="006A3EDF">
        <w:rPr>
          <w:rFonts w:ascii="Arial" w:hAnsi="Arial" w:cs="Arial"/>
          <w:b w:val="0"/>
          <w:bCs w:val="0"/>
          <w:sz w:val="24"/>
          <w:szCs w:val="24"/>
        </w:rPr>
        <w:fldChar w:fldCharType="end"/>
      </w:r>
      <w:r w:rsidR="00C94261" w:rsidRPr="006A3EDF">
        <w:rPr>
          <w:rFonts w:ascii="Arial" w:hAnsi="Arial" w:cs="Arial"/>
          <w:b w:val="0"/>
          <w:bCs w:val="0"/>
          <w:sz w:val="24"/>
          <w:szCs w:val="24"/>
        </w:rPr>
        <w:t xml:space="preserve"> apresenta os resultados descritivos </w:t>
      </w:r>
      <w:r w:rsidR="009F4177" w:rsidRPr="00860C36">
        <w:rPr>
          <w:rFonts w:ascii="Arial" w:hAnsi="Arial" w:cs="Arial"/>
          <w:b w:val="0"/>
          <w:bCs w:val="0"/>
          <w:sz w:val="24"/>
          <w:szCs w:val="24"/>
        </w:rPr>
        <w:t>da escala</w:t>
      </w:r>
      <w:r w:rsidR="00A152D2" w:rsidRPr="006A3EDF">
        <w:rPr>
          <w:rFonts w:ascii="Arial" w:hAnsi="Arial" w:cs="Arial"/>
          <w:b w:val="0"/>
          <w:bCs w:val="0"/>
          <w:sz w:val="24"/>
          <w:szCs w:val="24"/>
        </w:rPr>
        <w:t xml:space="preserve"> de adaptabilidade individual. </w:t>
      </w:r>
      <w:r w:rsidR="00AC1879" w:rsidRPr="006A3EDF">
        <w:rPr>
          <w:rFonts w:ascii="Arial" w:hAnsi="Arial" w:cs="Arial"/>
          <w:b w:val="0"/>
          <w:bCs w:val="0"/>
          <w:sz w:val="24"/>
          <w:szCs w:val="24"/>
        </w:rPr>
        <w:t>São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705BD" w:rsidRPr="006A3EDF">
        <w:rPr>
          <w:rFonts w:ascii="Arial" w:hAnsi="Arial" w:cs="Arial"/>
          <w:b w:val="0"/>
          <w:bCs w:val="0"/>
          <w:sz w:val="24"/>
          <w:szCs w:val="24"/>
        </w:rPr>
        <w:t>, foram o S2,</w:t>
      </w:r>
      <w:r w:rsidR="00674A22" w:rsidRPr="006A3EDF">
        <w:rPr>
          <w:rFonts w:ascii="Arial" w:hAnsi="Arial" w:cs="Arial"/>
          <w:b w:val="0"/>
          <w:bCs w:val="0"/>
          <w:sz w:val="24"/>
          <w:szCs w:val="24"/>
        </w:rPr>
        <w:t xml:space="preserve"> </w:t>
      </w:r>
      <w:r w:rsidR="007A5E29" w:rsidRPr="006A3EDF">
        <w:rPr>
          <w:rFonts w:ascii="Arial" w:hAnsi="Arial" w:cs="Arial"/>
          <w:b w:val="0"/>
          <w:bCs w:val="0"/>
          <w:sz w:val="24"/>
          <w:szCs w:val="24"/>
        </w:rPr>
        <w:t xml:space="preserve">EM1, T3, </w:t>
      </w:r>
      <w:r w:rsidR="0013582E" w:rsidRPr="006A3EDF">
        <w:rPr>
          <w:rFonts w:ascii="Arial" w:hAnsi="Arial" w:cs="Arial"/>
          <w:b w:val="0"/>
          <w:bCs w:val="0"/>
          <w:sz w:val="24"/>
          <w:szCs w:val="24"/>
        </w:rPr>
        <w:t>I1 e I4 que variaram de 2 até 7.</w:t>
      </w:r>
      <w:r w:rsidR="004705BD" w:rsidRPr="006A3EDF">
        <w:rPr>
          <w:rFonts w:ascii="Arial" w:hAnsi="Arial" w:cs="Arial"/>
          <w:b w:val="0"/>
          <w:bCs w:val="0"/>
          <w:sz w:val="24"/>
          <w:szCs w:val="24"/>
        </w:rPr>
        <w:t xml:space="preserve"> </w:t>
      </w:r>
      <w:r w:rsidR="005539C3" w:rsidRPr="006A3EDF">
        <w:rPr>
          <w:rFonts w:ascii="Arial" w:hAnsi="Arial" w:cs="Arial"/>
          <w:b w:val="0"/>
          <w:bCs w:val="0"/>
          <w:sz w:val="24"/>
          <w:szCs w:val="24"/>
        </w:rPr>
        <w:t xml:space="preserve">Pode se observar que a média de valor de resposta de cada item </w:t>
      </w:r>
      <w:r w:rsidR="00860C36" w:rsidRPr="00860C36">
        <w:rPr>
          <w:rFonts w:ascii="Arial" w:hAnsi="Arial" w:cs="Arial"/>
          <w:b w:val="0"/>
          <w:bCs w:val="0"/>
          <w:sz w:val="24"/>
          <w:szCs w:val="24"/>
        </w:rPr>
        <w:t>da escala</w:t>
      </w:r>
      <w:r w:rsidR="005539C3" w:rsidRPr="006A3EDF">
        <w:rPr>
          <w:rFonts w:ascii="Arial" w:hAnsi="Arial" w:cs="Arial"/>
          <w:b w:val="0"/>
          <w:bCs w:val="0"/>
          <w:sz w:val="24"/>
          <w:szCs w:val="24"/>
        </w:rPr>
        <w:t xml:space="preserve"> é alta, por exemplo, I1 e I2 tem média de 6,25 e 6,52</w:t>
      </w:r>
      <w:r w:rsidR="0026430E">
        <w:rPr>
          <w:rFonts w:ascii="Arial" w:hAnsi="Arial" w:cs="Arial"/>
          <w:b w:val="0"/>
          <w:bCs w:val="0"/>
          <w:sz w:val="24"/>
          <w:szCs w:val="24"/>
        </w:rPr>
        <w:t>, em que</w:t>
      </w:r>
      <w:r w:rsidR="00021681" w:rsidRPr="006A3EDF">
        <w:rPr>
          <w:rFonts w:ascii="Arial" w:hAnsi="Arial" w:cs="Arial"/>
          <w:b w:val="0"/>
          <w:bCs w:val="0"/>
          <w:sz w:val="24"/>
          <w:szCs w:val="24"/>
        </w:rPr>
        <w:t xml:space="preserve"> o menor valor é de C4 com 5,08.</w:t>
      </w:r>
    </w:p>
    <w:p w14:paraId="77228971" w14:textId="2A24B7DD" w:rsidR="00E356D8" w:rsidRPr="006A3EDF" w:rsidRDefault="00E356D8" w:rsidP="00E356D8">
      <w:pPr>
        <w:pStyle w:val="Legenda"/>
        <w:keepNext/>
        <w:rPr>
          <w:rFonts w:ascii="Arial" w:hAnsi="Arial" w:cs="Arial"/>
          <w:sz w:val="24"/>
          <w:szCs w:val="24"/>
        </w:rPr>
      </w:pPr>
      <w:bookmarkStart w:id="227" w:name="_Ref29059550"/>
      <w:bookmarkStart w:id="228" w:name="_Toc31965959"/>
      <w:bookmarkStart w:id="229" w:name="_Toc43927112"/>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CE748A">
        <w:rPr>
          <w:rFonts w:ascii="Arial" w:hAnsi="Arial" w:cs="Arial"/>
          <w:noProof/>
          <w:sz w:val="24"/>
          <w:szCs w:val="24"/>
        </w:rPr>
        <w:t>16</w:t>
      </w:r>
      <w:r w:rsidRPr="006A3EDF">
        <w:rPr>
          <w:rFonts w:ascii="Arial" w:hAnsi="Arial" w:cs="Arial"/>
          <w:sz w:val="24"/>
          <w:szCs w:val="24"/>
        </w:rPr>
        <w:fldChar w:fldCharType="end"/>
      </w:r>
      <w:bookmarkEnd w:id="227"/>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228"/>
      <w:bookmarkEnd w:id="229"/>
    </w:p>
    <w:tbl>
      <w:tblPr>
        <w:tblW w:w="72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850"/>
        <w:gridCol w:w="1276"/>
      </w:tblGrid>
      <w:tr w:rsidR="00815DE7" w:rsidRPr="006A3EDF" w14:paraId="3EB91C3D" w14:textId="77777777" w:rsidTr="00815DE7">
        <w:trPr>
          <w:cantSplit/>
          <w:jc w:val="center"/>
        </w:trPr>
        <w:tc>
          <w:tcPr>
            <w:tcW w:w="5103" w:type="dxa"/>
            <w:tcBorders>
              <w:top w:val="nil"/>
              <w:left w:val="nil"/>
              <w:bottom w:val="single" w:sz="8" w:space="0" w:color="152935"/>
              <w:right w:val="nil"/>
            </w:tcBorders>
            <w:shd w:val="clear" w:color="auto" w:fill="FFFFFF"/>
            <w:vAlign w:val="bottom"/>
          </w:tcPr>
          <w:p w14:paraId="3C87651C" w14:textId="3D5C4D6B"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0" w:type="dxa"/>
            <w:tcBorders>
              <w:top w:val="nil"/>
              <w:left w:val="single" w:sz="8" w:space="0" w:color="E0E0E0"/>
              <w:bottom w:val="single" w:sz="8" w:space="0" w:color="152935"/>
              <w:right w:val="single" w:sz="8" w:space="0" w:color="E0E0E0"/>
            </w:tcBorders>
            <w:shd w:val="clear" w:color="auto" w:fill="FFFFFF"/>
            <w:vAlign w:val="bottom"/>
          </w:tcPr>
          <w:p w14:paraId="59F8A6AB"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1276" w:type="dxa"/>
            <w:tcBorders>
              <w:top w:val="nil"/>
              <w:left w:val="single" w:sz="8" w:space="0" w:color="E0E0E0"/>
              <w:bottom w:val="single" w:sz="8" w:space="0" w:color="152935"/>
              <w:right w:val="nil"/>
            </w:tcBorders>
            <w:shd w:val="clear" w:color="auto" w:fill="FFFFFF"/>
            <w:vAlign w:val="bottom"/>
          </w:tcPr>
          <w:p w14:paraId="331EC6B0"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Erro Desvio</w:t>
            </w:r>
          </w:p>
        </w:tc>
      </w:tr>
      <w:tr w:rsidR="00815DE7" w:rsidRPr="006A3EDF" w14:paraId="7BE9D001" w14:textId="77777777" w:rsidTr="00815DE7">
        <w:trPr>
          <w:cantSplit/>
          <w:jc w:val="center"/>
        </w:trPr>
        <w:tc>
          <w:tcPr>
            <w:tcW w:w="5103" w:type="dxa"/>
            <w:tcBorders>
              <w:top w:val="single" w:sz="8" w:space="0" w:color="152935"/>
              <w:left w:val="nil"/>
              <w:bottom w:val="single" w:sz="8" w:space="0" w:color="AEAEAE"/>
              <w:right w:val="nil"/>
            </w:tcBorders>
            <w:shd w:val="clear" w:color="auto" w:fill="E0E0E0"/>
          </w:tcPr>
          <w:p w14:paraId="5E7D22E1"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S1-Mantenho minha calma em situações em que sou obrigado...</w:t>
            </w:r>
          </w:p>
        </w:tc>
        <w:tc>
          <w:tcPr>
            <w:tcW w:w="850" w:type="dxa"/>
            <w:tcBorders>
              <w:top w:val="single" w:sz="8" w:space="0" w:color="152935"/>
              <w:left w:val="single" w:sz="8" w:space="0" w:color="E0E0E0"/>
              <w:bottom w:val="single" w:sz="8" w:space="0" w:color="AEAEAE"/>
              <w:right w:val="single" w:sz="8" w:space="0" w:color="E0E0E0"/>
            </w:tcBorders>
            <w:shd w:val="clear" w:color="auto" w:fill="FFFFFF"/>
          </w:tcPr>
          <w:p w14:paraId="6AB9C3A5"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5,58</w:t>
            </w:r>
          </w:p>
        </w:tc>
        <w:tc>
          <w:tcPr>
            <w:tcW w:w="1276" w:type="dxa"/>
            <w:tcBorders>
              <w:top w:val="single" w:sz="8" w:space="0" w:color="152935"/>
              <w:left w:val="single" w:sz="8" w:space="0" w:color="E0E0E0"/>
              <w:bottom w:val="single" w:sz="8" w:space="0" w:color="AEAEAE"/>
              <w:right w:val="nil"/>
            </w:tcBorders>
            <w:shd w:val="clear" w:color="auto" w:fill="FFFFFF"/>
          </w:tcPr>
          <w:p w14:paraId="73937B30"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1,326</w:t>
            </w:r>
          </w:p>
        </w:tc>
      </w:tr>
      <w:tr w:rsidR="00815DE7" w:rsidRPr="006A3EDF" w14:paraId="725544FD"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53DDA209"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S2-Procuro soluções tendo uma discussão calma com colegas</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6A907F2C" w14:textId="5E8EA6C9"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6,15</w:t>
            </w:r>
          </w:p>
        </w:tc>
        <w:tc>
          <w:tcPr>
            <w:tcW w:w="1276" w:type="dxa"/>
            <w:tcBorders>
              <w:top w:val="single" w:sz="8" w:space="0" w:color="AEAEAE"/>
              <w:left w:val="single" w:sz="8" w:space="0" w:color="E0E0E0"/>
              <w:bottom w:val="single" w:sz="8" w:space="0" w:color="AEAEAE"/>
              <w:right w:val="nil"/>
            </w:tcBorders>
            <w:shd w:val="clear" w:color="auto" w:fill="FFFFFF"/>
          </w:tcPr>
          <w:p w14:paraId="446BB03F"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1,081</w:t>
            </w:r>
          </w:p>
        </w:tc>
      </w:tr>
      <w:tr w:rsidR="00815DE7" w:rsidRPr="006A3EDF" w14:paraId="296FD271"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4C449186"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S3-Devido ao meu autocontrole meus colegas me pedem conselho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33DBC954" w14:textId="414E42DD"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5,31</w:t>
            </w:r>
          </w:p>
        </w:tc>
        <w:tc>
          <w:tcPr>
            <w:tcW w:w="1276" w:type="dxa"/>
            <w:tcBorders>
              <w:top w:val="single" w:sz="8" w:space="0" w:color="AEAEAE"/>
              <w:left w:val="single" w:sz="8" w:space="0" w:color="E0E0E0"/>
              <w:bottom w:val="single" w:sz="8" w:space="0" w:color="AEAEAE"/>
              <w:right w:val="nil"/>
            </w:tcBorders>
            <w:shd w:val="clear" w:color="auto" w:fill="FFFFFF"/>
          </w:tcPr>
          <w:p w14:paraId="11C764B9"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1,439</w:t>
            </w:r>
          </w:p>
        </w:tc>
      </w:tr>
      <w:tr w:rsidR="000E4286" w:rsidRPr="006A3EDF" w14:paraId="12062A5B" w14:textId="77777777" w:rsidTr="000E4286">
        <w:trPr>
          <w:cantSplit/>
          <w:jc w:val="center"/>
        </w:trPr>
        <w:tc>
          <w:tcPr>
            <w:tcW w:w="5103" w:type="dxa"/>
            <w:tcBorders>
              <w:top w:val="single" w:sz="8" w:space="0" w:color="AEAEAE"/>
              <w:left w:val="nil"/>
              <w:bottom w:val="single" w:sz="8" w:space="0" w:color="AEAEAE"/>
              <w:right w:val="nil"/>
            </w:tcBorders>
            <w:shd w:val="clear" w:color="auto" w:fill="FFFFFF" w:themeFill="background1"/>
            <w:vAlign w:val="bottom"/>
          </w:tcPr>
          <w:p w14:paraId="306B4064" w14:textId="18431179" w:rsidR="000E4286" w:rsidRPr="006A3EDF" w:rsidRDefault="000E4286" w:rsidP="000E4286">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Item</w:t>
            </w:r>
          </w:p>
        </w:tc>
        <w:tc>
          <w:tcPr>
            <w:tcW w:w="850" w:type="dxa"/>
            <w:tcBorders>
              <w:top w:val="single" w:sz="8" w:space="0" w:color="AEAEAE"/>
              <w:left w:val="single" w:sz="8" w:space="0" w:color="E0E0E0"/>
              <w:bottom w:val="single" w:sz="8" w:space="0" w:color="AEAEAE"/>
              <w:right w:val="single" w:sz="8" w:space="0" w:color="E0E0E0"/>
            </w:tcBorders>
            <w:shd w:val="clear" w:color="auto" w:fill="FFFFFF" w:themeFill="background1"/>
            <w:vAlign w:val="bottom"/>
          </w:tcPr>
          <w:p w14:paraId="1D920ED4" w14:textId="6002056E" w:rsidR="000E4286" w:rsidRPr="006A3EDF" w:rsidRDefault="000E4286" w:rsidP="000E4286">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rPr>
              <w:t>Média</w:t>
            </w:r>
          </w:p>
        </w:tc>
        <w:tc>
          <w:tcPr>
            <w:tcW w:w="1276" w:type="dxa"/>
            <w:tcBorders>
              <w:top w:val="single" w:sz="8" w:space="0" w:color="AEAEAE"/>
              <w:left w:val="single" w:sz="8" w:space="0" w:color="E0E0E0"/>
              <w:bottom w:val="single" w:sz="8" w:space="0" w:color="AEAEAE"/>
              <w:right w:val="nil"/>
            </w:tcBorders>
            <w:shd w:val="clear" w:color="auto" w:fill="FFFFFF" w:themeFill="background1"/>
            <w:vAlign w:val="bottom"/>
          </w:tcPr>
          <w:p w14:paraId="074F8DF8" w14:textId="489728D3" w:rsidR="000E4286" w:rsidRPr="006A3EDF" w:rsidRDefault="000E4286" w:rsidP="000E4286">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rPr>
              <w:t>Erro Desvio</w:t>
            </w:r>
          </w:p>
        </w:tc>
      </w:tr>
      <w:tr w:rsidR="00815DE7" w:rsidRPr="006A3EDF" w14:paraId="1ADB3FE4"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4ADB8298" w14:textId="0C6DA7CE" w:rsidR="00815DE7" w:rsidRPr="006A3EDF" w:rsidRDefault="00815DE7" w:rsidP="0026430E">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C2-Não hesito em ir contra ideias estabelecidas para propor uma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52296B68" w14:textId="6D86533A" w:rsidR="00815DE7" w:rsidRPr="006A3EDF" w:rsidRDefault="00815DE7" w:rsidP="0026430E">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5,56</w:t>
            </w:r>
          </w:p>
        </w:tc>
        <w:tc>
          <w:tcPr>
            <w:tcW w:w="1276" w:type="dxa"/>
            <w:tcBorders>
              <w:top w:val="single" w:sz="8" w:space="0" w:color="AEAEAE"/>
              <w:left w:val="single" w:sz="8" w:space="0" w:color="E0E0E0"/>
              <w:bottom w:val="single" w:sz="8" w:space="0" w:color="AEAEAE"/>
              <w:right w:val="nil"/>
            </w:tcBorders>
            <w:shd w:val="clear" w:color="auto" w:fill="FFFFFF"/>
          </w:tcPr>
          <w:p w14:paraId="1A0A5E95" w14:textId="5533CC35" w:rsidR="00815DE7" w:rsidRPr="006A3EDF" w:rsidRDefault="00815DE7" w:rsidP="0026430E">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1,386</w:t>
            </w:r>
          </w:p>
        </w:tc>
      </w:tr>
      <w:tr w:rsidR="00815DE7" w:rsidRPr="006A3EDF" w14:paraId="15B6C062"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03BE5893" w14:textId="1912D21F"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C3-Uso uma variedade de fontes e tipos de informação para chegar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43378BA7"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5,67</w:t>
            </w:r>
          </w:p>
        </w:tc>
        <w:tc>
          <w:tcPr>
            <w:tcW w:w="1276" w:type="dxa"/>
            <w:tcBorders>
              <w:top w:val="single" w:sz="8" w:space="0" w:color="AEAEAE"/>
              <w:left w:val="single" w:sz="8" w:space="0" w:color="E0E0E0"/>
              <w:bottom w:val="single" w:sz="8" w:space="0" w:color="AEAEAE"/>
              <w:right w:val="nil"/>
            </w:tcBorders>
            <w:shd w:val="clear" w:color="auto" w:fill="FFFFFF"/>
          </w:tcPr>
          <w:p w14:paraId="44F56880"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1,205</w:t>
            </w:r>
          </w:p>
        </w:tc>
      </w:tr>
      <w:tr w:rsidR="00815DE7" w:rsidRPr="006A3EDF" w14:paraId="32AF3CEC"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1EFF26D3"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C4-Desenvolvo novas ferramentas e métodos para resolver problemas</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2DA70E7A"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5,08</w:t>
            </w:r>
          </w:p>
        </w:tc>
        <w:tc>
          <w:tcPr>
            <w:tcW w:w="1276" w:type="dxa"/>
            <w:tcBorders>
              <w:top w:val="single" w:sz="8" w:space="0" w:color="AEAEAE"/>
              <w:left w:val="single" w:sz="8" w:space="0" w:color="E0E0E0"/>
              <w:bottom w:val="single" w:sz="8" w:space="0" w:color="AEAEAE"/>
              <w:right w:val="nil"/>
            </w:tcBorders>
            <w:shd w:val="clear" w:color="auto" w:fill="FFFFFF"/>
          </w:tcPr>
          <w:p w14:paraId="7CE32FD7"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1,552</w:t>
            </w:r>
          </w:p>
        </w:tc>
      </w:tr>
      <w:tr w:rsidR="00815DE7" w:rsidRPr="006A3EDF" w14:paraId="1A1B06FE"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07C10048"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C1-Dentro da minha equipe as pessoas confiam em mim para sugerir...</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7D935A79"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5,90</w:t>
            </w:r>
          </w:p>
        </w:tc>
        <w:tc>
          <w:tcPr>
            <w:tcW w:w="1276" w:type="dxa"/>
            <w:tcBorders>
              <w:top w:val="single" w:sz="8" w:space="0" w:color="AEAEAE"/>
              <w:left w:val="single" w:sz="8" w:space="0" w:color="E0E0E0"/>
              <w:bottom w:val="single" w:sz="8" w:space="0" w:color="AEAEAE"/>
              <w:right w:val="nil"/>
            </w:tcBorders>
            <w:shd w:val="clear" w:color="auto" w:fill="FFFFFF"/>
          </w:tcPr>
          <w:p w14:paraId="1902C3B7"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1,214</w:t>
            </w:r>
          </w:p>
        </w:tc>
      </w:tr>
      <w:tr w:rsidR="00815DE7" w:rsidRPr="006A3EDF" w14:paraId="4D8F3874"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19E80B01"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EM4-Facilmente reorganizo meu trabalho para me adaptar às novas circ...</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6AB62F8A"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5,53</w:t>
            </w:r>
          </w:p>
        </w:tc>
        <w:tc>
          <w:tcPr>
            <w:tcW w:w="1276" w:type="dxa"/>
            <w:tcBorders>
              <w:top w:val="single" w:sz="8" w:space="0" w:color="AEAEAE"/>
              <w:left w:val="single" w:sz="8" w:space="0" w:color="E0E0E0"/>
              <w:bottom w:val="single" w:sz="8" w:space="0" w:color="AEAEAE"/>
              <w:right w:val="nil"/>
            </w:tcBorders>
            <w:shd w:val="clear" w:color="auto" w:fill="FFFFFF"/>
          </w:tcPr>
          <w:p w14:paraId="6A4AAB01"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1,285</w:t>
            </w:r>
          </w:p>
        </w:tc>
      </w:tr>
      <w:tr w:rsidR="00815DE7" w:rsidRPr="006A3EDF" w14:paraId="1EF16BE9"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0A7593FC"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 xml:space="preserve">EM1-Sou capaz de me manter focado nas situações para agir </w:t>
            </w:r>
            <w:proofErr w:type="spellStart"/>
            <w:r w:rsidRPr="006A3EDF">
              <w:rPr>
                <w:rFonts w:ascii="Arial" w:eastAsiaTheme="minorHAnsi" w:hAnsi="Arial" w:cs="Arial"/>
                <w:sz w:val="24"/>
                <w:szCs w:val="24"/>
              </w:rPr>
              <w:t>rapidament</w:t>
            </w:r>
            <w:proofErr w:type="spellEnd"/>
            <w:r w:rsidRPr="006A3EDF">
              <w:rPr>
                <w:rFonts w:ascii="Arial" w:eastAsiaTheme="minorHAnsi" w:hAnsi="Arial" w:cs="Arial"/>
                <w:sz w:val="24"/>
                <w:szCs w:val="24"/>
              </w:rPr>
              <w:t>...</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7DBC1B9D"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5,64</w:t>
            </w:r>
          </w:p>
        </w:tc>
        <w:tc>
          <w:tcPr>
            <w:tcW w:w="1276" w:type="dxa"/>
            <w:tcBorders>
              <w:top w:val="single" w:sz="8" w:space="0" w:color="AEAEAE"/>
              <w:left w:val="single" w:sz="8" w:space="0" w:color="E0E0E0"/>
              <w:bottom w:val="single" w:sz="8" w:space="0" w:color="AEAEAE"/>
              <w:right w:val="nil"/>
            </w:tcBorders>
            <w:shd w:val="clear" w:color="auto" w:fill="FFFFFF"/>
          </w:tcPr>
          <w:p w14:paraId="347C4860"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1,245</w:t>
            </w:r>
          </w:p>
        </w:tc>
      </w:tr>
      <w:tr w:rsidR="00815DE7" w:rsidRPr="006A3EDF" w14:paraId="3232C209"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2EC585BD"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EM3-Analiso rapidamente possíveis soluções e suas consequências para</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5A87AD71"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5,65</w:t>
            </w:r>
          </w:p>
        </w:tc>
        <w:tc>
          <w:tcPr>
            <w:tcW w:w="1276" w:type="dxa"/>
            <w:tcBorders>
              <w:top w:val="single" w:sz="8" w:space="0" w:color="AEAEAE"/>
              <w:left w:val="single" w:sz="8" w:space="0" w:color="E0E0E0"/>
              <w:bottom w:val="single" w:sz="8" w:space="0" w:color="AEAEAE"/>
              <w:right w:val="nil"/>
            </w:tcBorders>
            <w:shd w:val="clear" w:color="auto" w:fill="FFFFFF"/>
          </w:tcPr>
          <w:p w14:paraId="22159CF2"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1,170</w:t>
            </w:r>
          </w:p>
        </w:tc>
      </w:tr>
      <w:tr w:rsidR="00815DE7" w:rsidRPr="006A3EDF" w14:paraId="3C47F24F"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604AB01B" w14:textId="644E001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 xml:space="preserve">EM2- Decido rapidamente sobre quais ações tomar para resolver um </w:t>
            </w:r>
            <w:proofErr w:type="spellStart"/>
            <w:proofErr w:type="gramStart"/>
            <w:r w:rsidRPr="006A3EDF">
              <w:rPr>
                <w:rFonts w:ascii="Arial" w:eastAsiaTheme="minorHAnsi" w:hAnsi="Arial" w:cs="Arial"/>
                <w:sz w:val="24"/>
                <w:szCs w:val="24"/>
              </w:rPr>
              <w:t>prob</w:t>
            </w:r>
            <w:proofErr w:type="spellEnd"/>
            <w:r>
              <w:rPr>
                <w:rFonts w:ascii="Arial" w:eastAsiaTheme="minorHAnsi" w:hAnsi="Arial" w:cs="Arial"/>
                <w:sz w:val="24"/>
                <w:szCs w:val="24"/>
              </w:rPr>
              <w:t>..</w:t>
            </w:r>
            <w:proofErr w:type="gramEnd"/>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23938D52"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5,20</w:t>
            </w:r>
          </w:p>
        </w:tc>
        <w:tc>
          <w:tcPr>
            <w:tcW w:w="1276" w:type="dxa"/>
            <w:tcBorders>
              <w:top w:val="single" w:sz="8" w:space="0" w:color="AEAEAE"/>
              <w:left w:val="single" w:sz="8" w:space="0" w:color="E0E0E0"/>
              <w:bottom w:val="single" w:sz="8" w:space="0" w:color="AEAEAE"/>
              <w:right w:val="nil"/>
            </w:tcBorders>
            <w:shd w:val="clear" w:color="auto" w:fill="FFFFFF"/>
          </w:tcPr>
          <w:p w14:paraId="6EA147AF"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1,295</w:t>
            </w:r>
          </w:p>
        </w:tc>
      </w:tr>
      <w:tr w:rsidR="00815DE7" w:rsidRPr="006A3EDF" w14:paraId="79D9196A"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2F2787F5"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T3- Busco novidades para melhorar a maneira como eu trabalho</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29465BDA"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5,93</w:t>
            </w:r>
          </w:p>
        </w:tc>
        <w:tc>
          <w:tcPr>
            <w:tcW w:w="1276" w:type="dxa"/>
            <w:tcBorders>
              <w:top w:val="single" w:sz="8" w:space="0" w:color="AEAEAE"/>
              <w:left w:val="single" w:sz="8" w:space="0" w:color="E0E0E0"/>
              <w:bottom w:val="single" w:sz="8" w:space="0" w:color="AEAEAE"/>
              <w:right w:val="nil"/>
            </w:tcBorders>
            <w:shd w:val="clear" w:color="auto" w:fill="FFFFFF"/>
          </w:tcPr>
          <w:p w14:paraId="0B3E8DF8"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1,114</w:t>
            </w:r>
          </w:p>
        </w:tc>
      </w:tr>
      <w:tr w:rsidR="00815DE7" w:rsidRPr="006A3EDF" w14:paraId="2609C076"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18B0EBCD"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T1-Me capacito regularmente dentro e ou fora do trabalho para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4053009D"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5,69</w:t>
            </w:r>
          </w:p>
        </w:tc>
        <w:tc>
          <w:tcPr>
            <w:tcW w:w="1276" w:type="dxa"/>
            <w:tcBorders>
              <w:top w:val="single" w:sz="8" w:space="0" w:color="AEAEAE"/>
              <w:left w:val="single" w:sz="8" w:space="0" w:color="E0E0E0"/>
              <w:bottom w:val="single" w:sz="8" w:space="0" w:color="AEAEAE"/>
              <w:right w:val="nil"/>
            </w:tcBorders>
            <w:shd w:val="clear" w:color="auto" w:fill="FFFFFF"/>
          </w:tcPr>
          <w:p w14:paraId="4B4B625F"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1,323</w:t>
            </w:r>
          </w:p>
        </w:tc>
      </w:tr>
      <w:tr w:rsidR="00815DE7" w:rsidRPr="006A3EDF" w14:paraId="73DE7909"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5F29428F" w14:textId="1F667110"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T4-Participo de projetos e</w:t>
            </w:r>
            <w:r>
              <w:rPr>
                <w:rFonts w:ascii="Arial" w:eastAsiaTheme="minorHAnsi" w:hAnsi="Arial" w:cs="Arial"/>
                <w:sz w:val="24"/>
                <w:szCs w:val="24"/>
              </w:rPr>
              <w:t>/</w:t>
            </w:r>
            <w:r w:rsidRPr="006A3EDF">
              <w:rPr>
                <w:rFonts w:ascii="Arial" w:eastAsiaTheme="minorHAnsi" w:hAnsi="Arial" w:cs="Arial"/>
                <w:sz w:val="24"/>
                <w:szCs w:val="24"/>
              </w:rPr>
              <w:t>ou tarefa que ajudam a me preparar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36E4815C"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5,49</w:t>
            </w:r>
          </w:p>
        </w:tc>
        <w:tc>
          <w:tcPr>
            <w:tcW w:w="1276" w:type="dxa"/>
            <w:tcBorders>
              <w:top w:val="single" w:sz="8" w:space="0" w:color="AEAEAE"/>
              <w:left w:val="single" w:sz="8" w:space="0" w:color="E0E0E0"/>
              <w:bottom w:val="single" w:sz="8" w:space="0" w:color="AEAEAE"/>
              <w:right w:val="nil"/>
            </w:tcBorders>
            <w:shd w:val="clear" w:color="auto" w:fill="FFFFFF"/>
          </w:tcPr>
          <w:p w14:paraId="774381FB"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1,421</w:t>
            </w:r>
          </w:p>
        </w:tc>
      </w:tr>
      <w:tr w:rsidR="00815DE7" w:rsidRPr="006A3EDF" w14:paraId="0BDB5EB8"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38D63C0A"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T2-Busco oportunidades que permitam melhorar meu desempenho...</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493A69EA"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6,08</w:t>
            </w:r>
          </w:p>
        </w:tc>
        <w:tc>
          <w:tcPr>
            <w:tcW w:w="1276" w:type="dxa"/>
            <w:tcBorders>
              <w:top w:val="single" w:sz="8" w:space="0" w:color="AEAEAE"/>
              <w:left w:val="single" w:sz="8" w:space="0" w:color="E0E0E0"/>
              <w:bottom w:val="single" w:sz="8" w:space="0" w:color="AEAEAE"/>
              <w:right w:val="nil"/>
            </w:tcBorders>
            <w:shd w:val="clear" w:color="auto" w:fill="FFFFFF"/>
          </w:tcPr>
          <w:p w14:paraId="60FE038F"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1,103</w:t>
            </w:r>
          </w:p>
        </w:tc>
      </w:tr>
      <w:tr w:rsidR="00815DE7" w:rsidRPr="006A3EDF" w14:paraId="791F9D0D"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79CD5D2E"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I2-Considero que desenvolver um bom relacionamento com todos os meu...</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5FF4CB1B"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6,52</w:t>
            </w:r>
          </w:p>
        </w:tc>
        <w:tc>
          <w:tcPr>
            <w:tcW w:w="1276" w:type="dxa"/>
            <w:tcBorders>
              <w:top w:val="single" w:sz="8" w:space="0" w:color="AEAEAE"/>
              <w:left w:val="single" w:sz="8" w:space="0" w:color="E0E0E0"/>
              <w:bottom w:val="single" w:sz="8" w:space="0" w:color="AEAEAE"/>
              <w:right w:val="nil"/>
            </w:tcBorders>
            <w:shd w:val="clear" w:color="auto" w:fill="FFFFFF"/>
          </w:tcPr>
          <w:p w14:paraId="4D20A9D1"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,918</w:t>
            </w:r>
          </w:p>
        </w:tc>
      </w:tr>
      <w:tr w:rsidR="00815DE7" w:rsidRPr="006A3EDF" w14:paraId="62514093"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4CD8EBAA"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I1-Tento entender os pontos de vista dos meus colegas para melhorar...</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3F386798"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6,25</w:t>
            </w:r>
          </w:p>
        </w:tc>
        <w:tc>
          <w:tcPr>
            <w:tcW w:w="1276" w:type="dxa"/>
            <w:tcBorders>
              <w:top w:val="single" w:sz="8" w:space="0" w:color="AEAEAE"/>
              <w:left w:val="single" w:sz="8" w:space="0" w:color="E0E0E0"/>
              <w:bottom w:val="single" w:sz="8" w:space="0" w:color="AEAEAE"/>
              <w:right w:val="nil"/>
            </w:tcBorders>
            <w:shd w:val="clear" w:color="auto" w:fill="FFFFFF"/>
          </w:tcPr>
          <w:p w14:paraId="71EB1353"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,940</w:t>
            </w:r>
          </w:p>
        </w:tc>
      </w:tr>
      <w:tr w:rsidR="00815DE7" w:rsidRPr="006A3EDF" w14:paraId="1D88D467"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6227371E"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I4-Aprendo novas maneiras de realizar meu trabalho para que eu...</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26DC0C10"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6,02</w:t>
            </w:r>
          </w:p>
        </w:tc>
        <w:tc>
          <w:tcPr>
            <w:tcW w:w="1276" w:type="dxa"/>
            <w:tcBorders>
              <w:top w:val="single" w:sz="8" w:space="0" w:color="AEAEAE"/>
              <w:left w:val="single" w:sz="8" w:space="0" w:color="E0E0E0"/>
              <w:bottom w:val="single" w:sz="8" w:space="0" w:color="AEAEAE"/>
              <w:right w:val="nil"/>
            </w:tcBorders>
            <w:shd w:val="clear" w:color="auto" w:fill="FFFFFF"/>
          </w:tcPr>
          <w:p w14:paraId="62C79415"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1,044</w:t>
            </w:r>
          </w:p>
        </w:tc>
      </w:tr>
      <w:tr w:rsidR="00815DE7" w:rsidRPr="006A3EDF" w14:paraId="3250E6DF"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2549470A"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I3- Sou disposto a adaptar meu comportamento sempre que preciso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625C1BF4"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5,98</w:t>
            </w:r>
          </w:p>
        </w:tc>
        <w:tc>
          <w:tcPr>
            <w:tcW w:w="1276" w:type="dxa"/>
            <w:tcBorders>
              <w:top w:val="single" w:sz="8" w:space="0" w:color="AEAEAE"/>
              <w:left w:val="single" w:sz="8" w:space="0" w:color="E0E0E0"/>
              <w:bottom w:val="single" w:sz="8" w:space="0" w:color="AEAEAE"/>
              <w:right w:val="nil"/>
            </w:tcBorders>
            <w:shd w:val="clear" w:color="auto" w:fill="FFFFFF"/>
          </w:tcPr>
          <w:p w14:paraId="02A941E0"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1,113</w:t>
            </w:r>
          </w:p>
        </w:tc>
      </w:tr>
    </w:tbl>
    <w:p w14:paraId="1F353870"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BA23D8B" w14:textId="400C3641" w:rsidR="003829C9" w:rsidRPr="006A3EDF" w:rsidRDefault="003829C9" w:rsidP="003829C9">
      <w:pPr>
        <w:pStyle w:val="Legenda"/>
        <w:keepNext/>
        <w:spacing w:line="360" w:lineRule="auto"/>
        <w:ind w:firstLine="432"/>
        <w:jc w:val="both"/>
        <w:rPr>
          <w:rFonts w:ascii="Arial" w:hAnsi="Arial" w:cs="Arial"/>
          <w:b w:val="0"/>
          <w:bCs w:val="0"/>
          <w:sz w:val="24"/>
          <w:szCs w:val="24"/>
        </w:rPr>
      </w:pPr>
      <w:bookmarkStart w:id="230" w:name="_Ref29099896"/>
      <w:bookmarkStart w:id="231" w:name="_Toc31965960"/>
      <w:r w:rsidRPr="000F1E32">
        <w:rPr>
          <w:rFonts w:ascii="Arial" w:hAnsi="Arial" w:cs="Arial"/>
          <w:b w:val="0"/>
          <w:bCs w:val="0"/>
          <w:sz w:val="24"/>
          <w:szCs w:val="24"/>
        </w:rPr>
        <w:t xml:space="preserve">A </w:t>
      </w:r>
      <w:r w:rsidR="00C565CD" w:rsidRPr="000F1E32">
        <w:rPr>
          <w:rFonts w:ascii="Arial" w:hAnsi="Arial" w:cs="Arial"/>
          <w:b w:val="0"/>
          <w:bCs w:val="0"/>
          <w:sz w:val="24"/>
          <w:szCs w:val="24"/>
        </w:rPr>
        <w:fldChar w:fldCharType="begin"/>
      </w:r>
      <w:r w:rsidR="00C565CD" w:rsidRPr="000F1E32">
        <w:rPr>
          <w:rFonts w:ascii="Arial" w:hAnsi="Arial" w:cs="Arial"/>
          <w:b w:val="0"/>
          <w:bCs w:val="0"/>
          <w:sz w:val="24"/>
          <w:szCs w:val="24"/>
        </w:rPr>
        <w:instrText xml:space="preserve"> REF _Ref50917133 \h </w:instrText>
      </w:r>
      <w:r w:rsidR="000F1E32" w:rsidRPr="000F1E32">
        <w:rPr>
          <w:rFonts w:ascii="Arial" w:hAnsi="Arial" w:cs="Arial"/>
          <w:b w:val="0"/>
          <w:bCs w:val="0"/>
          <w:sz w:val="24"/>
          <w:szCs w:val="24"/>
        </w:rPr>
        <w:instrText xml:space="preserve"> \* MERGEFORMAT </w:instrText>
      </w:r>
      <w:r w:rsidR="00C565CD" w:rsidRPr="000F1E32">
        <w:rPr>
          <w:rFonts w:ascii="Arial" w:hAnsi="Arial" w:cs="Arial"/>
          <w:b w:val="0"/>
          <w:bCs w:val="0"/>
          <w:sz w:val="24"/>
          <w:szCs w:val="24"/>
        </w:rPr>
      </w:r>
      <w:r w:rsidR="00C565CD" w:rsidRPr="000F1E32">
        <w:rPr>
          <w:rFonts w:ascii="Arial" w:hAnsi="Arial" w:cs="Arial"/>
          <w:b w:val="0"/>
          <w:bCs w:val="0"/>
          <w:sz w:val="24"/>
          <w:szCs w:val="24"/>
        </w:rPr>
        <w:fldChar w:fldCharType="separate"/>
      </w:r>
      <w:r w:rsidR="00C565CD" w:rsidRPr="000F1E32">
        <w:rPr>
          <w:rFonts w:ascii="Arial" w:hAnsi="Arial" w:cs="Arial"/>
          <w:b w:val="0"/>
          <w:bCs w:val="0"/>
          <w:sz w:val="24"/>
          <w:szCs w:val="24"/>
        </w:rPr>
        <w:t xml:space="preserve">Tabela </w:t>
      </w:r>
      <w:r w:rsidR="00C565CD" w:rsidRPr="000F1E32">
        <w:rPr>
          <w:rFonts w:ascii="Arial" w:hAnsi="Arial" w:cs="Arial"/>
          <w:b w:val="0"/>
          <w:bCs w:val="0"/>
          <w:noProof/>
          <w:sz w:val="24"/>
          <w:szCs w:val="24"/>
        </w:rPr>
        <w:t>17</w:t>
      </w:r>
      <w:r w:rsidR="00C565CD" w:rsidRPr="000F1E32">
        <w:rPr>
          <w:rFonts w:ascii="Arial" w:hAnsi="Arial" w:cs="Arial"/>
          <w:b w:val="0"/>
          <w:bCs w:val="0"/>
          <w:sz w:val="24"/>
          <w:szCs w:val="24"/>
        </w:rPr>
        <w:fldChar w:fldCharType="end"/>
      </w:r>
      <w:r w:rsidR="000F1E32">
        <w:rPr>
          <w:rFonts w:ascii="Arial" w:hAnsi="Arial" w:cs="Arial"/>
          <w:b w:val="0"/>
          <w:bCs w:val="0"/>
          <w:sz w:val="24"/>
          <w:szCs w:val="24"/>
        </w:rPr>
        <w:t xml:space="preserve"> </w:t>
      </w:r>
      <w:r w:rsidRPr="006A3EDF">
        <w:rPr>
          <w:rFonts w:ascii="Arial" w:hAnsi="Arial" w:cs="Arial"/>
          <w:b w:val="0"/>
          <w:bCs w:val="0"/>
          <w:sz w:val="24"/>
          <w:szCs w:val="24"/>
        </w:rPr>
        <w:t xml:space="preserve">apresenta a média de cada dimensão da amostra investigada nesta pesquisa e a média </w:t>
      </w:r>
      <w:r w:rsidR="0072375A">
        <w:rPr>
          <w:rFonts w:ascii="Arial" w:hAnsi="Arial" w:cs="Arial"/>
          <w:b w:val="0"/>
          <w:bCs w:val="0"/>
          <w:sz w:val="24"/>
          <w:szCs w:val="24"/>
        </w:rPr>
        <w:t>na</w:t>
      </w:r>
      <w:r w:rsidRPr="006A3EDF">
        <w:rPr>
          <w:rFonts w:ascii="Arial" w:hAnsi="Arial" w:cs="Arial"/>
          <w:b w:val="0"/>
          <w:bCs w:val="0"/>
          <w:sz w:val="24"/>
          <w:szCs w:val="24"/>
        </w:rPr>
        <w:t xml:space="preserve"> amostra da pesquisa original </w:t>
      </w:r>
      <w:r w:rsidR="0072375A">
        <w:rPr>
          <w:rFonts w:ascii="Arial" w:hAnsi="Arial" w:cs="Arial"/>
          <w:b w:val="0"/>
          <w:bCs w:val="0"/>
          <w:sz w:val="24"/>
          <w:szCs w:val="24"/>
        </w:rPr>
        <w:t xml:space="preserve">de </w:t>
      </w:r>
      <w:r w:rsidR="0072375A" w:rsidRPr="006A3EDF">
        <w:rPr>
          <w:rFonts w:ascii="Arial" w:hAnsi="Arial" w:cs="Arial"/>
          <w:b w:val="0"/>
          <w:bCs w:val="0"/>
          <w:sz w:val="24"/>
          <w:szCs w:val="24"/>
        </w:rPr>
        <w:fldChar w:fldCharType="begin" w:fldLock="1"/>
      </w:r>
      <w:r w:rsidR="0072375A" w:rsidRPr="006A3EDF">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72375A" w:rsidRPr="006A3EDF">
        <w:rPr>
          <w:rFonts w:ascii="Arial" w:hAnsi="Arial" w:cs="Arial"/>
          <w:b w:val="0"/>
          <w:bCs w:val="0"/>
          <w:sz w:val="24"/>
          <w:szCs w:val="24"/>
        </w:rPr>
        <w:fldChar w:fldCharType="separate"/>
      </w:r>
      <w:r w:rsidR="0072375A" w:rsidRPr="006A3EDF">
        <w:rPr>
          <w:rFonts w:ascii="Arial" w:hAnsi="Arial" w:cs="Arial"/>
          <w:b w:val="0"/>
          <w:bCs w:val="0"/>
          <w:noProof/>
          <w:sz w:val="24"/>
          <w:szCs w:val="24"/>
        </w:rPr>
        <w:t>Charbonnier-Voirin e Roussel (2012)</w:t>
      </w:r>
      <w:r w:rsidR="0072375A" w:rsidRPr="006A3EDF">
        <w:rPr>
          <w:rFonts w:ascii="Arial" w:hAnsi="Arial" w:cs="Arial"/>
          <w:b w:val="0"/>
          <w:bCs w:val="0"/>
          <w:sz w:val="24"/>
          <w:szCs w:val="24"/>
        </w:rPr>
        <w:fldChar w:fldCharType="end"/>
      </w:r>
      <w:r w:rsidR="0072375A">
        <w:rPr>
          <w:rFonts w:ascii="Arial" w:hAnsi="Arial" w:cs="Arial"/>
          <w:b w:val="0"/>
          <w:bCs w:val="0"/>
          <w:sz w:val="24"/>
          <w:szCs w:val="24"/>
        </w:rPr>
        <w:t>,</w:t>
      </w:r>
      <w:r w:rsidRPr="006A3EDF">
        <w:rPr>
          <w:rFonts w:ascii="Arial" w:hAnsi="Arial" w:cs="Arial"/>
          <w:b w:val="0"/>
          <w:bCs w:val="0"/>
          <w:sz w:val="24"/>
          <w:szCs w:val="24"/>
        </w:rPr>
        <w:t xml:space="preserve"> assim como os seus respectivos desvios padrões</w:t>
      </w:r>
      <w:r w:rsidR="007257F9">
        <w:rPr>
          <w:rFonts w:ascii="Arial" w:hAnsi="Arial" w:cs="Arial"/>
          <w:b w:val="0"/>
          <w:bCs w:val="0"/>
          <w:sz w:val="24"/>
          <w:szCs w:val="24"/>
        </w:rPr>
        <w:t xml:space="preserve"> no estudo original</w:t>
      </w:r>
      <w:r w:rsidRPr="006A3EDF">
        <w:rPr>
          <w:rFonts w:ascii="Arial" w:hAnsi="Arial" w:cs="Arial"/>
          <w:b w:val="0"/>
          <w:bCs w:val="0"/>
          <w:sz w:val="24"/>
          <w:szCs w:val="24"/>
        </w:rPr>
        <w:t xml:space="preserve">. </w:t>
      </w:r>
    </w:p>
    <w:p w14:paraId="40F12300" w14:textId="26CF93CD" w:rsidR="00D47115" w:rsidRPr="0026430E" w:rsidRDefault="00D47115" w:rsidP="00D47115">
      <w:pPr>
        <w:pStyle w:val="Legenda"/>
        <w:keepNext/>
        <w:rPr>
          <w:rFonts w:ascii="Arial" w:hAnsi="Arial" w:cs="Arial"/>
          <w:sz w:val="20"/>
          <w:szCs w:val="20"/>
        </w:rPr>
      </w:pPr>
      <w:bookmarkStart w:id="232" w:name="_Ref50917133"/>
      <w:bookmarkStart w:id="233" w:name="_Toc43927113"/>
      <w:bookmarkStart w:id="234" w:name="_Ref50917126"/>
      <w:r w:rsidRPr="0026430E">
        <w:rPr>
          <w:rFonts w:ascii="Arial" w:hAnsi="Arial" w:cs="Arial"/>
          <w:sz w:val="20"/>
          <w:szCs w:val="20"/>
        </w:rPr>
        <w:t xml:space="preserve">Tabela </w:t>
      </w:r>
      <w:r w:rsidRPr="0026430E">
        <w:rPr>
          <w:rFonts w:ascii="Arial" w:hAnsi="Arial" w:cs="Arial"/>
          <w:sz w:val="20"/>
          <w:szCs w:val="20"/>
        </w:rPr>
        <w:fldChar w:fldCharType="begin"/>
      </w:r>
      <w:r w:rsidRPr="0026430E">
        <w:rPr>
          <w:rFonts w:ascii="Arial" w:hAnsi="Arial" w:cs="Arial"/>
          <w:sz w:val="20"/>
          <w:szCs w:val="20"/>
        </w:rPr>
        <w:instrText xml:space="preserve"> SEQ Tabela \* ARABIC </w:instrText>
      </w:r>
      <w:r w:rsidRPr="0026430E">
        <w:rPr>
          <w:rFonts w:ascii="Arial" w:hAnsi="Arial" w:cs="Arial"/>
          <w:sz w:val="20"/>
          <w:szCs w:val="20"/>
        </w:rPr>
        <w:fldChar w:fldCharType="separate"/>
      </w:r>
      <w:r w:rsidR="00C565CD">
        <w:rPr>
          <w:rFonts w:ascii="Arial" w:hAnsi="Arial" w:cs="Arial"/>
          <w:noProof/>
          <w:sz w:val="20"/>
          <w:szCs w:val="20"/>
        </w:rPr>
        <w:t>17</w:t>
      </w:r>
      <w:r w:rsidRPr="0026430E">
        <w:rPr>
          <w:rFonts w:ascii="Arial" w:hAnsi="Arial" w:cs="Arial"/>
          <w:sz w:val="20"/>
          <w:szCs w:val="20"/>
        </w:rPr>
        <w:fldChar w:fldCharType="end"/>
      </w:r>
      <w:bookmarkEnd w:id="230"/>
      <w:bookmarkEnd w:id="232"/>
      <w:r w:rsidRPr="0026430E">
        <w:rPr>
          <w:rFonts w:ascii="Arial" w:hAnsi="Arial" w:cs="Arial"/>
          <w:sz w:val="20"/>
          <w:szCs w:val="20"/>
        </w:rPr>
        <w:t xml:space="preserve"> -Média e desvio padrão das dimensões de adaptabilidade individual</w:t>
      </w:r>
      <w:bookmarkEnd w:id="231"/>
      <w:bookmarkEnd w:id="233"/>
      <w:bookmarkEnd w:id="234"/>
    </w:p>
    <w:tbl>
      <w:tblPr>
        <w:tblW w:w="92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66"/>
        <w:gridCol w:w="1030"/>
        <w:gridCol w:w="1276"/>
        <w:gridCol w:w="2216"/>
        <w:gridCol w:w="2126"/>
      </w:tblGrid>
      <w:tr w:rsidR="00E54BBB" w:rsidRPr="006A3EDF" w14:paraId="54CDF6AB" w14:textId="7D063F8D" w:rsidTr="00481465">
        <w:trPr>
          <w:cantSplit/>
        </w:trPr>
        <w:tc>
          <w:tcPr>
            <w:tcW w:w="2566" w:type="dxa"/>
            <w:tcBorders>
              <w:top w:val="nil"/>
              <w:left w:val="nil"/>
              <w:bottom w:val="single" w:sz="8" w:space="0" w:color="152935"/>
              <w:right w:val="nil"/>
            </w:tcBorders>
            <w:shd w:val="clear" w:color="auto" w:fill="FFFFFF"/>
            <w:vAlign w:val="bottom"/>
          </w:tcPr>
          <w:p w14:paraId="179731BD" w14:textId="6091CDD3" w:rsidR="00E54BBB" w:rsidRPr="006A3EDF" w:rsidRDefault="000439FC" w:rsidP="00021681">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40A460BE" w14:textId="77777777" w:rsidR="00E54BBB" w:rsidRPr="006A3EDF" w:rsidRDefault="00E54BBB" w:rsidP="00021681">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Média</w:t>
            </w:r>
          </w:p>
        </w:tc>
        <w:tc>
          <w:tcPr>
            <w:tcW w:w="1276" w:type="dxa"/>
            <w:tcBorders>
              <w:top w:val="nil"/>
              <w:left w:val="single" w:sz="8" w:space="0" w:color="E0E0E0"/>
              <w:bottom w:val="single" w:sz="8" w:space="0" w:color="152935"/>
              <w:right w:val="nil"/>
            </w:tcBorders>
            <w:shd w:val="clear" w:color="auto" w:fill="FFFFFF"/>
            <w:vAlign w:val="bottom"/>
          </w:tcPr>
          <w:p w14:paraId="7D20223A" w14:textId="2FA1317E" w:rsidR="00E54BBB" w:rsidRPr="006A3EDF" w:rsidRDefault="00187756" w:rsidP="00187756">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Desvio Padrão</w:t>
            </w:r>
          </w:p>
        </w:tc>
        <w:tc>
          <w:tcPr>
            <w:tcW w:w="2216" w:type="dxa"/>
            <w:tcBorders>
              <w:top w:val="nil"/>
              <w:left w:val="single" w:sz="8" w:space="0" w:color="E0E0E0"/>
              <w:bottom w:val="single" w:sz="8" w:space="0" w:color="152935"/>
              <w:right w:val="single" w:sz="8" w:space="0" w:color="E0E0E0"/>
            </w:tcBorders>
            <w:shd w:val="clear" w:color="auto" w:fill="FFFFFF"/>
          </w:tcPr>
          <w:p w14:paraId="4728094B" w14:textId="77777777" w:rsidR="00187756" w:rsidRPr="006A3EDF" w:rsidRDefault="00187756" w:rsidP="00187756">
            <w:pPr>
              <w:autoSpaceDE w:val="0"/>
              <w:autoSpaceDN w:val="0"/>
              <w:adjustRightInd w:val="0"/>
              <w:spacing w:after="0" w:line="320" w:lineRule="atLeast"/>
              <w:ind w:left="60" w:right="60"/>
              <w:jc w:val="center"/>
              <w:rPr>
                <w:rFonts w:ascii="Arial" w:eastAsiaTheme="minorHAnsi" w:hAnsi="Arial" w:cs="Arial"/>
                <w:sz w:val="24"/>
                <w:szCs w:val="24"/>
              </w:rPr>
            </w:pPr>
          </w:p>
          <w:p w14:paraId="5AB18D64" w14:textId="3545C7BF" w:rsidR="00E54BBB" w:rsidRPr="006A3EDF" w:rsidRDefault="00D47115" w:rsidP="00187756">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Média</w:t>
            </w:r>
            <w:r w:rsidR="000439FC" w:rsidRPr="006A3EDF">
              <w:rPr>
                <w:rFonts w:ascii="Arial" w:eastAsiaTheme="minorHAnsi" w:hAnsi="Arial" w:cs="Arial"/>
                <w:sz w:val="24"/>
                <w:szCs w:val="24"/>
              </w:rPr>
              <w:t xml:space="preserve"> </w:t>
            </w:r>
            <w:r w:rsidR="00E002D3" w:rsidRPr="006A3EDF">
              <w:rPr>
                <w:rFonts w:ascii="Arial" w:eastAsiaTheme="minorHAnsi" w:hAnsi="Arial" w:cs="Arial"/>
                <w:sz w:val="24"/>
                <w:szCs w:val="24"/>
              </w:rPr>
              <w:t xml:space="preserve">no estudo </w:t>
            </w:r>
            <w:r w:rsidR="000439FC" w:rsidRPr="006A3EDF">
              <w:rPr>
                <w:rFonts w:ascii="Arial" w:eastAsiaTheme="minorHAnsi" w:hAnsi="Arial" w:cs="Arial"/>
                <w:sz w:val="24"/>
                <w:szCs w:val="24"/>
              </w:rPr>
              <w:t xml:space="preserve">original </w:t>
            </w:r>
          </w:p>
        </w:tc>
        <w:tc>
          <w:tcPr>
            <w:tcW w:w="2126" w:type="dxa"/>
            <w:tcBorders>
              <w:top w:val="nil"/>
              <w:left w:val="single" w:sz="8" w:space="0" w:color="E0E0E0"/>
              <w:bottom w:val="single" w:sz="8" w:space="0" w:color="152935"/>
              <w:right w:val="nil"/>
            </w:tcBorders>
            <w:shd w:val="clear" w:color="auto" w:fill="FFFFFF"/>
          </w:tcPr>
          <w:p w14:paraId="73C0F91C" w14:textId="4BFB62A8" w:rsidR="00E54BBB" w:rsidRPr="006A3EDF" w:rsidRDefault="000439FC" w:rsidP="00187756">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 xml:space="preserve">Desvio Padrão </w:t>
            </w:r>
            <w:r w:rsidR="00E002D3" w:rsidRPr="006A3EDF">
              <w:rPr>
                <w:rFonts w:ascii="Arial" w:eastAsiaTheme="minorHAnsi" w:hAnsi="Arial" w:cs="Arial"/>
                <w:sz w:val="24"/>
                <w:szCs w:val="24"/>
              </w:rPr>
              <w:t>no estudo o</w:t>
            </w:r>
            <w:r w:rsidRPr="006A3EDF">
              <w:rPr>
                <w:rFonts w:ascii="Arial" w:eastAsiaTheme="minorHAnsi" w:hAnsi="Arial" w:cs="Arial"/>
                <w:sz w:val="24"/>
                <w:szCs w:val="24"/>
              </w:rPr>
              <w:t>ri</w:t>
            </w:r>
            <w:r w:rsidR="00187756" w:rsidRPr="006A3EDF">
              <w:rPr>
                <w:rFonts w:ascii="Arial" w:eastAsiaTheme="minorHAnsi" w:hAnsi="Arial" w:cs="Arial"/>
                <w:sz w:val="24"/>
                <w:szCs w:val="24"/>
              </w:rPr>
              <w:t>ginal</w:t>
            </w:r>
          </w:p>
        </w:tc>
      </w:tr>
      <w:tr w:rsidR="00E54BBB" w:rsidRPr="006A3EDF" w14:paraId="054974D1" w14:textId="4D218ECC" w:rsidTr="00934D79">
        <w:trPr>
          <w:cantSplit/>
        </w:trPr>
        <w:tc>
          <w:tcPr>
            <w:tcW w:w="2566" w:type="dxa"/>
            <w:tcBorders>
              <w:top w:val="single" w:sz="8" w:space="0" w:color="152935"/>
              <w:left w:val="nil"/>
              <w:bottom w:val="nil"/>
              <w:right w:val="nil"/>
            </w:tcBorders>
            <w:shd w:val="clear" w:color="auto" w:fill="E0E0E0"/>
          </w:tcPr>
          <w:p w14:paraId="7C7CD1AA" w14:textId="37F9FA7B" w:rsidR="00E54BBB" w:rsidRPr="006A3EDF" w:rsidRDefault="00E54BBB" w:rsidP="00021681">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Criatividade</w:t>
            </w:r>
          </w:p>
        </w:tc>
        <w:tc>
          <w:tcPr>
            <w:tcW w:w="1030" w:type="dxa"/>
            <w:tcBorders>
              <w:top w:val="single" w:sz="8" w:space="0" w:color="152935"/>
              <w:left w:val="single" w:sz="8" w:space="0" w:color="E0E0E0"/>
              <w:bottom w:val="nil"/>
              <w:right w:val="single" w:sz="8" w:space="0" w:color="E0E0E0"/>
            </w:tcBorders>
            <w:shd w:val="clear" w:color="auto" w:fill="FFFFFF"/>
          </w:tcPr>
          <w:p w14:paraId="36AAC178" w14:textId="262A2790"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152935"/>
              <w:left w:val="single" w:sz="8" w:space="0" w:color="E0E0E0"/>
              <w:bottom w:val="nil"/>
              <w:right w:val="nil"/>
            </w:tcBorders>
            <w:shd w:val="clear" w:color="auto" w:fill="FFFFFF"/>
          </w:tcPr>
          <w:p w14:paraId="4FCCF7C1" w14:textId="40923B4F"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,93</w:t>
            </w:r>
          </w:p>
        </w:tc>
        <w:tc>
          <w:tcPr>
            <w:tcW w:w="2216" w:type="dxa"/>
            <w:tcBorders>
              <w:top w:val="single" w:sz="8" w:space="0" w:color="152935"/>
              <w:left w:val="single" w:sz="8" w:space="0" w:color="E0E0E0"/>
              <w:bottom w:val="nil"/>
              <w:right w:val="single" w:sz="8" w:space="0" w:color="E0E0E0"/>
            </w:tcBorders>
            <w:shd w:val="clear" w:color="auto" w:fill="FFFFFF"/>
          </w:tcPr>
          <w:p w14:paraId="1412CF2F" w14:textId="764F329C" w:rsidR="00E54BBB" w:rsidRPr="006A3EDF" w:rsidRDefault="00F3527A"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5,21</w:t>
            </w:r>
          </w:p>
        </w:tc>
        <w:tc>
          <w:tcPr>
            <w:tcW w:w="2126" w:type="dxa"/>
            <w:tcBorders>
              <w:top w:val="single" w:sz="8" w:space="0" w:color="152935"/>
              <w:left w:val="single" w:sz="8" w:space="0" w:color="E0E0E0"/>
              <w:bottom w:val="nil"/>
              <w:right w:val="nil"/>
            </w:tcBorders>
            <w:shd w:val="clear" w:color="auto" w:fill="FFFFFF"/>
          </w:tcPr>
          <w:p w14:paraId="1B700A0B" w14:textId="520139B9" w:rsidR="00E54BBB" w:rsidRPr="006A3EDF" w:rsidRDefault="00E45CA8"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0</w:t>
            </w:r>
            <w:r w:rsidR="00C97498" w:rsidRPr="006A3EDF">
              <w:rPr>
                <w:rFonts w:ascii="Arial" w:eastAsiaTheme="minorHAnsi" w:hAnsi="Arial" w:cs="Arial"/>
                <w:color w:val="010205"/>
                <w:sz w:val="24"/>
                <w:szCs w:val="24"/>
              </w:rPr>
              <w:t>,</w:t>
            </w:r>
            <w:r w:rsidRPr="006A3EDF">
              <w:rPr>
                <w:rFonts w:ascii="Arial" w:eastAsiaTheme="minorHAnsi" w:hAnsi="Arial" w:cs="Arial"/>
                <w:color w:val="010205"/>
                <w:sz w:val="24"/>
                <w:szCs w:val="24"/>
              </w:rPr>
              <w:t>92</w:t>
            </w:r>
          </w:p>
        </w:tc>
      </w:tr>
      <w:tr w:rsidR="00E54BBB" w:rsidRPr="006A3EDF" w14:paraId="11ECAEB3" w14:textId="343E0AFC" w:rsidTr="00481465">
        <w:trPr>
          <w:cantSplit/>
        </w:trPr>
        <w:tc>
          <w:tcPr>
            <w:tcW w:w="2566" w:type="dxa"/>
            <w:tcBorders>
              <w:top w:val="single" w:sz="8" w:space="0" w:color="AEAEAE"/>
              <w:left w:val="nil"/>
              <w:bottom w:val="single" w:sz="8" w:space="0" w:color="AEAEAE"/>
              <w:right w:val="nil"/>
            </w:tcBorders>
            <w:shd w:val="clear" w:color="auto" w:fill="E0E0E0"/>
          </w:tcPr>
          <w:p w14:paraId="6E133743" w14:textId="0FD5F3B4" w:rsidR="00E54BBB" w:rsidRPr="006A3EDF" w:rsidRDefault="00E54BBB" w:rsidP="00021681">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 xml:space="preserve">Emergência </w:t>
            </w:r>
            <w:r w:rsidR="00F93632" w:rsidRPr="006A3EDF">
              <w:rPr>
                <w:rFonts w:ascii="Arial" w:eastAsiaTheme="minorHAnsi" w:hAnsi="Arial" w:cs="Arial"/>
                <w:sz w:val="24"/>
                <w:szCs w:val="24"/>
              </w:rPr>
              <w:t>e situações inesperadas</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48679D0" w14:textId="3A3C8E10"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5,50</w:t>
            </w:r>
          </w:p>
        </w:tc>
        <w:tc>
          <w:tcPr>
            <w:tcW w:w="1276" w:type="dxa"/>
            <w:tcBorders>
              <w:top w:val="single" w:sz="8" w:space="0" w:color="AEAEAE"/>
              <w:left w:val="single" w:sz="8" w:space="0" w:color="E0E0E0"/>
              <w:bottom w:val="single" w:sz="8" w:space="0" w:color="AEAEAE"/>
              <w:right w:val="nil"/>
            </w:tcBorders>
            <w:shd w:val="clear" w:color="auto" w:fill="FFFFFF"/>
          </w:tcPr>
          <w:p w14:paraId="65FC0F88" w14:textId="44FA1BA4"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,94</w:t>
            </w:r>
          </w:p>
        </w:tc>
        <w:tc>
          <w:tcPr>
            <w:tcW w:w="2216" w:type="dxa"/>
            <w:tcBorders>
              <w:top w:val="single" w:sz="8" w:space="0" w:color="AEAEAE"/>
              <w:left w:val="single" w:sz="8" w:space="0" w:color="E0E0E0"/>
              <w:bottom w:val="single" w:sz="8" w:space="0" w:color="AEAEAE"/>
              <w:right w:val="single" w:sz="8" w:space="0" w:color="E0E0E0"/>
            </w:tcBorders>
            <w:shd w:val="clear" w:color="auto" w:fill="FFFFFF"/>
          </w:tcPr>
          <w:p w14:paraId="768F5A97" w14:textId="1B3EF0F5" w:rsidR="00E54BBB" w:rsidRPr="006A3EDF" w:rsidRDefault="00F3527A"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5,67</w:t>
            </w:r>
          </w:p>
        </w:tc>
        <w:tc>
          <w:tcPr>
            <w:tcW w:w="2126" w:type="dxa"/>
            <w:tcBorders>
              <w:top w:val="single" w:sz="8" w:space="0" w:color="AEAEAE"/>
              <w:left w:val="single" w:sz="8" w:space="0" w:color="E0E0E0"/>
              <w:bottom w:val="single" w:sz="8" w:space="0" w:color="AEAEAE"/>
              <w:right w:val="nil"/>
            </w:tcBorders>
            <w:shd w:val="clear" w:color="auto" w:fill="FFFFFF"/>
          </w:tcPr>
          <w:p w14:paraId="4B3827DC" w14:textId="08A5B0F4" w:rsidR="00E54BBB" w:rsidRPr="006A3EDF" w:rsidRDefault="00E45CA8"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0.82</w:t>
            </w:r>
          </w:p>
        </w:tc>
      </w:tr>
      <w:tr w:rsidR="00E54BBB" w:rsidRPr="006A3EDF" w14:paraId="5B9C5742" w14:textId="445DF33F" w:rsidTr="00481465">
        <w:trPr>
          <w:cantSplit/>
        </w:trPr>
        <w:tc>
          <w:tcPr>
            <w:tcW w:w="2566" w:type="dxa"/>
            <w:tcBorders>
              <w:top w:val="single" w:sz="8" w:space="0" w:color="AEAEAE"/>
              <w:left w:val="nil"/>
              <w:bottom w:val="single" w:sz="8" w:space="0" w:color="AEAEAE"/>
              <w:right w:val="nil"/>
            </w:tcBorders>
            <w:shd w:val="clear" w:color="auto" w:fill="E0E0E0"/>
          </w:tcPr>
          <w:p w14:paraId="3FF6B7C8" w14:textId="20BF311B" w:rsidR="00E54BBB" w:rsidRPr="006A3EDF" w:rsidRDefault="009C7168" w:rsidP="00021681">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Aprendizado</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ACDA82" w14:textId="4022D1FB"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5,79</w:t>
            </w:r>
          </w:p>
        </w:tc>
        <w:tc>
          <w:tcPr>
            <w:tcW w:w="1276" w:type="dxa"/>
            <w:tcBorders>
              <w:top w:val="single" w:sz="8" w:space="0" w:color="AEAEAE"/>
              <w:left w:val="single" w:sz="8" w:space="0" w:color="E0E0E0"/>
              <w:bottom w:val="single" w:sz="8" w:space="0" w:color="AEAEAE"/>
              <w:right w:val="nil"/>
            </w:tcBorders>
            <w:shd w:val="clear" w:color="auto" w:fill="FFFFFF"/>
          </w:tcPr>
          <w:p w14:paraId="33479142" w14:textId="4A034988"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,90</w:t>
            </w:r>
          </w:p>
        </w:tc>
        <w:tc>
          <w:tcPr>
            <w:tcW w:w="2216" w:type="dxa"/>
            <w:tcBorders>
              <w:top w:val="single" w:sz="8" w:space="0" w:color="AEAEAE"/>
              <w:left w:val="single" w:sz="8" w:space="0" w:color="E0E0E0"/>
              <w:bottom w:val="single" w:sz="8" w:space="0" w:color="AEAEAE"/>
              <w:right w:val="single" w:sz="8" w:space="0" w:color="E0E0E0"/>
            </w:tcBorders>
            <w:shd w:val="clear" w:color="auto" w:fill="FFFFFF"/>
          </w:tcPr>
          <w:p w14:paraId="5081F3D1" w14:textId="0EED2191" w:rsidR="00E54BBB" w:rsidRPr="006A3EDF" w:rsidRDefault="006B2F3A"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4,97</w:t>
            </w:r>
          </w:p>
        </w:tc>
        <w:tc>
          <w:tcPr>
            <w:tcW w:w="2126" w:type="dxa"/>
            <w:tcBorders>
              <w:top w:val="single" w:sz="8" w:space="0" w:color="AEAEAE"/>
              <w:left w:val="single" w:sz="8" w:space="0" w:color="E0E0E0"/>
              <w:bottom w:val="single" w:sz="8" w:space="0" w:color="AEAEAE"/>
              <w:right w:val="nil"/>
            </w:tcBorders>
            <w:shd w:val="clear" w:color="auto" w:fill="FFFFFF"/>
          </w:tcPr>
          <w:p w14:paraId="634986EF" w14:textId="52C22256" w:rsidR="00E54BBB" w:rsidRPr="006A3EDF" w:rsidRDefault="00E45CA8"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1</w:t>
            </w:r>
            <w:r w:rsidR="00C97498" w:rsidRPr="006A3EDF">
              <w:rPr>
                <w:rFonts w:ascii="Arial" w:eastAsiaTheme="minorHAnsi" w:hAnsi="Arial" w:cs="Arial"/>
                <w:color w:val="010205"/>
                <w:sz w:val="24"/>
                <w:szCs w:val="24"/>
              </w:rPr>
              <w:t>,</w:t>
            </w:r>
            <w:r w:rsidRPr="006A3EDF">
              <w:rPr>
                <w:rFonts w:ascii="Arial" w:eastAsiaTheme="minorHAnsi" w:hAnsi="Arial" w:cs="Arial"/>
                <w:color w:val="010205"/>
                <w:sz w:val="24"/>
                <w:szCs w:val="24"/>
              </w:rPr>
              <w:t>06</w:t>
            </w:r>
          </w:p>
        </w:tc>
      </w:tr>
      <w:tr w:rsidR="00E54BBB" w:rsidRPr="006A3EDF" w14:paraId="7D43027D" w14:textId="16CA70DE" w:rsidTr="00481465">
        <w:trPr>
          <w:cantSplit/>
        </w:trPr>
        <w:tc>
          <w:tcPr>
            <w:tcW w:w="2566" w:type="dxa"/>
            <w:tcBorders>
              <w:top w:val="single" w:sz="8" w:space="0" w:color="AEAEAE"/>
              <w:left w:val="nil"/>
              <w:bottom w:val="single" w:sz="8" w:space="0" w:color="AEAEAE"/>
              <w:right w:val="nil"/>
            </w:tcBorders>
            <w:shd w:val="clear" w:color="auto" w:fill="E0E0E0"/>
          </w:tcPr>
          <w:p w14:paraId="17CC675B" w14:textId="276DD5CF" w:rsidR="00E54BBB" w:rsidRPr="006A3EDF" w:rsidRDefault="00B47B8E" w:rsidP="00021681">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Estresse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6681DE9" w14:textId="6198E89A"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5,6</w:t>
            </w:r>
            <w:r w:rsidR="00133B4F" w:rsidRPr="006A3EDF">
              <w:rPr>
                <w:rFonts w:ascii="Arial" w:eastAsiaTheme="minorHAnsi" w:hAnsi="Arial" w:cs="Arial"/>
                <w:sz w:val="24"/>
                <w:szCs w:val="24"/>
              </w:rPr>
              <w:t>7</w:t>
            </w:r>
          </w:p>
        </w:tc>
        <w:tc>
          <w:tcPr>
            <w:tcW w:w="1276" w:type="dxa"/>
            <w:tcBorders>
              <w:top w:val="single" w:sz="8" w:space="0" w:color="AEAEAE"/>
              <w:left w:val="single" w:sz="8" w:space="0" w:color="E0E0E0"/>
              <w:bottom w:val="single" w:sz="8" w:space="0" w:color="AEAEAE"/>
              <w:right w:val="nil"/>
            </w:tcBorders>
            <w:shd w:val="clear" w:color="auto" w:fill="FFFFFF"/>
          </w:tcPr>
          <w:p w14:paraId="43505E6B" w14:textId="60CCD52C"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,9</w:t>
            </w:r>
            <w:r w:rsidR="00C97498" w:rsidRPr="006A3EDF">
              <w:rPr>
                <w:rFonts w:ascii="Arial" w:eastAsiaTheme="minorHAnsi" w:hAnsi="Arial" w:cs="Arial"/>
                <w:sz w:val="24"/>
                <w:szCs w:val="24"/>
              </w:rPr>
              <w:t>6</w:t>
            </w:r>
          </w:p>
        </w:tc>
        <w:tc>
          <w:tcPr>
            <w:tcW w:w="2216" w:type="dxa"/>
            <w:tcBorders>
              <w:top w:val="single" w:sz="8" w:space="0" w:color="AEAEAE"/>
              <w:left w:val="single" w:sz="8" w:space="0" w:color="E0E0E0"/>
              <w:bottom w:val="single" w:sz="8" w:space="0" w:color="AEAEAE"/>
              <w:right w:val="single" w:sz="8" w:space="0" w:color="E0E0E0"/>
            </w:tcBorders>
            <w:shd w:val="clear" w:color="auto" w:fill="FFFFFF"/>
          </w:tcPr>
          <w:p w14:paraId="7D5F8B5A" w14:textId="69F3091D" w:rsidR="00E54BBB" w:rsidRPr="006A3EDF" w:rsidRDefault="00F3527A"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5,17</w:t>
            </w:r>
          </w:p>
        </w:tc>
        <w:tc>
          <w:tcPr>
            <w:tcW w:w="2126" w:type="dxa"/>
            <w:tcBorders>
              <w:top w:val="single" w:sz="8" w:space="0" w:color="AEAEAE"/>
              <w:left w:val="single" w:sz="8" w:space="0" w:color="E0E0E0"/>
              <w:bottom w:val="single" w:sz="8" w:space="0" w:color="AEAEAE"/>
              <w:right w:val="nil"/>
            </w:tcBorders>
            <w:shd w:val="clear" w:color="auto" w:fill="FFFFFF"/>
          </w:tcPr>
          <w:p w14:paraId="6F58B9A8" w14:textId="77BF9A5D" w:rsidR="00E54BBB" w:rsidRPr="006A3EDF" w:rsidRDefault="00E45CA8"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0</w:t>
            </w:r>
            <w:r w:rsidR="00C97498" w:rsidRPr="006A3EDF">
              <w:rPr>
                <w:rFonts w:ascii="Arial" w:eastAsiaTheme="minorHAnsi" w:hAnsi="Arial" w:cs="Arial"/>
                <w:color w:val="010205"/>
                <w:sz w:val="24"/>
                <w:szCs w:val="24"/>
              </w:rPr>
              <w:t>,</w:t>
            </w:r>
            <w:r w:rsidRPr="006A3EDF">
              <w:rPr>
                <w:rFonts w:ascii="Arial" w:eastAsiaTheme="minorHAnsi" w:hAnsi="Arial" w:cs="Arial"/>
                <w:color w:val="010205"/>
                <w:sz w:val="24"/>
                <w:szCs w:val="24"/>
              </w:rPr>
              <w:t>92</w:t>
            </w:r>
          </w:p>
        </w:tc>
      </w:tr>
      <w:tr w:rsidR="00E54BBB" w:rsidRPr="006A3EDF" w14:paraId="4A09E108" w14:textId="39D74709" w:rsidTr="00481465">
        <w:trPr>
          <w:cantSplit/>
        </w:trPr>
        <w:tc>
          <w:tcPr>
            <w:tcW w:w="2566" w:type="dxa"/>
            <w:tcBorders>
              <w:top w:val="single" w:sz="8" w:space="0" w:color="AEAEAE"/>
              <w:left w:val="nil"/>
              <w:bottom w:val="single" w:sz="8" w:space="0" w:color="AEAEAE"/>
              <w:right w:val="nil"/>
            </w:tcBorders>
            <w:shd w:val="clear" w:color="auto" w:fill="E0E0E0"/>
          </w:tcPr>
          <w:p w14:paraId="0EC36A87" w14:textId="006E5145" w:rsidR="00E54BBB" w:rsidRPr="006A3EDF" w:rsidRDefault="00E54BBB" w:rsidP="00021681">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Interpessoal</w:t>
            </w:r>
            <w:r w:rsidR="007524E2" w:rsidRPr="006A3EDF">
              <w:rPr>
                <w:rFonts w:ascii="Arial" w:eastAsiaTheme="minorHAnsi" w:hAnsi="Arial" w:cs="Arial"/>
                <w:sz w:val="24"/>
                <w:szCs w:val="24"/>
              </w:rPr>
              <w:t xml:space="preserve"> e cultural</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AAF0C35" w14:textId="78095359"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6,19</w:t>
            </w:r>
          </w:p>
        </w:tc>
        <w:tc>
          <w:tcPr>
            <w:tcW w:w="1276" w:type="dxa"/>
            <w:tcBorders>
              <w:top w:val="single" w:sz="8" w:space="0" w:color="AEAEAE"/>
              <w:left w:val="single" w:sz="8" w:space="0" w:color="E0E0E0"/>
              <w:bottom w:val="single" w:sz="8" w:space="0" w:color="AEAEAE"/>
              <w:right w:val="nil"/>
            </w:tcBorders>
            <w:shd w:val="clear" w:color="auto" w:fill="FFFFFF"/>
          </w:tcPr>
          <w:p w14:paraId="68742059" w14:textId="2D1AE8A1"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,70</w:t>
            </w:r>
          </w:p>
        </w:tc>
        <w:tc>
          <w:tcPr>
            <w:tcW w:w="2216" w:type="dxa"/>
            <w:tcBorders>
              <w:top w:val="single" w:sz="8" w:space="0" w:color="AEAEAE"/>
              <w:left w:val="single" w:sz="8" w:space="0" w:color="E0E0E0"/>
              <w:bottom w:val="single" w:sz="8" w:space="0" w:color="AEAEAE"/>
              <w:right w:val="single" w:sz="8" w:space="0" w:color="E0E0E0"/>
            </w:tcBorders>
            <w:shd w:val="clear" w:color="auto" w:fill="FFFFFF"/>
          </w:tcPr>
          <w:p w14:paraId="116931D7" w14:textId="3342B1F0" w:rsidR="00E54BBB" w:rsidRPr="006A3EDF" w:rsidRDefault="00F3527A"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5,67</w:t>
            </w:r>
          </w:p>
        </w:tc>
        <w:tc>
          <w:tcPr>
            <w:tcW w:w="2126" w:type="dxa"/>
            <w:tcBorders>
              <w:top w:val="single" w:sz="8" w:space="0" w:color="AEAEAE"/>
              <w:left w:val="single" w:sz="8" w:space="0" w:color="E0E0E0"/>
              <w:bottom w:val="single" w:sz="8" w:space="0" w:color="AEAEAE"/>
              <w:right w:val="nil"/>
            </w:tcBorders>
            <w:shd w:val="clear" w:color="auto" w:fill="FFFFFF"/>
          </w:tcPr>
          <w:p w14:paraId="12CCF86B" w14:textId="72F27BCC" w:rsidR="00E54BBB" w:rsidRPr="006A3EDF" w:rsidRDefault="00E45CA8"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0</w:t>
            </w:r>
            <w:r w:rsidR="00C97498" w:rsidRPr="006A3EDF">
              <w:rPr>
                <w:rFonts w:ascii="Arial" w:eastAsiaTheme="minorHAnsi" w:hAnsi="Arial" w:cs="Arial"/>
                <w:color w:val="010205"/>
                <w:sz w:val="24"/>
                <w:szCs w:val="24"/>
              </w:rPr>
              <w:t>,</w:t>
            </w:r>
            <w:r w:rsidRPr="006A3EDF">
              <w:rPr>
                <w:rFonts w:ascii="Arial" w:eastAsiaTheme="minorHAnsi" w:hAnsi="Arial" w:cs="Arial"/>
                <w:color w:val="010205"/>
                <w:sz w:val="24"/>
                <w:szCs w:val="24"/>
              </w:rPr>
              <w:t>81</w:t>
            </w:r>
          </w:p>
        </w:tc>
      </w:tr>
    </w:tbl>
    <w:p w14:paraId="36755266" w14:textId="77777777" w:rsidR="00C26573" w:rsidRPr="006A3EDF" w:rsidRDefault="00C26573" w:rsidP="00C26573">
      <w:pPr>
        <w:autoSpaceDE w:val="0"/>
        <w:autoSpaceDN w:val="0"/>
        <w:adjustRightInd w:val="0"/>
        <w:spacing w:after="0" w:line="400" w:lineRule="atLeast"/>
        <w:jc w:val="left"/>
        <w:rPr>
          <w:rFonts w:ascii="Arial" w:eastAsiaTheme="minorHAnsi" w:hAnsi="Arial" w:cs="Arial"/>
          <w:sz w:val="24"/>
          <w:szCs w:val="24"/>
        </w:rPr>
      </w:pPr>
    </w:p>
    <w:p w14:paraId="498B9FE8" w14:textId="64D14E59" w:rsidR="003829C9" w:rsidRPr="006A3EDF" w:rsidRDefault="003829C9" w:rsidP="003829C9">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A dimensão </w:t>
      </w:r>
      <w:r>
        <w:rPr>
          <w:rFonts w:ascii="Arial" w:hAnsi="Arial" w:cs="Arial"/>
          <w:b w:val="0"/>
          <w:bCs w:val="0"/>
          <w:sz w:val="24"/>
          <w:szCs w:val="24"/>
        </w:rPr>
        <w:t>estresse</w:t>
      </w:r>
      <w:r w:rsidRPr="006A3EDF">
        <w:rPr>
          <w:rFonts w:ascii="Arial" w:hAnsi="Arial" w:cs="Arial"/>
          <w:b w:val="0"/>
          <w:bCs w:val="0"/>
          <w:sz w:val="24"/>
          <w:szCs w:val="24"/>
        </w:rPr>
        <w:t xml:space="preserve"> tem média de 5,67 (valor </w:t>
      </w:r>
      <w:r w:rsidR="00FE372A">
        <w:rPr>
          <w:rFonts w:ascii="Arial" w:hAnsi="Arial" w:cs="Arial"/>
          <w:b w:val="0"/>
          <w:bCs w:val="0"/>
          <w:sz w:val="24"/>
          <w:szCs w:val="24"/>
        </w:rPr>
        <w:t>no estudo</w:t>
      </w:r>
      <w:r w:rsidRPr="006A3EDF">
        <w:rPr>
          <w:rFonts w:ascii="Arial" w:hAnsi="Arial" w:cs="Arial"/>
          <w:b w:val="0"/>
          <w:bCs w:val="0"/>
          <w:sz w:val="24"/>
          <w:szCs w:val="24"/>
        </w:rPr>
        <w:t xml:space="preserve"> original de 5,17), a dimensão criatividade tem média de 5,52 (valor </w:t>
      </w:r>
      <w:r w:rsidR="00FE372A">
        <w:rPr>
          <w:rFonts w:ascii="Arial" w:hAnsi="Arial" w:cs="Arial"/>
          <w:b w:val="0"/>
          <w:bCs w:val="0"/>
          <w:sz w:val="24"/>
          <w:szCs w:val="24"/>
        </w:rPr>
        <w:t>no estudo</w:t>
      </w:r>
      <w:r w:rsidR="00FE372A" w:rsidRPr="006A3EDF">
        <w:rPr>
          <w:rFonts w:ascii="Arial" w:hAnsi="Arial" w:cs="Arial"/>
          <w:b w:val="0"/>
          <w:bCs w:val="0"/>
          <w:sz w:val="24"/>
          <w:szCs w:val="24"/>
        </w:rPr>
        <w:t xml:space="preserve"> original </w:t>
      </w:r>
      <w:r w:rsidRPr="006A3EDF">
        <w:rPr>
          <w:rFonts w:ascii="Arial" w:hAnsi="Arial" w:cs="Arial"/>
          <w:b w:val="0"/>
          <w:bCs w:val="0"/>
          <w:sz w:val="24"/>
          <w:szCs w:val="24"/>
        </w:rPr>
        <w:t xml:space="preserve">de 5,21), a dimensão emergência e </w:t>
      </w:r>
      <w:r w:rsidRPr="006A3EDF">
        <w:rPr>
          <w:rFonts w:ascii="Arial" w:eastAsiaTheme="minorHAnsi" w:hAnsi="Arial" w:cs="Arial"/>
          <w:b w:val="0"/>
          <w:bCs w:val="0"/>
          <w:sz w:val="24"/>
          <w:szCs w:val="24"/>
        </w:rPr>
        <w:t>situações inesperadas</w:t>
      </w:r>
      <w:r w:rsidRPr="006A3EDF">
        <w:rPr>
          <w:rFonts w:ascii="Arial" w:hAnsi="Arial" w:cs="Arial"/>
          <w:b w:val="0"/>
          <w:bCs w:val="0"/>
          <w:sz w:val="24"/>
          <w:szCs w:val="24"/>
        </w:rPr>
        <w:t xml:space="preserve"> tem média de 5,50 (valor </w:t>
      </w:r>
      <w:r w:rsidR="00FE372A">
        <w:rPr>
          <w:rFonts w:ascii="Arial" w:hAnsi="Arial" w:cs="Arial"/>
          <w:b w:val="0"/>
          <w:bCs w:val="0"/>
          <w:sz w:val="24"/>
          <w:szCs w:val="24"/>
        </w:rPr>
        <w:t>no estudo</w:t>
      </w:r>
      <w:r w:rsidR="00FE372A" w:rsidRPr="006A3EDF">
        <w:rPr>
          <w:rFonts w:ascii="Arial" w:hAnsi="Arial" w:cs="Arial"/>
          <w:b w:val="0"/>
          <w:bCs w:val="0"/>
          <w:sz w:val="24"/>
          <w:szCs w:val="24"/>
        </w:rPr>
        <w:t xml:space="preserve"> original</w:t>
      </w:r>
      <w:r w:rsidR="00FE372A">
        <w:rPr>
          <w:rFonts w:ascii="Arial" w:hAnsi="Arial" w:cs="Arial"/>
          <w:b w:val="0"/>
          <w:bCs w:val="0"/>
          <w:sz w:val="24"/>
          <w:szCs w:val="24"/>
        </w:rPr>
        <w:t xml:space="preserve"> de</w:t>
      </w:r>
      <w:r w:rsidRPr="006A3EDF">
        <w:rPr>
          <w:rFonts w:ascii="Arial" w:hAnsi="Arial" w:cs="Arial"/>
          <w:b w:val="0"/>
          <w:bCs w:val="0"/>
          <w:sz w:val="24"/>
          <w:szCs w:val="24"/>
        </w:rPr>
        <w:t xml:space="preserve"> 5,67), a dimensão de aprendizado é 5,79 (valor </w:t>
      </w:r>
      <w:r w:rsidR="00FE372A">
        <w:rPr>
          <w:rFonts w:ascii="Arial" w:hAnsi="Arial" w:cs="Arial"/>
          <w:b w:val="0"/>
          <w:bCs w:val="0"/>
          <w:sz w:val="24"/>
          <w:szCs w:val="24"/>
        </w:rPr>
        <w:t>no estudo</w:t>
      </w:r>
      <w:r w:rsidR="00FE372A" w:rsidRPr="006A3EDF">
        <w:rPr>
          <w:rFonts w:ascii="Arial" w:hAnsi="Arial" w:cs="Arial"/>
          <w:b w:val="0"/>
          <w:bCs w:val="0"/>
          <w:sz w:val="24"/>
          <w:szCs w:val="24"/>
        </w:rPr>
        <w:t xml:space="preserve"> original</w:t>
      </w:r>
      <w:r w:rsidRPr="006A3EDF">
        <w:rPr>
          <w:rFonts w:ascii="Arial" w:hAnsi="Arial" w:cs="Arial"/>
          <w:b w:val="0"/>
          <w:bCs w:val="0"/>
          <w:sz w:val="24"/>
          <w:szCs w:val="24"/>
        </w:rPr>
        <w:t xml:space="preserve"> de 4,94) e por fim, a dimensão interpessoal que tem média de 6,19 (valor </w:t>
      </w:r>
      <w:r w:rsidR="00FE372A">
        <w:rPr>
          <w:rFonts w:ascii="Arial" w:hAnsi="Arial" w:cs="Arial"/>
          <w:b w:val="0"/>
          <w:bCs w:val="0"/>
          <w:sz w:val="24"/>
          <w:szCs w:val="24"/>
        </w:rPr>
        <w:t>no estudo</w:t>
      </w:r>
      <w:r w:rsidR="00FE372A" w:rsidRPr="006A3EDF">
        <w:rPr>
          <w:rFonts w:ascii="Arial" w:hAnsi="Arial" w:cs="Arial"/>
          <w:b w:val="0"/>
          <w:bCs w:val="0"/>
          <w:sz w:val="24"/>
          <w:szCs w:val="24"/>
        </w:rPr>
        <w:t xml:space="preserve"> original </w:t>
      </w:r>
      <w:r w:rsidRPr="006A3EDF">
        <w:rPr>
          <w:rFonts w:ascii="Arial" w:hAnsi="Arial" w:cs="Arial"/>
          <w:b w:val="0"/>
          <w:bCs w:val="0"/>
          <w:sz w:val="24"/>
          <w:szCs w:val="24"/>
        </w:rPr>
        <w:t xml:space="preserve">de 5,67). </w:t>
      </w:r>
    </w:p>
    <w:p w14:paraId="5DA2E024" w14:textId="4FB50FBB" w:rsidR="002245AE" w:rsidRPr="006A3EDF" w:rsidRDefault="008A4BB5" w:rsidP="005341E7">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Em seguida</w:t>
      </w:r>
      <w:r w:rsidR="00C26573" w:rsidRPr="006A3EDF">
        <w:rPr>
          <w:rFonts w:ascii="Arial" w:hAnsi="Arial" w:cs="Arial"/>
          <w:b w:val="0"/>
          <w:bCs w:val="0"/>
          <w:sz w:val="24"/>
          <w:szCs w:val="24"/>
        </w:rPr>
        <w:t xml:space="preserve">, a </w:t>
      </w:r>
      <w:r w:rsidR="00E356D8" w:rsidRPr="006A3EDF">
        <w:rPr>
          <w:rFonts w:ascii="Arial" w:hAnsi="Arial" w:cs="Arial"/>
          <w:b w:val="0"/>
          <w:bCs w:val="0"/>
          <w:sz w:val="24"/>
          <w:szCs w:val="24"/>
        </w:rPr>
        <w:t>validade</w:t>
      </w:r>
      <w:r w:rsidR="00C26573" w:rsidRPr="006A3EDF">
        <w:rPr>
          <w:rFonts w:ascii="Arial" w:hAnsi="Arial" w:cs="Arial"/>
          <w:b w:val="0"/>
          <w:bCs w:val="0"/>
          <w:sz w:val="24"/>
          <w:szCs w:val="24"/>
        </w:rPr>
        <w:t xml:space="preserve"> da escala</w:t>
      </w:r>
      <w:r w:rsidRPr="006A3EDF">
        <w:rPr>
          <w:rFonts w:ascii="Arial" w:hAnsi="Arial" w:cs="Arial"/>
          <w:b w:val="0"/>
          <w:bCs w:val="0"/>
          <w:sz w:val="24"/>
          <w:szCs w:val="24"/>
        </w:rPr>
        <w:t xml:space="preserve"> de adaptabilidade individual</w:t>
      </w:r>
      <w:r w:rsidR="00C26573" w:rsidRPr="006A3EDF">
        <w:rPr>
          <w:rFonts w:ascii="Arial" w:hAnsi="Arial" w:cs="Arial"/>
          <w:b w:val="0"/>
          <w:bCs w:val="0"/>
          <w:sz w:val="24"/>
          <w:szCs w:val="24"/>
        </w:rPr>
        <w:t xml:space="preserve"> foi investigada. </w:t>
      </w:r>
      <w:r w:rsidR="009E2663" w:rsidRPr="006A3EDF">
        <w:rPr>
          <w:rFonts w:ascii="Arial" w:hAnsi="Arial" w:cs="Arial"/>
          <w:b w:val="0"/>
          <w:bCs w:val="0"/>
          <w:sz w:val="24"/>
          <w:szCs w:val="24"/>
        </w:rPr>
        <w:t xml:space="preserve">Em um primeiro momento </w:t>
      </w:r>
      <w:r w:rsidR="00050AF0" w:rsidRPr="006A3EDF">
        <w:rPr>
          <w:rFonts w:ascii="Arial" w:hAnsi="Arial" w:cs="Arial"/>
          <w:b w:val="0"/>
          <w:bCs w:val="0"/>
          <w:sz w:val="24"/>
          <w:szCs w:val="24"/>
        </w:rPr>
        <w:t>foi realizada uma análise fatorial confirmatória (AFC).</w:t>
      </w:r>
      <w:r w:rsidR="009B05C9" w:rsidRPr="006A3EDF">
        <w:rPr>
          <w:rFonts w:ascii="Arial" w:hAnsi="Arial" w:cs="Arial"/>
          <w:b w:val="0"/>
          <w:bCs w:val="0"/>
          <w:sz w:val="24"/>
          <w:szCs w:val="24"/>
        </w:rPr>
        <w:t xml:space="preserve"> </w:t>
      </w:r>
      <w:r w:rsidR="008B76B4" w:rsidRPr="006A3EDF">
        <w:rPr>
          <w:rFonts w:ascii="Arial" w:hAnsi="Arial" w:cs="Arial"/>
          <w:b w:val="0"/>
          <w:bCs w:val="0"/>
          <w:sz w:val="24"/>
          <w:szCs w:val="24"/>
        </w:rPr>
        <w:t xml:space="preserve">O primeiro modelo </w:t>
      </w:r>
      <w:r w:rsidR="00102E31" w:rsidRPr="006A3EDF">
        <w:rPr>
          <w:rFonts w:ascii="Arial" w:hAnsi="Arial" w:cs="Arial"/>
          <w:b w:val="0"/>
          <w:bCs w:val="0"/>
          <w:sz w:val="24"/>
          <w:szCs w:val="24"/>
        </w:rPr>
        <w:t xml:space="preserve">foi </w:t>
      </w:r>
      <w:r w:rsidR="008B76B4" w:rsidRPr="006A3EDF">
        <w:rPr>
          <w:rFonts w:ascii="Arial" w:hAnsi="Arial" w:cs="Arial"/>
          <w:b w:val="0"/>
          <w:bCs w:val="0"/>
          <w:sz w:val="24"/>
          <w:szCs w:val="24"/>
        </w:rPr>
        <w:t>testado</w:t>
      </w:r>
      <w:r w:rsidR="00102E31" w:rsidRPr="006A3EDF">
        <w:rPr>
          <w:rFonts w:ascii="Arial" w:hAnsi="Arial" w:cs="Arial"/>
          <w:b w:val="0"/>
          <w:bCs w:val="0"/>
          <w:sz w:val="24"/>
          <w:szCs w:val="24"/>
        </w:rPr>
        <w:t xml:space="preserve"> </w:t>
      </w:r>
      <w:r w:rsidR="002B50A1">
        <w:rPr>
          <w:rFonts w:ascii="Arial" w:hAnsi="Arial" w:cs="Arial"/>
          <w:b w:val="0"/>
          <w:bCs w:val="0"/>
          <w:sz w:val="24"/>
          <w:szCs w:val="24"/>
        </w:rPr>
        <w:t>foi</w:t>
      </w:r>
      <w:r w:rsidR="00102E31" w:rsidRPr="006A3EDF">
        <w:rPr>
          <w:rFonts w:ascii="Arial" w:hAnsi="Arial" w:cs="Arial"/>
          <w:b w:val="0"/>
          <w:bCs w:val="0"/>
          <w:sz w:val="24"/>
          <w:szCs w:val="24"/>
        </w:rPr>
        <w:t xml:space="preserve"> </w:t>
      </w:r>
      <w:r w:rsidR="00EE147C">
        <w:rPr>
          <w:rFonts w:ascii="Arial" w:hAnsi="Arial" w:cs="Arial"/>
          <w:b w:val="0"/>
          <w:bCs w:val="0"/>
          <w:sz w:val="24"/>
          <w:szCs w:val="24"/>
        </w:rPr>
        <w:t xml:space="preserve"> o modelo </w:t>
      </w:r>
      <w:r w:rsidR="00102E31" w:rsidRPr="006A3EDF">
        <w:rPr>
          <w:rFonts w:ascii="Arial" w:hAnsi="Arial" w:cs="Arial"/>
          <w:b w:val="0"/>
          <w:bCs w:val="0"/>
          <w:sz w:val="24"/>
          <w:szCs w:val="24"/>
        </w:rPr>
        <w:t>propost</w:t>
      </w:r>
      <w:r w:rsidR="00EE147C">
        <w:rPr>
          <w:rFonts w:ascii="Arial" w:hAnsi="Arial" w:cs="Arial"/>
          <w:b w:val="0"/>
          <w:bCs w:val="0"/>
          <w:sz w:val="24"/>
          <w:szCs w:val="24"/>
        </w:rPr>
        <w:t>o</w:t>
      </w:r>
      <w:r w:rsidR="00102E31" w:rsidRPr="006A3EDF">
        <w:rPr>
          <w:rFonts w:ascii="Arial" w:hAnsi="Arial" w:cs="Arial"/>
          <w:b w:val="0"/>
          <w:bCs w:val="0"/>
          <w:sz w:val="24"/>
          <w:szCs w:val="24"/>
        </w:rPr>
        <w:t xml:space="preserve"> por </w:t>
      </w:r>
      <w:r w:rsidR="00102E31" w:rsidRPr="006A3EDF">
        <w:rPr>
          <w:rFonts w:ascii="Arial" w:hAnsi="Arial" w:cs="Arial"/>
          <w:b w:val="0"/>
          <w:bCs w:val="0"/>
          <w:sz w:val="24"/>
          <w:szCs w:val="24"/>
        </w:rPr>
        <w:fldChar w:fldCharType="begin" w:fldLock="1"/>
      </w:r>
      <w:r w:rsidR="000771CE" w:rsidRPr="006A3EDF">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102E31" w:rsidRPr="006A3EDF">
        <w:rPr>
          <w:rFonts w:ascii="Arial" w:hAnsi="Arial" w:cs="Arial"/>
          <w:b w:val="0"/>
          <w:bCs w:val="0"/>
          <w:sz w:val="24"/>
          <w:szCs w:val="24"/>
        </w:rPr>
        <w:fldChar w:fldCharType="separate"/>
      </w:r>
      <w:r w:rsidR="00102E31" w:rsidRPr="006A3EDF">
        <w:rPr>
          <w:rFonts w:ascii="Arial" w:hAnsi="Arial" w:cs="Arial"/>
          <w:b w:val="0"/>
          <w:bCs w:val="0"/>
          <w:noProof/>
          <w:sz w:val="24"/>
          <w:szCs w:val="24"/>
        </w:rPr>
        <w:t>Charbonnier-Voirin</w:t>
      </w:r>
      <w:r w:rsidR="002245AE" w:rsidRPr="006A3EDF">
        <w:rPr>
          <w:rFonts w:ascii="Arial" w:hAnsi="Arial" w:cs="Arial"/>
          <w:b w:val="0"/>
          <w:bCs w:val="0"/>
          <w:noProof/>
          <w:sz w:val="24"/>
          <w:szCs w:val="24"/>
        </w:rPr>
        <w:t xml:space="preserve"> e </w:t>
      </w:r>
      <w:r w:rsidR="00102E31" w:rsidRPr="006A3EDF">
        <w:rPr>
          <w:rFonts w:ascii="Arial" w:hAnsi="Arial" w:cs="Arial"/>
          <w:b w:val="0"/>
          <w:bCs w:val="0"/>
          <w:noProof/>
          <w:sz w:val="24"/>
          <w:szCs w:val="24"/>
        </w:rPr>
        <w:t xml:space="preserve">Roussel </w:t>
      </w:r>
      <w:r w:rsidR="002245AE" w:rsidRPr="006A3EDF">
        <w:rPr>
          <w:rFonts w:ascii="Arial" w:hAnsi="Arial" w:cs="Arial"/>
          <w:b w:val="0"/>
          <w:bCs w:val="0"/>
          <w:noProof/>
          <w:sz w:val="24"/>
          <w:szCs w:val="24"/>
        </w:rPr>
        <w:t>(</w:t>
      </w:r>
      <w:r w:rsidR="00102E31" w:rsidRPr="006A3EDF">
        <w:rPr>
          <w:rFonts w:ascii="Arial" w:hAnsi="Arial" w:cs="Arial"/>
          <w:b w:val="0"/>
          <w:bCs w:val="0"/>
          <w:noProof/>
          <w:sz w:val="24"/>
          <w:szCs w:val="24"/>
        </w:rPr>
        <w:t>2012)</w:t>
      </w:r>
      <w:r w:rsidR="00102E31" w:rsidRPr="006A3EDF">
        <w:rPr>
          <w:rFonts w:ascii="Arial" w:hAnsi="Arial" w:cs="Arial"/>
          <w:b w:val="0"/>
          <w:bCs w:val="0"/>
          <w:sz w:val="24"/>
          <w:szCs w:val="24"/>
        </w:rPr>
        <w:fldChar w:fldCharType="end"/>
      </w:r>
      <w:r w:rsidR="002245AE" w:rsidRPr="006A3EDF">
        <w:rPr>
          <w:rFonts w:ascii="Arial" w:hAnsi="Arial" w:cs="Arial"/>
          <w:b w:val="0"/>
          <w:bCs w:val="0"/>
          <w:sz w:val="24"/>
          <w:szCs w:val="24"/>
        </w:rPr>
        <w:t>, todavia o modelo</w:t>
      </w:r>
      <w:r w:rsidR="008B76B4" w:rsidRPr="006A3EDF">
        <w:rPr>
          <w:rFonts w:ascii="Arial" w:hAnsi="Arial" w:cs="Arial"/>
          <w:b w:val="0"/>
          <w:bCs w:val="0"/>
          <w:sz w:val="24"/>
          <w:szCs w:val="24"/>
        </w:rPr>
        <w:t xml:space="preserve"> apresentou </w:t>
      </w:r>
      <w:r w:rsidR="001E27B3">
        <w:rPr>
          <w:rFonts w:ascii="Arial" w:hAnsi="Arial" w:cs="Arial"/>
          <w:b w:val="0"/>
          <w:bCs w:val="0"/>
          <w:sz w:val="24"/>
          <w:szCs w:val="24"/>
        </w:rPr>
        <w:t>necessidades de ajuste.</w:t>
      </w:r>
    </w:p>
    <w:p w14:paraId="0D76CA51" w14:textId="52EE1620" w:rsidR="002245AE" w:rsidRPr="006A3EDF" w:rsidRDefault="00D43EE0" w:rsidP="005341E7">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O modelo investigado</w:t>
      </w:r>
      <w:r w:rsidR="00AD2993" w:rsidRPr="006A3EDF">
        <w:rPr>
          <w:rFonts w:ascii="Arial" w:hAnsi="Arial" w:cs="Arial"/>
          <w:b w:val="0"/>
          <w:bCs w:val="0"/>
          <w:sz w:val="24"/>
          <w:szCs w:val="24"/>
        </w:rPr>
        <w:t xml:space="preserve"> inicialmente</w:t>
      </w:r>
      <w:r w:rsidRPr="006A3EDF">
        <w:rPr>
          <w:rFonts w:ascii="Arial" w:hAnsi="Arial" w:cs="Arial"/>
          <w:b w:val="0"/>
          <w:bCs w:val="0"/>
          <w:sz w:val="24"/>
          <w:szCs w:val="24"/>
        </w:rPr>
        <w:t xml:space="preserve"> apresentou </w:t>
      </w:r>
      <w:r w:rsidR="00AD2993" w:rsidRPr="006A3EDF">
        <w:rPr>
          <w:rFonts w:ascii="Arial" w:hAnsi="Arial" w:cs="Arial"/>
          <w:b w:val="0"/>
          <w:bCs w:val="0"/>
          <w:sz w:val="24"/>
          <w:szCs w:val="24"/>
        </w:rPr>
        <w:t>baixa</w:t>
      </w:r>
      <w:r w:rsidRPr="006A3EDF">
        <w:rPr>
          <w:rFonts w:ascii="Arial" w:hAnsi="Arial" w:cs="Arial"/>
          <w:b w:val="0"/>
          <w:bCs w:val="0"/>
          <w:sz w:val="24"/>
          <w:szCs w:val="24"/>
        </w:rPr>
        <w:t xml:space="preserve"> qualidade de ajuste a partir de índices de referência do </w:t>
      </w:r>
      <w:proofErr w:type="spellStart"/>
      <w:r w:rsidRPr="006A3EDF">
        <w:rPr>
          <w:rFonts w:ascii="Arial" w:hAnsi="Arial" w:cs="Arial"/>
          <w:b w:val="0"/>
          <w:bCs w:val="0"/>
          <w:sz w:val="24"/>
          <w:szCs w:val="24"/>
        </w:rPr>
        <w:t>GoF</w:t>
      </w:r>
      <w:proofErr w:type="spellEnd"/>
      <w:r w:rsidRPr="006A3EDF">
        <w:rPr>
          <w:rFonts w:ascii="Arial" w:hAnsi="Arial" w:cs="Arial"/>
          <w:b w:val="0"/>
          <w:bCs w:val="0"/>
          <w:sz w:val="24"/>
          <w:szCs w:val="24"/>
        </w:rPr>
        <w:t xml:space="preserve"> </w:t>
      </w:r>
      <w:r w:rsidRPr="006A3EDF">
        <w:rPr>
          <w:rFonts w:ascii="Arial" w:hAnsi="Arial" w:cs="Arial"/>
          <w:b w:val="0"/>
          <w:bCs w:val="0"/>
          <w:i/>
          <w:iCs/>
          <w:sz w:val="24"/>
          <w:szCs w:val="24"/>
        </w:rPr>
        <w:t>(</w:t>
      </w:r>
      <w:proofErr w:type="spellStart"/>
      <w:r w:rsidRPr="006A3EDF">
        <w:rPr>
          <w:rFonts w:ascii="Arial" w:hAnsi="Arial" w:cs="Arial"/>
          <w:b w:val="0"/>
          <w:bCs w:val="0"/>
          <w:i/>
          <w:iCs/>
          <w:sz w:val="24"/>
          <w:szCs w:val="24"/>
        </w:rPr>
        <w:t>Goodness</w:t>
      </w:r>
      <w:proofErr w:type="spellEnd"/>
      <w:r w:rsidRPr="006A3EDF">
        <w:rPr>
          <w:rFonts w:ascii="Arial" w:hAnsi="Arial" w:cs="Arial"/>
          <w:b w:val="0"/>
          <w:bCs w:val="0"/>
          <w:i/>
          <w:iCs/>
          <w:sz w:val="24"/>
          <w:szCs w:val="24"/>
        </w:rPr>
        <w:t xml:space="preserve"> </w:t>
      </w:r>
      <w:proofErr w:type="spellStart"/>
      <w:r w:rsidRPr="006A3EDF">
        <w:rPr>
          <w:rFonts w:ascii="Arial" w:hAnsi="Arial" w:cs="Arial"/>
          <w:b w:val="0"/>
          <w:bCs w:val="0"/>
          <w:i/>
          <w:iCs/>
          <w:sz w:val="24"/>
          <w:szCs w:val="24"/>
        </w:rPr>
        <w:t>of</w:t>
      </w:r>
      <w:proofErr w:type="spellEnd"/>
      <w:r w:rsidRPr="006A3EDF">
        <w:rPr>
          <w:rFonts w:ascii="Arial" w:hAnsi="Arial" w:cs="Arial"/>
          <w:b w:val="0"/>
          <w:bCs w:val="0"/>
          <w:i/>
          <w:iCs/>
          <w:sz w:val="24"/>
          <w:szCs w:val="24"/>
        </w:rPr>
        <w:t xml:space="preserve"> </w:t>
      </w:r>
      <w:proofErr w:type="spellStart"/>
      <w:r w:rsidRPr="006A3EDF">
        <w:rPr>
          <w:rFonts w:ascii="Arial" w:hAnsi="Arial" w:cs="Arial"/>
          <w:b w:val="0"/>
          <w:bCs w:val="0"/>
          <w:i/>
          <w:iCs/>
          <w:sz w:val="24"/>
          <w:szCs w:val="24"/>
        </w:rPr>
        <w:t>fit</w:t>
      </w:r>
      <w:proofErr w:type="spellEnd"/>
      <w:r w:rsidRPr="006A3EDF">
        <w:rPr>
          <w:rFonts w:ascii="Arial" w:hAnsi="Arial" w:cs="Arial"/>
          <w:b w:val="0"/>
          <w:bCs w:val="0"/>
          <w:i/>
          <w:iCs/>
          <w:sz w:val="24"/>
          <w:szCs w:val="24"/>
        </w:rPr>
        <w:t>)</w:t>
      </w:r>
      <w:r w:rsidRPr="006A3EDF">
        <w:rPr>
          <w:rFonts w:ascii="Arial" w:hAnsi="Arial" w:cs="Arial"/>
          <w:b w:val="0"/>
          <w:bCs w:val="0"/>
          <w:sz w:val="24"/>
          <w:szCs w:val="24"/>
        </w:rPr>
        <w:t xml:space="preserve"> (ꭓ²= </w:t>
      </w:r>
      <w:r w:rsidR="0096575A" w:rsidRPr="006A3EDF">
        <w:rPr>
          <w:rFonts w:ascii="Arial" w:hAnsi="Arial" w:cs="Arial"/>
          <w:b w:val="0"/>
          <w:bCs w:val="0"/>
          <w:sz w:val="24"/>
          <w:szCs w:val="24"/>
        </w:rPr>
        <w:t>404.248</w:t>
      </w:r>
      <w:r w:rsidRPr="006A3EDF">
        <w:rPr>
          <w:rFonts w:ascii="Arial" w:hAnsi="Arial" w:cs="Arial"/>
          <w:b w:val="0"/>
          <w:bCs w:val="0"/>
          <w:sz w:val="24"/>
          <w:szCs w:val="24"/>
        </w:rPr>
        <w:t xml:space="preserve">; </w:t>
      </w:r>
      <w:proofErr w:type="spellStart"/>
      <w:r w:rsidRPr="006A3EDF">
        <w:rPr>
          <w:rFonts w:ascii="Arial" w:hAnsi="Arial" w:cs="Arial"/>
          <w:b w:val="0"/>
          <w:bCs w:val="0"/>
          <w:sz w:val="24"/>
          <w:szCs w:val="24"/>
        </w:rPr>
        <w:t>gl</w:t>
      </w:r>
      <w:proofErr w:type="spellEnd"/>
      <w:r w:rsidRPr="006A3EDF">
        <w:rPr>
          <w:rFonts w:ascii="Arial" w:hAnsi="Arial" w:cs="Arial"/>
          <w:b w:val="0"/>
          <w:bCs w:val="0"/>
          <w:sz w:val="24"/>
          <w:szCs w:val="24"/>
        </w:rPr>
        <w:t xml:space="preserve"> = </w:t>
      </w:r>
      <w:r w:rsidR="0096575A" w:rsidRPr="006A3EDF">
        <w:rPr>
          <w:rFonts w:ascii="Arial" w:hAnsi="Arial" w:cs="Arial"/>
          <w:b w:val="0"/>
          <w:bCs w:val="0"/>
          <w:sz w:val="24"/>
          <w:szCs w:val="24"/>
        </w:rPr>
        <w:t>48</w:t>
      </w:r>
      <w:r w:rsidR="00534AA3" w:rsidRPr="006A3EDF">
        <w:rPr>
          <w:rFonts w:ascii="Arial" w:hAnsi="Arial" w:cs="Arial"/>
          <w:b w:val="0"/>
          <w:bCs w:val="0"/>
          <w:sz w:val="24"/>
          <w:szCs w:val="24"/>
        </w:rPr>
        <w:t>.000</w:t>
      </w:r>
      <w:r w:rsidRPr="006A3EDF">
        <w:rPr>
          <w:rFonts w:ascii="Arial" w:hAnsi="Arial" w:cs="Arial"/>
          <w:b w:val="0"/>
          <w:bCs w:val="0"/>
          <w:sz w:val="24"/>
          <w:szCs w:val="24"/>
        </w:rPr>
        <w:t>; p = 0,000; ꭓ²/</w:t>
      </w:r>
      <w:proofErr w:type="spellStart"/>
      <w:r w:rsidRPr="006A3EDF">
        <w:rPr>
          <w:rFonts w:ascii="Arial" w:hAnsi="Arial" w:cs="Arial"/>
          <w:b w:val="0"/>
          <w:bCs w:val="0"/>
          <w:sz w:val="24"/>
          <w:szCs w:val="24"/>
        </w:rPr>
        <w:t>gl</w:t>
      </w:r>
      <w:proofErr w:type="spellEnd"/>
      <w:r w:rsidR="00E23780" w:rsidRPr="006A3EDF">
        <w:rPr>
          <w:rFonts w:ascii="Arial" w:hAnsi="Arial" w:cs="Arial"/>
          <w:b w:val="0"/>
          <w:bCs w:val="0"/>
          <w:sz w:val="24"/>
          <w:szCs w:val="24"/>
        </w:rPr>
        <w:t xml:space="preserve"> =</w:t>
      </w:r>
      <w:r w:rsidRPr="006A3EDF">
        <w:rPr>
          <w:rFonts w:ascii="Arial" w:hAnsi="Arial" w:cs="Arial"/>
          <w:b w:val="0"/>
          <w:bCs w:val="0"/>
          <w:sz w:val="24"/>
          <w:szCs w:val="24"/>
        </w:rPr>
        <w:t xml:space="preserve"> </w:t>
      </w:r>
      <w:r w:rsidR="00534AA3" w:rsidRPr="006A3EDF">
        <w:rPr>
          <w:rFonts w:ascii="Arial" w:hAnsi="Arial" w:cs="Arial"/>
          <w:b w:val="0"/>
          <w:bCs w:val="0"/>
          <w:sz w:val="24"/>
          <w:szCs w:val="24"/>
        </w:rPr>
        <w:t>8,4</w:t>
      </w:r>
      <w:r w:rsidR="00E23780" w:rsidRPr="006A3EDF">
        <w:rPr>
          <w:rFonts w:ascii="Arial" w:hAnsi="Arial" w:cs="Arial"/>
          <w:b w:val="0"/>
          <w:bCs w:val="0"/>
          <w:sz w:val="24"/>
          <w:szCs w:val="24"/>
        </w:rPr>
        <w:t>2</w:t>
      </w:r>
      <w:r w:rsidRPr="006A3EDF">
        <w:rPr>
          <w:rFonts w:ascii="Arial" w:hAnsi="Arial" w:cs="Arial"/>
          <w:b w:val="0"/>
          <w:bCs w:val="0"/>
          <w:sz w:val="24"/>
          <w:szCs w:val="24"/>
        </w:rPr>
        <w:t>; TLI = 0,</w:t>
      </w:r>
      <w:r w:rsidR="00E23780" w:rsidRPr="006A3EDF">
        <w:rPr>
          <w:rFonts w:ascii="Arial" w:hAnsi="Arial" w:cs="Arial"/>
          <w:b w:val="0"/>
          <w:bCs w:val="0"/>
          <w:sz w:val="24"/>
          <w:szCs w:val="24"/>
        </w:rPr>
        <w:t>882</w:t>
      </w:r>
      <w:r w:rsidRPr="006A3EDF">
        <w:rPr>
          <w:rFonts w:ascii="Arial" w:hAnsi="Arial" w:cs="Arial"/>
          <w:b w:val="0"/>
          <w:bCs w:val="0"/>
          <w:sz w:val="24"/>
          <w:szCs w:val="24"/>
        </w:rPr>
        <w:t>; CFI = 0,</w:t>
      </w:r>
      <w:r w:rsidR="00E23780" w:rsidRPr="006A3EDF">
        <w:rPr>
          <w:rFonts w:ascii="Arial" w:hAnsi="Arial" w:cs="Arial"/>
          <w:b w:val="0"/>
          <w:bCs w:val="0"/>
          <w:sz w:val="24"/>
          <w:szCs w:val="24"/>
        </w:rPr>
        <w:t>856</w:t>
      </w:r>
      <w:r w:rsidRPr="006A3EDF">
        <w:rPr>
          <w:rFonts w:ascii="Arial" w:hAnsi="Arial" w:cs="Arial"/>
          <w:b w:val="0"/>
          <w:bCs w:val="0"/>
          <w:sz w:val="24"/>
          <w:szCs w:val="24"/>
        </w:rPr>
        <w:t>; IFI = 0,</w:t>
      </w:r>
      <w:r w:rsidR="00AD2993" w:rsidRPr="006A3EDF">
        <w:rPr>
          <w:rFonts w:ascii="Arial" w:hAnsi="Arial" w:cs="Arial"/>
          <w:b w:val="0"/>
          <w:bCs w:val="0"/>
          <w:sz w:val="24"/>
          <w:szCs w:val="24"/>
        </w:rPr>
        <w:t>88</w:t>
      </w:r>
      <w:r w:rsidRPr="006A3EDF">
        <w:rPr>
          <w:rFonts w:ascii="Arial" w:hAnsi="Arial" w:cs="Arial"/>
          <w:b w:val="0"/>
          <w:bCs w:val="0"/>
          <w:sz w:val="24"/>
          <w:szCs w:val="24"/>
        </w:rPr>
        <w:t>3; RMSEA = 0,0</w:t>
      </w:r>
      <w:r w:rsidR="000A286E" w:rsidRPr="006A3EDF">
        <w:rPr>
          <w:rFonts w:ascii="Arial" w:hAnsi="Arial" w:cs="Arial"/>
          <w:b w:val="0"/>
          <w:bCs w:val="0"/>
          <w:sz w:val="24"/>
          <w:szCs w:val="24"/>
        </w:rPr>
        <w:t>65</w:t>
      </w:r>
      <w:r w:rsidRPr="006A3EDF">
        <w:rPr>
          <w:rFonts w:ascii="Arial" w:hAnsi="Arial" w:cs="Arial"/>
          <w:b w:val="0"/>
          <w:bCs w:val="0"/>
          <w:sz w:val="24"/>
          <w:szCs w:val="24"/>
        </w:rPr>
        <w:t>; SRMR = 0,0</w:t>
      </w:r>
      <w:r w:rsidR="00E313EB" w:rsidRPr="006A3EDF">
        <w:rPr>
          <w:rFonts w:ascii="Arial" w:hAnsi="Arial" w:cs="Arial"/>
          <w:b w:val="0"/>
          <w:bCs w:val="0"/>
          <w:sz w:val="24"/>
          <w:szCs w:val="24"/>
        </w:rPr>
        <w:t>58</w:t>
      </w:r>
      <w:r w:rsidRPr="006A3EDF">
        <w:rPr>
          <w:rFonts w:ascii="Arial" w:hAnsi="Arial" w:cs="Arial"/>
          <w:b w:val="0"/>
          <w:bCs w:val="0"/>
          <w:sz w:val="24"/>
          <w:szCs w:val="24"/>
        </w:rPr>
        <w:t xml:space="preserve">), sugerindo uma estrutura fatorial </w:t>
      </w:r>
      <w:r w:rsidR="000A286E" w:rsidRPr="006A3EDF">
        <w:rPr>
          <w:rFonts w:ascii="Arial" w:hAnsi="Arial" w:cs="Arial"/>
          <w:b w:val="0"/>
          <w:bCs w:val="0"/>
          <w:sz w:val="24"/>
          <w:szCs w:val="24"/>
        </w:rPr>
        <w:t>in</w:t>
      </w:r>
      <w:r w:rsidRPr="006A3EDF">
        <w:rPr>
          <w:rFonts w:ascii="Arial" w:hAnsi="Arial" w:cs="Arial"/>
          <w:b w:val="0"/>
          <w:bCs w:val="0"/>
          <w:sz w:val="24"/>
          <w:szCs w:val="24"/>
        </w:rPr>
        <w:t>consistent</w:t>
      </w:r>
      <w:r w:rsidR="00E313EB" w:rsidRPr="006A3EDF">
        <w:rPr>
          <w:rFonts w:ascii="Arial" w:hAnsi="Arial" w:cs="Arial"/>
          <w:b w:val="0"/>
          <w:bCs w:val="0"/>
          <w:sz w:val="24"/>
          <w:szCs w:val="24"/>
        </w:rPr>
        <w:t>e</w:t>
      </w:r>
      <w:r w:rsidRPr="006A3EDF">
        <w:rPr>
          <w:rFonts w:ascii="Arial" w:hAnsi="Arial" w:cs="Arial"/>
          <w:b w:val="0"/>
          <w:bCs w:val="0"/>
          <w:sz w:val="24"/>
          <w:szCs w:val="24"/>
        </w:rPr>
        <w:t xml:space="preserve">. </w:t>
      </w:r>
    </w:p>
    <w:p w14:paraId="160AF67B" w14:textId="24507387" w:rsidR="00C36C17" w:rsidRPr="006A3EDF" w:rsidRDefault="009B05C9" w:rsidP="005341E7">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2"/>
          <w:szCs w:val="22"/>
        </w:rPr>
        <w:t xml:space="preserve"> </w:t>
      </w:r>
      <w:r w:rsidR="0026425B" w:rsidRPr="006A3EDF">
        <w:rPr>
          <w:rFonts w:ascii="Arial" w:hAnsi="Arial" w:cs="Arial"/>
          <w:b w:val="0"/>
          <w:bCs w:val="0"/>
          <w:sz w:val="24"/>
          <w:szCs w:val="24"/>
        </w:rPr>
        <w:t>Além disso, a</w:t>
      </w:r>
      <w:r w:rsidR="002328E2" w:rsidRPr="006A3EDF">
        <w:rPr>
          <w:rFonts w:ascii="Arial" w:hAnsi="Arial" w:cs="Arial"/>
          <w:b w:val="0"/>
          <w:bCs w:val="0"/>
          <w:sz w:val="24"/>
          <w:szCs w:val="24"/>
        </w:rPr>
        <w:t xml:space="preserve"> dimensão criatividade teve problema com um item (C1- Dentro da minha equipe, as pessoas confiam em mim para sugerir soluções</w:t>
      </w:r>
      <w:r w:rsidR="0026425B" w:rsidRPr="006A3EDF">
        <w:rPr>
          <w:rFonts w:ascii="Arial" w:hAnsi="Arial" w:cs="Arial"/>
          <w:b w:val="0"/>
          <w:bCs w:val="0"/>
          <w:sz w:val="24"/>
          <w:szCs w:val="24"/>
        </w:rPr>
        <w:t>, carga de 0.389</w:t>
      </w:r>
      <w:r w:rsidR="002328E2" w:rsidRPr="006A3EDF">
        <w:rPr>
          <w:rFonts w:ascii="Arial" w:hAnsi="Arial" w:cs="Arial"/>
          <w:b w:val="0"/>
          <w:bCs w:val="0"/>
          <w:sz w:val="24"/>
          <w:szCs w:val="24"/>
        </w:rPr>
        <w:t xml:space="preserve">), e a dimensão interpessoal teve problema com </w:t>
      </w:r>
      <w:r w:rsidR="00DE0195" w:rsidRPr="006A3EDF">
        <w:rPr>
          <w:rFonts w:ascii="Arial" w:hAnsi="Arial" w:cs="Arial"/>
          <w:b w:val="0"/>
          <w:bCs w:val="0"/>
          <w:sz w:val="24"/>
          <w:szCs w:val="24"/>
        </w:rPr>
        <w:t>um</w:t>
      </w:r>
      <w:r w:rsidR="002328E2" w:rsidRPr="006A3EDF">
        <w:rPr>
          <w:rFonts w:ascii="Arial" w:hAnsi="Arial" w:cs="Arial"/>
          <w:b w:val="0"/>
          <w:bCs w:val="0"/>
          <w:sz w:val="24"/>
          <w:szCs w:val="24"/>
        </w:rPr>
        <w:t xml:space="preserve"> ite</w:t>
      </w:r>
      <w:r w:rsidR="00DE0195" w:rsidRPr="006A3EDF">
        <w:rPr>
          <w:rFonts w:ascii="Arial" w:hAnsi="Arial" w:cs="Arial"/>
          <w:b w:val="0"/>
          <w:bCs w:val="0"/>
          <w:sz w:val="24"/>
          <w:szCs w:val="24"/>
        </w:rPr>
        <w:t>m</w:t>
      </w:r>
      <w:r w:rsidR="002328E2" w:rsidRPr="006A3EDF">
        <w:rPr>
          <w:rFonts w:ascii="Arial" w:hAnsi="Arial" w:cs="Arial"/>
          <w:b w:val="0"/>
          <w:bCs w:val="0"/>
          <w:sz w:val="24"/>
          <w:szCs w:val="24"/>
        </w:rPr>
        <w:t xml:space="preserve"> (I2 - Considero que desenvolver um bom relacionamento com todos os meus colegas é importante para meu desempenho</w:t>
      </w:r>
      <w:r w:rsidR="0026425B" w:rsidRPr="006A3EDF">
        <w:rPr>
          <w:rFonts w:ascii="Arial" w:hAnsi="Arial" w:cs="Arial"/>
          <w:b w:val="0"/>
          <w:bCs w:val="0"/>
          <w:sz w:val="24"/>
          <w:szCs w:val="24"/>
        </w:rPr>
        <w:t>, carga de 0.42</w:t>
      </w:r>
      <w:r w:rsidR="00FE587E" w:rsidRPr="006A3EDF">
        <w:rPr>
          <w:rFonts w:ascii="Arial" w:hAnsi="Arial" w:cs="Arial"/>
          <w:b w:val="0"/>
          <w:bCs w:val="0"/>
          <w:sz w:val="24"/>
          <w:szCs w:val="24"/>
        </w:rPr>
        <w:t>6</w:t>
      </w:r>
      <w:r w:rsidR="0026425B" w:rsidRPr="006A3EDF">
        <w:rPr>
          <w:rFonts w:ascii="Arial" w:hAnsi="Arial" w:cs="Arial"/>
          <w:b w:val="0"/>
          <w:bCs w:val="0"/>
          <w:sz w:val="24"/>
          <w:szCs w:val="24"/>
        </w:rPr>
        <w:t>)</w:t>
      </w:r>
      <w:r w:rsidR="00A60061" w:rsidRPr="006A3EDF">
        <w:rPr>
          <w:rFonts w:ascii="Arial" w:hAnsi="Arial" w:cs="Arial"/>
          <w:b w:val="0"/>
          <w:bCs w:val="0"/>
          <w:sz w:val="24"/>
          <w:szCs w:val="24"/>
        </w:rPr>
        <w:t>.</w:t>
      </w:r>
    </w:p>
    <w:p w14:paraId="3D6CC63A" w14:textId="668AADBD" w:rsidR="00A60061" w:rsidRPr="006A3EDF" w:rsidRDefault="000220E0" w:rsidP="005341E7">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Com isso, teste</w:t>
      </w:r>
      <w:r w:rsidR="00A01754" w:rsidRPr="006A3EDF">
        <w:rPr>
          <w:rFonts w:ascii="Arial" w:hAnsi="Arial" w:cs="Arial"/>
          <w:b w:val="0"/>
          <w:bCs w:val="0"/>
          <w:sz w:val="24"/>
          <w:szCs w:val="24"/>
        </w:rPr>
        <w:t>s</w:t>
      </w:r>
      <w:r w:rsidRPr="006A3EDF">
        <w:rPr>
          <w:rFonts w:ascii="Arial" w:hAnsi="Arial" w:cs="Arial"/>
          <w:b w:val="0"/>
          <w:bCs w:val="0"/>
          <w:sz w:val="24"/>
          <w:szCs w:val="24"/>
        </w:rPr>
        <w:t xml:space="preserve"> foram realizados</w:t>
      </w:r>
      <w:r w:rsidR="00A63DF8">
        <w:rPr>
          <w:rFonts w:ascii="Arial" w:hAnsi="Arial" w:cs="Arial"/>
          <w:b w:val="0"/>
          <w:bCs w:val="0"/>
          <w:sz w:val="24"/>
          <w:szCs w:val="24"/>
        </w:rPr>
        <w:t xml:space="preserve"> retirando </w:t>
      </w:r>
      <w:r w:rsidR="005B195D">
        <w:rPr>
          <w:rFonts w:ascii="Arial" w:hAnsi="Arial" w:cs="Arial"/>
          <w:b w:val="0"/>
          <w:bCs w:val="0"/>
          <w:sz w:val="24"/>
          <w:szCs w:val="24"/>
        </w:rPr>
        <w:t>os itens C1 e I2</w:t>
      </w:r>
      <w:r w:rsidRPr="006A3EDF">
        <w:rPr>
          <w:rFonts w:ascii="Arial" w:hAnsi="Arial" w:cs="Arial"/>
          <w:b w:val="0"/>
          <w:bCs w:val="0"/>
          <w:sz w:val="24"/>
          <w:szCs w:val="24"/>
        </w:rPr>
        <w:t xml:space="preserve"> </w:t>
      </w:r>
      <w:r w:rsidR="00A01754" w:rsidRPr="006A3EDF">
        <w:rPr>
          <w:rFonts w:ascii="Arial" w:hAnsi="Arial" w:cs="Arial"/>
          <w:b w:val="0"/>
          <w:bCs w:val="0"/>
          <w:sz w:val="24"/>
          <w:szCs w:val="24"/>
        </w:rPr>
        <w:t xml:space="preserve">e o modelo proposto na </w:t>
      </w:r>
      <w:r w:rsidR="00A01754" w:rsidRPr="006A3EDF">
        <w:rPr>
          <w:rFonts w:ascii="Arial" w:hAnsi="Arial" w:cs="Arial"/>
          <w:b w:val="0"/>
          <w:bCs w:val="0"/>
          <w:sz w:val="24"/>
          <w:szCs w:val="24"/>
        </w:rPr>
        <w:fldChar w:fldCharType="begin"/>
      </w:r>
      <w:r w:rsidR="00A01754" w:rsidRPr="006A3EDF">
        <w:rPr>
          <w:rFonts w:ascii="Arial" w:hAnsi="Arial" w:cs="Arial"/>
          <w:b w:val="0"/>
          <w:bCs w:val="0"/>
          <w:sz w:val="24"/>
          <w:szCs w:val="24"/>
        </w:rPr>
        <w:instrText xml:space="preserve"> REF _Ref28546591 \h </w:instrText>
      </w:r>
      <w:r w:rsidR="0000496D" w:rsidRPr="006A3EDF">
        <w:rPr>
          <w:rFonts w:ascii="Arial" w:hAnsi="Arial" w:cs="Arial"/>
          <w:b w:val="0"/>
          <w:bCs w:val="0"/>
          <w:sz w:val="24"/>
          <w:szCs w:val="24"/>
        </w:rPr>
        <w:instrText xml:space="preserve"> \* MERGEFORMAT </w:instrText>
      </w:r>
      <w:r w:rsidR="00A01754" w:rsidRPr="006A3EDF">
        <w:rPr>
          <w:rFonts w:ascii="Arial" w:hAnsi="Arial" w:cs="Arial"/>
          <w:b w:val="0"/>
          <w:bCs w:val="0"/>
          <w:sz w:val="24"/>
          <w:szCs w:val="24"/>
        </w:rPr>
      </w:r>
      <w:r w:rsidR="00A01754" w:rsidRPr="006A3EDF">
        <w:rPr>
          <w:rFonts w:ascii="Arial" w:hAnsi="Arial" w:cs="Arial"/>
          <w:b w:val="0"/>
          <w:bCs w:val="0"/>
          <w:sz w:val="24"/>
          <w:szCs w:val="24"/>
        </w:rPr>
        <w:fldChar w:fldCharType="separate"/>
      </w:r>
      <w:r w:rsidR="00970B05" w:rsidRPr="00970B05">
        <w:rPr>
          <w:rFonts w:ascii="Arial" w:hAnsi="Arial" w:cs="Arial"/>
          <w:b w:val="0"/>
          <w:bCs w:val="0"/>
          <w:sz w:val="24"/>
          <w:szCs w:val="24"/>
        </w:rPr>
        <w:t>Tabela 18</w:t>
      </w:r>
      <w:r w:rsidR="00A01754" w:rsidRPr="006A3EDF">
        <w:rPr>
          <w:rFonts w:ascii="Arial" w:hAnsi="Arial" w:cs="Arial"/>
          <w:b w:val="0"/>
          <w:bCs w:val="0"/>
          <w:sz w:val="24"/>
          <w:szCs w:val="24"/>
        </w:rPr>
        <w:fldChar w:fldCharType="end"/>
      </w:r>
      <w:r w:rsidR="00A01754" w:rsidRPr="006A3EDF">
        <w:rPr>
          <w:rFonts w:ascii="Arial" w:hAnsi="Arial" w:cs="Arial"/>
          <w:b w:val="0"/>
          <w:bCs w:val="0"/>
          <w:sz w:val="24"/>
          <w:szCs w:val="24"/>
        </w:rPr>
        <w:t xml:space="preserve"> surgiu como mais adequado </w:t>
      </w:r>
      <w:r w:rsidR="004E3CE7" w:rsidRPr="006A3EDF">
        <w:rPr>
          <w:rFonts w:ascii="Arial" w:hAnsi="Arial" w:cs="Arial"/>
          <w:b w:val="0"/>
          <w:bCs w:val="0"/>
          <w:sz w:val="24"/>
          <w:szCs w:val="24"/>
        </w:rPr>
        <w:t>para a amostra</w:t>
      </w:r>
      <w:r w:rsidR="00683772" w:rsidRPr="006A3EDF">
        <w:rPr>
          <w:rFonts w:ascii="Arial" w:hAnsi="Arial" w:cs="Arial"/>
          <w:b w:val="0"/>
          <w:bCs w:val="0"/>
          <w:sz w:val="24"/>
          <w:szCs w:val="24"/>
        </w:rPr>
        <w:t>.</w:t>
      </w:r>
      <w:r w:rsidR="004E3CE7" w:rsidRPr="006A3EDF">
        <w:rPr>
          <w:rFonts w:ascii="Arial" w:hAnsi="Arial" w:cs="Arial"/>
          <w:b w:val="0"/>
          <w:bCs w:val="0"/>
          <w:sz w:val="24"/>
          <w:szCs w:val="24"/>
        </w:rPr>
        <w:t xml:space="preserve"> </w:t>
      </w:r>
      <w:r w:rsidR="0000496D" w:rsidRPr="006A3EDF">
        <w:rPr>
          <w:rFonts w:ascii="Arial" w:hAnsi="Arial" w:cs="Arial"/>
          <w:b w:val="0"/>
          <w:bCs w:val="0"/>
          <w:sz w:val="24"/>
          <w:szCs w:val="24"/>
        </w:rPr>
        <w:t>T</w:t>
      </w:r>
      <w:r w:rsidR="00683772" w:rsidRPr="006A3EDF">
        <w:rPr>
          <w:rFonts w:ascii="Arial" w:hAnsi="Arial" w:cs="Arial"/>
          <w:b w:val="0"/>
          <w:bCs w:val="0"/>
          <w:sz w:val="24"/>
          <w:szCs w:val="24"/>
        </w:rPr>
        <w:t xml:space="preserve">odos os valores das dimensões Emergência e </w:t>
      </w:r>
      <w:r w:rsidR="00F93632" w:rsidRPr="006A3EDF">
        <w:rPr>
          <w:rFonts w:ascii="Arial" w:eastAsiaTheme="minorHAnsi" w:hAnsi="Arial" w:cs="Arial"/>
          <w:b w:val="0"/>
          <w:bCs w:val="0"/>
          <w:sz w:val="24"/>
          <w:szCs w:val="24"/>
        </w:rPr>
        <w:t>situações inesperadas</w:t>
      </w:r>
      <w:r w:rsidR="00683772" w:rsidRPr="006A3EDF">
        <w:rPr>
          <w:rFonts w:ascii="Arial" w:hAnsi="Arial" w:cs="Arial"/>
          <w:b w:val="0"/>
          <w:bCs w:val="0"/>
          <w:sz w:val="24"/>
          <w:szCs w:val="24"/>
        </w:rPr>
        <w:t xml:space="preserve">, </w:t>
      </w:r>
      <w:r w:rsidR="009C7168" w:rsidRPr="006A3EDF">
        <w:rPr>
          <w:rFonts w:ascii="Arial" w:hAnsi="Arial" w:cs="Arial"/>
          <w:b w:val="0"/>
          <w:bCs w:val="0"/>
          <w:sz w:val="24"/>
          <w:szCs w:val="24"/>
        </w:rPr>
        <w:t>aprendizado</w:t>
      </w:r>
      <w:r w:rsidR="00683772" w:rsidRPr="006A3EDF">
        <w:rPr>
          <w:rFonts w:ascii="Arial" w:hAnsi="Arial" w:cs="Arial"/>
          <w:b w:val="0"/>
          <w:bCs w:val="0"/>
          <w:sz w:val="24"/>
          <w:szCs w:val="24"/>
        </w:rPr>
        <w:t xml:space="preserve"> e </w:t>
      </w:r>
      <w:r w:rsidR="00B47B8E">
        <w:rPr>
          <w:rFonts w:ascii="Arial" w:hAnsi="Arial" w:cs="Arial"/>
          <w:b w:val="0"/>
          <w:bCs w:val="0"/>
          <w:sz w:val="24"/>
          <w:szCs w:val="24"/>
        </w:rPr>
        <w:t>estresse</w:t>
      </w:r>
      <w:r w:rsidR="00683772" w:rsidRPr="006A3EDF">
        <w:rPr>
          <w:rFonts w:ascii="Arial" w:hAnsi="Arial" w:cs="Arial"/>
          <w:b w:val="0"/>
          <w:bCs w:val="0"/>
          <w:sz w:val="24"/>
          <w:szCs w:val="24"/>
        </w:rPr>
        <w:t xml:space="preserve"> estão dentro do limite aceitável (≥0.5). A dimensão criatividade teve problema com um item (C</w:t>
      </w:r>
      <w:r w:rsidR="00170280" w:rsidRPr="006A3EDF">
        <w:rPr>
          <w:rFonts w:ascii="Arial" w:hAnsi="Arial" w:cs="Arial"/>
          <w:b w:val="0"/>
          <w:bCs w:val="0"/>
          <w:sz w:val="24"/>
          <w:szCs w:val="24"/>
        </w:rPr>
        <w:t>2</w:t>
      </w:r>
      <w:r w:rsidR="00683772" w:rsidRPr="006A3EDF">
        <w:rPr>
          <w:rFonts w:ascii="Arial" w:hAnsi="Arial" w:cs="Arial"/>
          <w:b w:val="0"/>
          <w:bCs w:val="0"/>
          <w:sz w:val="24"/>
          <w:szCs w:val="24"/>
        </w:rPr>
        <w:t>- Dentro da minha equipe, as pessoas confiam em mim para sugerir soluções</w:t>
      </w:r>
      <w:r w:rsidR="002F64FC" w:rsidRPr="006A3EDF">
        <w:rPr>
          <w:rFonts w:ascii="Arial" w:hAnsi="Arial" w:cs="Arial"/>
          <w:b w:val="0"/>
          <w:bCs w:val="0"/>
          <w:sz w:val="24"/>
          <w:szCs w:val="24"/>
        </w:rPr>
        <w:t xml:space="preserve"> com carga de 0.488)</w:t>
      </w:r>
      <w:r w:rsidR="00683772" w:rsidRPr="006A3EDF">
        <w:rPr>
          <w:rFonts w:ascii="Arial" w:hAnsi="Arial" w:cs="Arial"/>
          <w:b w:val="0"/>
          <w:bCs w:val="0"/>
          <w:sz w:val="24"/>
          <w:szCs w:val="24"/>
        </w:rPr>
        <w:t xml:space="preserve"> e a dimensão interpessoal teve problema com </w:t>
      </w:r>
      <w:r w:rsidR="00170280" w:rsidRPr="006A3EDF">
        <w:rPr>
          <w:rFonts w:ascii="Arial" w:hAnsi="Arial" w:cs="Arial"/>
          <w:b w:val="0"/>
          <w:bCs w:val="0"/>
          <w:sz w:val="24"/>
          <w:szCs w:val="24"/>
        </w:rPr>
        <w:t>um</w:t>
      </w:r>
      <w:r w:rsidR="00683772" w:rsidRPr="006A3EDF">
        <w:rPr>
          <w:rFonts w:ascii="Arial" w:hAnsi="Arial" w:cs="Arial"/>
          <w:b w:val="0"/>
          <w:bCs w:val="0"/>
          <w:sz w:val="24"/>
          <w:szCs w:val="24"/>
        </w:rPr>
        <w:t xml:space="preserve"> ite</w:t>
      </w:r>
      <w:r w:rsidR="00170280" w:rsidRPr="006A3EDF">
        <w:rPr>
          <w:rFonts w:ascii="Arial" w:hAnsi="Arial" w:cs="Arial"/>
          <w:b w:val="0"/>
          <w:bCs w:val="0"/>
          <w:sz w:val="24"/>
          <w:szCs w:val="24"/>
        </w:rPr>
        <w:t>m</w:t>
      </w:r>
      <w:r w:rsidR="00683772" w:rsidRPr="006A3EDF">
        <w:rPr>
          <w:rFonts w:ascii="Arial" w:hAnsi="Arial" w:cs="Arial"/>
          <w:b w:val="0"/>
          <w:bCs w:val="0"/>
          <w:sz w:val="24"/>
          <w:szCs w:val="24"/>
        </w:rPr>
        <w:t xml:space="preserve"> (I</w:t>
      </w:r>
      <w:r w:rsidR="00170280" w:rsidRPr="006A3EDF">
        <w:rPr>
          <w:rFonts w:ascii="Arial" w:hAnsi="Arial" w:cs="Arial"/>
          <w:b w:val="0"/>
          <w:bCs w:val="0"/>
          <w:sz w:val="24"/>
          <w:szCs w:val="24"/>
        </w:rPr>
        <w:t>3</w:t>
      </w:r>
      <w:r w:rsidR="00683772" w:rsidRPr="006A3EDF">
        <w:rPr>
          <w:rFonts w:ascii="Arial" w:hAnsi="Arial" w:cs="Arial"/>
          <w:b w:val="0"/>
          <w:bCs w:val="0"/>
          <w:sz w:val="24"/>
          <w:szCs w:val="24"/>
        </w:rPr>
        <w:t xml:space="preserve"> - Considero que desenvolver um bom relacionamento com todos os meus colegas é importante para </w:t>
      </w:r>
      <w:r w:rsidR="00683772" w:rsidRPr="006A3EDF">
        <w:rPr>
          <w:rFonts w:ascii="Arial" w:hAnsi="Arial" w:cs="Arial"/>
          <w:b w:val="0"/>
          <w:bCs w:val="0"/>
          <w:sz w:val="24"/>
          <w:szCs w:val="24"/>
        </w:rPr>
        <w:lastRenderedPageBreak/>
        <w:t>meu desempenho</w:t>
      </w:r>
      <w:r w:rsidR="002F64FC" w:rsidRPr="006A3EDF">
        <w:rPr>
          <w:rFonts w:ascii="Arial" w:hAnsi="Arial" w:cs="Arial"/>
          <w:b w:val="0"/>
          <w:bCs w:val="0"/>
          <w:sz w:val="24"/>
          <w:szCs w:val="24"/>
        </w:rPr>
        <w:t xml:space="preserve"> com carga de 0.475</w:t>
      </w:r>
      <w:r w:rsidR="00683772" w:rsidRPr="006A3EDF">
        <w:rPr>
          <w:rFonts w:ascii="Arial" w:hAnsi="Arial" w:cs="Arial"/>
          <w:b w:val="0"/>
          <w:bCs w:val="0"/>
          <w:sz w:val="24"/>
          <w:szCs w:val="24"/>
        </w:rPr>
        <w:t>), muito embora esteja</w:t>
      </w:r>
      <w:r w:rsidR="00170280" w:rsidRPr="006A3EDF">
        <w:rPr>
          <w:rFonts w:ascii="Arial" w:hAnsi="Arial" w:cs="Arial"/>
          <w:b w:val="0"/>
          <w:bCs w:val="0"/>
          <w:sz w:val="24"/>
          <w:szCs w:val="24"/>
        </w:rPr>
        <w:t>m</w:t>
      </w:r>
      <w:r w:rsidR="00683772" w:rsidRPr="006A3EDF">
        <w:rPr>
          <w:rFonts w:ascii="Arial" w:hAnsi="Arial" w:cs="Arial"/>
          <w:b w:val="0"/>
          <w:bCs w:val="0"/>
          <w:sz w:val="24"/>
          <w:szCs w:val="24"/>
        </w:rPr>
        <w:t xml:space="preserve"> muito perto do limite aceitável.</w:t>
      </w:r>
      <w:r w:rsidR="002F64FC" w:rsidRPr="006A3EDF">
        <w:rPr>
          <w:rFonts w:ascii="Arial" w:hAnsi="Arial" w:cs="Arial"/>
          <w:b w:val="0"/>
          <w:bCs w:val="0"/>
          <w:sz w:val="24"/>
          <w:szCs w:val="24"/>
        </w:rPr>
        <w:t xml:space="preserve"> Por isso, o pesquisador optou por </w:t>
      </w:r>
      <w:r w:rsidR="00C565D3" w:rsidRPr="006A3EDF">
        <w:rPr>
          <w:rFonts w:ascii="Arial" w:hAnsi="Arial" w:cs="Arial"/>
          <w:b w:val="0"/>
          <w:bCs w:val="0"/>
          <w:sz w:val="24"/>
          <w:szCs w:val="24"/>
        </w:rPr>
        <w:t>seguir a análise do modelo.</w:t>
      </w:r>
      <w:r w:rsidR="00683772" w:rsidRPr="006A3EDF">
        <w:rPr>
          <w:rFonts w:ascii="Arial" w:hAnsi="Arial" w:cs="Arial"/>
          <w:b w:val="0"/>
          <w:bCs w:val="0"/>
          <w:sz w:val="24"/>
          <w:szCs w:val="24"/>
        </w:rPr>
        <w:t xml:space="preserve"> </w:t>
      </w:r>
    </w:p>
    <w:p w14:paraId="291CF985" w14:textId="4A293FCA" w:rsidR="00445570" w:rsidRPr="006A3EDF" w:rsidRDefault="00445570" w:rsidP="00445570">
      <w:pPr>
        <w:pStyle w:val="Legenda"/>
        <w:rPr>
          <w:rFonts w:ascii="Arial" w:eastAsiaTheme="minorHAnsi" w:hAnsi="Arial" w:cs="Arial"/>
          <w:sz w:val="24"/>
          <w:szCs w:val="24"/>
        </w:rPr>
      </w:pPr>
      <w:bookmarkStart w:id="235" w:name="_Ref28546591"/>
      <w:bookmarkStart w:id="236" w:name="_Ref28546586"/>
      <w:bookmarkStart w:id="237" w:name="_Toc31965962"/>
      <w:bookmarkStart w:id="238" w:name="_Toc43927114"/>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CE748A">
        <w:rPr>
          <w:rFonts w:ascii="Arial" w:hAnsi="Arial" w:cs="Arial"/>
          <w:noProof/>
          <w:sz w:val="24"/>
          <w:szCs w:val="24"/>
        </w:rPr>
        <w:t>18</w:t>
      </w:r>
      <w:r w:rsidRPr="006A3EDF">
        <w:rPr>
          <w:rFonts w:ascii="Arial" w:hAnsi="Arial" w:cs="Arial"/>
          <w:sz w:val="24"/>
          <w:szCs w:val="24"/>
        </w:rPr>
        <w:fldChar w:fldCharType="end"/>
      </w:r>
      <w:bookmarkEnd w:id="235"/>
      <w:r w:rsidRPr="006A3EDF">
        <w:rPr>
          <w:rFonts w:ascii="Arial" w:hAnsi="Arial" w:cs="Arial"/>
          <w:sz w:val="24"/>
          <w:szCs w:val="24"/>
        </w:rPr>
        <w:t xml:space="preserve"> </w:t>
      </w:r>
      <w:r w:rsidR="00846DB7" w:rsidRPr="006A3EDF">
        <w:rPr>
          <w:rFonts w:ascii="Arial" w:hAnsi="Arial" w:cs="Arial"/>
          <w:sz w:val="24"/>
          <w:szCs w:val="24"/>
        </w:rPr>
        <w:t>–</w:t>
      </w:r>
      <w:r w:rsidRPr="006A3EDF">
        <w:rPr>
          <w:rFonts w:ascii="Arial" w:hAnsi="Arial" w:cs="Arial"/>
          <w:sz w:val="24"/>
          <w:szCs w:val="24"/>
        </w:rPr>
        <w:t xml:space="preserve"> A</w:t>
      </w:r>
      <w:r w:rsidR="00846DB7" w:rsidRPr="006A3EDF">
        <w:rPr>
          <w:rFonts w:ascii="Arial" w:hAnsi="Arial" w:cs="Arial"/>
          <w:sz w:val="24"/>
          <w:szCs w:val="24"/>
        </w:rPr>
        <w:t xml:space="preserve">nálise Fatorial Confirmatória de </w:t>
      </w:r>
      <w:bookmarkEnd w:id="236"/>
      <w:r w:rsidR="00227F6F" w:rsidRPr="006A3EDF">
        <w:rPr>
          <w:rFonts w:ascii="Arial" w:hAnsi="Arial" w:cs="Arial"/>
          <w:sz w:val="24"/>
          <w:szCs w:val="24"/>
        </w:rPr>
        <w:t>Adaptabilidade</w:t>
      </w:r>
      <w:bookmarkEnd w:id="237"/>
      <w:bookmarkEnd w:id="238"/>
    </w:p>
    <w:tbl>
      <w:tblPr>
        <w:tblStyle w:val="TabelaSimples3"/>
        <w:tblW w:w="0" w:type="auto"/>
        <w:tblLook w:val="04A0" w:firstRow="1" w:lastRow="0" w:firstColumn="1" w:lastColumn="0" w:noHBand="0" w:noVBand="1"/>
      </w:tblPr>
      <w:tblGrid>
        <w:gridCol w:w="1394"/>
        <w:gridCol w:w="1439"/>
        <w:gridCol w:w="1349"/>
        <w:gridCol w:w="1415"/>
        <w:gridCol w:w="1418"/>
        <w:gridCol w:w="2057"/>
      </w:tblGrid>
      <w:tr w:rsidR="00050AF0" w:rsidRPr="006A3EDF" w14:paraId="13F76777" w14:textId="77777777" w:rsidTr="00A778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5D383FBB" w14:textId="77777777" w:rsidR="00050AF0" w:rsidRPr="006A3EDF" w:rsidRDefault="00050AF0" w:rsidP="00A77879">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51F1E1F1" w14:textId="7DD37FCA" w:rsidR="00050AF0" w:rsidRPr="006A3EDF" w:rsidRDefault="00B47B8E" w:rsidP="00A77879">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STRESS</w:t>
            </w:r>
          </w:p>
        </w:tc>
        <w:tc>
          <w:tcPr>
            <w:tcW w:w="1349" w:type="dxa"/>
          </w:tcPr>
          <w:p w14:paraId="4775C1CD" w14:textId="77777777" w:rsidR="00050AF0" w:rsidRPr="006A3EDF" w:rsidRDefault="00050AF0" w:rsidP="00A77879">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EM</w:t>
            </w:r>
          </w:p>
        </w:tc>
        <w:tc>
          <w:tcPr>
            <w:tcW w:w="1415" w:type="dxa"/>
          </w:tcPr>
          <w:p w14:paraId="0B98BADB" w14:textId="77777777" w:rsidR="00050AF0" w:rsidRPr="006A3EDF" w:rsidRDefault="00050AF0" w:rsidP="00A77879">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INTER</w:t>
            </w:r>
          </w:p>
        </w:tc>
        <w:tc>
          <w:tcPr>
            <w:tcW w:w="1418" w:type="dxa"/>
          </w:tcPr>
          <w:p w14:paraId="7D450DD1" w14:textId="77777777" w:rsidR="00050AF0" w:rsidRPr="006A3EDF" w:rsidRDefault="00050AF0" w:rsidP="00A77879">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CRIAT</w:t>
            </w:r>
          </w:p>
        </w:tc>
        <w:tc>
          <w:tcPr>
            <w:tcW w:w="2057" w:type="dxa"/>
          </w:tcPr>
          <w:p w14:paraId="5D2FF5D9" w14:textId="4D4639C9" w:rsidR="00050AF0" w:rsidRPr="006A3EDF" w:rsidRDefault="009C7168" w:rsidP="00A77879">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APREND</w:t>
            </w:r>
          </w:p>
        </w:tc>
      </w:tr>
      <w:tr w:rsidR="00050AF0" w:rsidRPr="006A3EDF" w14:paraId="0FF5B436" w14:textId="77777777" w:rsidTr="00A7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490DB6"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S1</w:t>
            </w:r>
          </w:p>
          <w:p w14:paraId="2E9FAB8D"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S2</w:t>
            </w:r>
          </w:p>
          <w:p w14:paraId="3E850F0C"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S3</w:t>
            </w:r>
          </w:p>
        </w:tc>
        <w:tc>
          <w:tcPr>
            <w:tcW w:w="1439" w:type="dxa"/>
            <w:shd w:val="clear" w:color="auto" w:fill="FFFFFF" w:themeFill="background1"/>
          </w:tcPr>
          <w:p w14:paraId="119F1C80" w14:textId="1A4D38EB" w:rsidR="00050AF0" w:rsidRPr="006A3EDF" w:rsidRDefault="00FE0E5A"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6A3EDF">
              <w:rPr>
                <w:rStyle w:val="gd15mcfceub"/>
                <w:rFonts w:ascii="Arial" w:hAnsi="Arial" w:cs="Arial"/>
              </w:rPr>
              <w:t>0.665</w:t>
            </w:r>
          </w:p>
          <w:p w14:paraId="20150583" w14:textId="11B7C1A4"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0.5</w:t>
            </w:r>
            <w:r w:rsidR="00FE0E5A" w:rsidRPr="006A3EDF">
              <w:rPr>
                <w:rStyle w:val="gd15mcfceub"/>
                <w:rFonts w:ascii="Arial" w:hAnsi="Arial" w:cs="Arial"/>
                <w:color w:val="000000"/>
                <w:bdr w:val="none" w:sz="0" w:space="0" w:color="auto" w:frame="1"/>
              </w:rPr>
              <w:t>11</w:t>
            </w:r>
          </w:p>
          <w:p w14:paraId="6181301B" w14:textId="25000429"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0.</w:t>
            </w:r>
            <w:r w:rsidR="00FE0E5A" w:rsidRPr="006A3EDF">
              <w:rPr>
                <w:rStyle w:val="gd15mcfceub"/>
                <w:rFonts w:ascii="Arial" w:hAnsi="Arial" w:cs="Arial"/>
                <w:color w:val="000000"/>
                <w:bdr w:val="none" w:sz="0" w:space="0" w:color="auto" w:frame="1"/>
              </w:rPr>
              <w:t>565</w:t>
            </w:r>
          </w:p>
        </w:tc>
        <w:tc>
          <w:tcPr>
            <w:tcW w:w="1349" w:type="dxa"/>
            <w:shd w:val="clear" w:color="auto" w:fill="FFFFFF" w:themeFill="background1"/>
          </w:tcPr>
          <w:p w14:paraId="341F5A85"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31E06A92"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09653D1B"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0BE5F507"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3177945F" w14:textId="77777777" w:rsidTr="00A77879">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0F249A"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EM1</w:t>
            </w:r>
          </w:p>
          <w:p w14:paraId="3FFC0F7F"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EM2</w:t>
            </w:r>
          </w:p>
          <w:p w14:paraId="43EB5606"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EM3</w:t>
            </w:r>
          </w:p>
          <w:p w14:paraId="36500AAF" w14:textId="77777777" w:rsidR="00050AF0" w:rsidRPr="006A3EDF" w:rsidRDefault="00050AF0" w:rsidP="00A77879">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EM4</w:t>
            </w:r>
          </w:p>
        </w:tc>
        <w:tc>
          <w:tcPr>
            <w:tcW w:w="1439" w:type="dxa"/>
            <w:shd w:val="clear" w:color="auto" w:fill="FFFFFF" w:themeFill="background1"/>
          </w:tcPr>
          <w:p w14:paraId="37B6A1A2"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4639752" w14:textId="101DE07B"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A3EDF">
              <w:rPr>
                <w:rStyle w:val="gd15mcfceub"/>
                <w:rFonts w:ascii="Arial" w:hAnsi="Arial" w:cs="Arial"/>
                <w:color w:val="000000"/>
                <w:bdr w:val="none" w:sz="0" w:space="0" w:color="auto" w:frame="1"/>
              </w:rPr>
              <w:t>0.</w:t>
            </w:r>
            <w:r w:rsidR="00FE0E5A" w:rsidRPr="006A3EDF">
              <w:rPr>
                <w:rStyle w:val="gd15mcfceub"/>
                <w:rFonts w:ascii="Arial" w:hAnsi="Arial" w:cs="Arial"/>
                <w:color w:val="000000"/>
                <w:bdr w:val="none" w:sz="0" w:space="0" w:color="auto" w:frame="1"/>
              </w:rPr>
              <w:t>742</w:t>
            </w:r>
          </w:p>
          <w:p w14:paraId="2BB10BF8" w14:textId="2CD70F95"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A3EDF">
              <w:rPr>
                <w:rStyle w:val="gd15mcfceub"/>
                <w:rFonts w:ascii="Arial" w:hAnsi="Arial" w:cs="Arial"/>
                <w:color w:val="000000"/>
                <w:bdr w:val="none" w:sz="0" w:space="0" w:color="auto" w:frame="1"/>
              </w:rPr>
              <w:t>0.</w:t>
            </w:r>
            <w:r w:rsidR="00FE0E5A" w:rsidRPr="006A3EDF">
              <w:rPr>
                <w:rStyle w:val="gd15mcfceub"/>
                <w:rFonts w:ascii="Arial" w:hAnsi="Arial" w:cs="Arial"/>
                <w:color w:val="000000"/>
                <w:bdr w:val="none" w:sz="0" w:space="0" w:color="auto" w:frame="1"/>
              </w:rPr>
              <w:t>600</w:t>
            </w:r>
          </w:p>
          <w:p w14:paraId="4224E137" w14:textId="0510C660"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A3EDF">
              <w:rPr>
                <w:rStyle w:val="gd15mcfceub"/>
                <w:rFonts w:ascii="Arial" w:hAnsi="Arial" w:cs="Arial"/>
                <w:color w:val="000000"/>
                <w:bdr w:val="none" w:sz="0" w:space="0" w:color="auto" w:frame="1"/>
              </w:rPr>
              <w:t>0.</w:t>
            </w:r>
            <w:r w:rsidR="00FE0E5A" w:rsidRPr="006A3EDF">
              <w:rPr>
                <w:rStyle w:val="gd15mcfceub"/>
                <w:rFonts w:ascii="Arial" w:hAnsi="Arial" w:cs="Arial"/>
                <w:color w:val="000000"/>
                <w:bdr w:val="none" w:sz="0" w:space="0" w:color="auto" w:frame="1"/>
              </w:rPr>
              <w:t>566</w:t>
            </w:r>
          </w:p>
          <w:p w14:paraId="1BE0D6B2" w14:textId="72749BC5"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A3EDF">
              <w:rPr>
                <w:rStyle w:val="gd15mcfceub"/>
                <w:rFonts w:ascii="Arial" w:hAnsi="Arial" w:cs="Arial"/>
                <w:color w:val="000000"/>
                <w:bdr w:val="none" w:sz="0" w:space="0" w:color="auto" w:frame="1"/>
              </w:rPr>
              <w:t>0.</w:t>
            </w:r>
            <w:r w:rsidR="00FE0E5A" w:rsidRPr="006A3EDF">
              <w:rPr>
                <w:rStyle w:val="gd15mcfceub"/>
                <w:rFonts w:ascii="Arial" w:hAnsi="Arial" w:cs="Arial"/>
                <w:color w:val="000000"/>
                <w:bdr w:val="none" w:sz="0" w:space="0" w:color="auto" w:frame="1"/>
              </w:rPr>
              <w:t>652</w:t>
            </w:r>
          </w:p>
        </w:tc>
        <w:tc>
          <w:tcPr>
            <w:tcW w:w="1415" w:type="dxa"/>
            <w:shd w:val="clear" w:color="auto" w:fill="FFFFFF" w:themeFill="background1"/>
          </w:tcPr>
          <w:p w14:paraId="1B992ABB"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5E090706"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1B5F48C6"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050AF0" w:rsidRPr="006A3EDF" w14:paraId="4D055437" w14:textId="77777777" w:rsidTr="00A7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FD3349C" w14:textId="0B87EAA6"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I1</w:t>
            </w:r>
          </w:p>
          <w:p w14:paraId="649653B5"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I3</w:t>
            </w:r>
          </w:p>
          <w:p w14:paraId="76163D83" w14:textId="77777777" w:rsidR="00050AF0" w:rsidRPr="006A3EDF" w:rsidRDefault="00050AF0" w:rsidP="00A77879">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E42C6F8"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D80603"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646B8CD6" w14:textId="2C98894D"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0.5</w:t>
            </w:r>
            <w:r w:rsidR="00FE0E5A" w:rsidRPr="006A3EDF">
              <w:rPr>
                <w:rStyle w:val="gd15mcfceub"/>
                <w:rFonts w:ascii="Arial" w:hAnsi="Arial" w:cs="Arial"/>
                <w:color w:val="000000"/>
                <w:bdr w:val="none" w:sz="0" w:space="0" w:color="auto" w:frame="1"/>
              </w:rPr>
              <w:t>3</w:t>
            </w:r>
            <w:r w:rsidR="006840DC" w:rsidRPr="006A3EDF">
              <w:rPr>
                <w:rStyle w:val="gd15mcfceub"/>
                <w:rFonts w:ascii="Arial" w:hAnsi="Arial" w:cs="Arial"/>
                <w:color w:val="000000"/>
                <w:bdr w:val="none" w:sz="0" w:space="0" w:color="auto" w:frame="1"/>
              </w:rPr>
              <w:t>2</w:t>
            </w:r>
          </w:p>
          <w:p w14:paraId="594E635A" w14:textId="20669191"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0.4</w:t>
            </w:r>
            <w:r w:rsidR="006840DC" w:rsidRPr="006A3EDF">
              <w:rPr>
                <w:rStyle w:val="gd15mcfceub"/>
                <w:rFonts w:ascii="Arial" w:hAnsi="Arial" w:cs="Arial"/>
                <w:color w:val="000000"/>
                <w:bdr w:val="none" w:sz="0" w:space="0" w:color="auto" w:frame="1"/>
              </w:rPr>
              <w:t>75</w:t>
            </w:r>
          </w:p>
          <w:p w14:paraId="2F46467E" w14:textId="05641F1E"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6A3EDF">
              <w:rPr>
                <w:rStyle w:val="gd15mcfceub"/>
                <w:rFonts w:ascii="Arial" w:hAnsi="Arial" w:cs="Arial"/>
                <w:color w:val="000000"/>
                <w:bdr w:val="none" w:sz="0" w:space="0" w:color="auto" w:frame="1"/>
              </w:rPr>
              <w:t>0.68</w:t>
            </w:r>
            <w:r w:rsidR="006840DC" w:rsidRPr="006A3EDF">
              <w:rPr>
                <w:rStyle w:val="gd15mcfceub"/>
                <w:rFonts w:ascii="Arial" w:hAnsi="Arial" w:cs="Arial"/>
                <w:color w:val="000000"/>
                <w:bdr w:val="none" w:sz="0" w:space="0" w:color="auto" w:frame="1"/>
              </w:rPr>
              <w:t>4</w:t>
            </w:r>
          </w:p>
        </w:tc>
        <w:tc>
          <w:tcPr>
            <w:tcW w:w="1418" w:type="dxa"/>
            <w:shd w:val="clear" w:color="auto" w:fill="FFFFFF" w:themeFill="background1"/>
          </w:tcPr>
          <w:p w14:paraId="360B1E99"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63A1B0B7"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050AF0" w:rsidRPr="006A3EDF" w14:paraId="77D62827" w14:textId="77777777" w:rsidTr="00A77879">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28F3C7A2"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C2</w:t>
            </w:r>
          </w:p>
          <w:p w14:paraId="2B3E5C1B" w14:textId="77777777" w:rsidR="00050AF0" w:rsidRPr="006A3EDF" w:rsidRDefault="00050AF0" w:rsidP="00A77879">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C3</w:t>
            </w:r>
          </w:p>
          <w:p w14:paraId="126051E0" w14:textId="77777777" w:rsidR="00050AF0" w:rsidRPr="006A3EDF" w:rsidRDefault="00050AF0" w:rsidP="00A77879">
            <w:pPr>
              <w:pStyle w:val="Pr-formataoHTML"/>
              <w:shd w:val="clear" w:color="auto" w:fill="FFFFFF"/>
              <w:wordWrap w:val="0"/>
              <w:rPr>
                <w:rFonts w:ascii="Arial" w:hAnsi="Arial" w:cs="Arial"/>
                <w:color w:val="000000"/>
                <w:bdr w:val="none" w:sz="0" w:space="0" w:color="auto" w:frame="1"/>
              </w:rPr>
            </w:pPr>
            <w:r w:rsidRPr="006A3EDF">
              <w:rPr>
                <w:rFonts w:ascii="Arial" w:hAnsi="Arial" w:cs="Arial"/>
                <w:color w:val="000000"/>
                <w:bdr w:val="none" w:sz="0" w:space="0" w:color="auto" w:frame="1"/>
              </w:rPr>
              <w:t>c</w:t>
            </w:r>
            <w:r w:rsidRPr="006A3EDF">
              <w:rPr>
                <w:rFonts w:ascii="Arial" w:hAnsi="Arial" w:cs="Arial"/>
              </w:rPr>
              <w:t>4</w:t>
            </w:r>
          </w:p>
        </w:tc>
        <w:tc>
          <w:tcPr>
            <w:tcW w:w="1439" w:type="dxa"/>
            <w:shd w:val="clear" w:color="auto" w:fill="FFFFFF" w:themeFill="background1"/>
          </w:tcPr>
          <w:p w14:paraId="1431BE97"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536973E2"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0F8F7474" w14:textId="77777777"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0D734755" w14:textId="38382F9A"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0.4</w:t>
            </w:r>
            <w:r w:rsidR="00176188" w:rsidRPr="006A3EDF">
              <w:rPr>
                <w:rStyle w:val="gd15mcfceub"/>
                <w:rFonts w:ascii="Arial" w:hAnsi="Arial" w:cs="Arial"/>
                <w:color w:val="000000"/>
                <w:bdr w:val="none" w:sz="0" w:space="0" w:color="auto" w:frame="1"/>
              </w:rPr>
              <w:t>88</w:t>
            </w:r>
          </w:p>
          <w:p w14:paraId="1A843C68" w14:textId="7AC04180"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0.64</w:t>
            </w:r>
            <w:r w:rsidR="00176188" w:rsidRPr="006A3EDF">
              <w:rPr>
                <w:rStyle w:val="gd15mcfceub"/>
                <w:rFonts w:ascii="Arial" w:hAnsi="Arial" w:cs="Arial"/>
                <w:color w:val="000000"/>
                <w:bdr w:val="none" w:sz="0" w:space="0" w:color="auto" w:frame="1"/>
              </w:rPr>
              <w:t>2</w:t>
            </w:r>
          </w:p>
          <w:p w14:paraId="5F3820CA" w14:textId="4AFE2EDD"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0.</w:t>
            </w:r>
            <w:r w:rsidR="00176188" w:rsidRPr="006A3EDF">
              <w:rPr>
                <w:rStyle w:val="gd15mcfceub"/>
                <w:rFonts w:ascii="Arial" w:hAnsi="Arial" w:cs="Arial"/>
                <w:color w:val="000000"/>
                <w:bdr w:val="none" w:sz="0" w:space="0" w:color="auto" w:frame="1"/>
              </w:rPr>
              <w:t>624</w:t>
            </w:r>
          </w:p>
        </w:tc>
        <w:tc>
          <w:tcPr>
            <w:tcW w:w="2057" w:type="dxa"/>
            <w:shd w:val="clear" w:color="auto" w:fill="FFFFFF" w:themeFill="background1"/>
          </w:tcPr>
          <w:p w14:paraId="074EDF38" w14:textId="77777777"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050AF0" w:rsidRPr="006A3EDF" w14:paraId="4AACD27C" w14:textId="77777777" w:rsidTr="00A7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DCF64F0"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T1</w:t>
            </w:r>
          </w:p>
          <w:p w14:paraId="4860464B"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T2</w:t>
            </w:r>
          </w:p>
          <w:p w14:paraId="307595DF" w14:textId="77777777" w:rsidR="00050AF0" w:rsidRPr="006A3EDF" w:rsidRDefault="00050AF0" w:rsidP="00A77879">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T3</w:t>
            </w:r>
          </w:p>
          <w:p w14:paraId="2A0351B2" w14:textId="77777777" w:rsidR="00050AF0" w:rsidRPr="006A3EDF" w:rsidRDefault="00050AF0" w:rsidP="00A77879">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T4</w:t>
            </w:r>
          </w:p>
        </w:tc>
        <w:tc>
          <w:tcPr>
            <w:tcW w:w="1439" w:type="dxa"/>
            <w:shd w:val="clear" w:color="auto" w:fill="FFFFFF" w:themeFill="background1"/>
          </w:tcPr>
          <w:p w14:paraId="5C61F0A8"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345A3273"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034E4251" w14:textId="77777777"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6C52DD6A" w14:textId="77777777"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420509FF" w14:textId="078631A8"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w:t>
            </w:r>
            <w:r w:rsidR="00176188" w:rsidRPr="006A3EDF">
              <w:rPr>
                <w:rStyle w:val="gd15mcfceub"/>
                <w:rFonts w:ascii="Arial" w:hAnsi="Arial" w:cs="Arial"/>
                <w:color w:val="000000"/>
                <w:bdr w:val="none" w:sz="0" w:space="0" w:color="auto" w:frame="1"/>
              </w:rPr>
              <w:t>618</w:t>
            </w:r>
          </w:p>
          <w:p w14:paraId="565D47FD" w14:textId="0570091E"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0.5</w:t>
            </w:r>
            <w:r w:rsidR="00176188" w:rsidRPr="006A3EDF">
              <w:rPr>
                <w:rStyle w:val="gd15mcfceub"/>
                <w:rFonts w:ascii="Arial" w:hAnsi="Arial" w:cs="Arial"/>
                <w:color w:val="000000"/>
                <w:bdr w:val="none" w:sz="0" w:space="0" w:color="auto" w:frame="1"/>
              </w:rPr>
              <w:t>65</w:t>
            </w:r>
          </w:p>
          <w:p w14:paraId="539F9245" w14:textId="1A5FEDD1"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w:t>
            </w:r>
            <w:r w:rsidR="00176188" w:rsidRPr="006A3EDF">
              <w:rPr>
                <w:rStyle w:val="gd15mcfceub"/>
                <w:rFonts w:ascii="Arial" w:hAnsi="Arial" w:cs="Arial"/>
                <w:color w:val="000000"/>
                <w:bdr w:val="none" w:sz="0" w:space="0" w:color="auto" w:frame="1"/>
              </w:rPr>
              <w:t>670</w:t>
            </w:r>
          </w:p>
          <w:p w14:paraId="2BBB4758" w14:textId="4A307993"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6A3EDF">
              <w:rPr>
                <w:rStyle w:val="gd15mcfceub"/>
                <w:rFonts w:ascii="Arial" w:hAnsi="Arial" w:cs="Arial"/>
                <w:color w:val="000000"/>
                <w:bdr w:val="none" w:sz="0" w:space="0" w:color="auto" w:frame="1"/>
              </w:rPr>
              <w:t>0.</w:t>
            </w:r>
            <w:r w:rsidR="00176188" w:rsidRPr="006A3EDF">
              <w:rPr>
                <w:rStyle w:val="gd15mcfceub"/>
                <w:rFonts w:ascii="Arial" w:hAnsi="Arial" w:cs="Arial"/>
                <w:color w:val="000000"/>
                <w:bdr w:val="none" w:sz="0" w:space="0" w:color="auto" w:frame="1"/>
              </w:rPr>
              <w:t>503</w:t>
            </w:r>
          </w:p>
        </w:tc>
      </w:tr>
      <w:tr w:rsidR="00050AF0" w:rsidRPr="006A3EDF" w14:paraId="062E655C" w14:textId="77777777" w:rsidTr="00A77879">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636BA2A7" w14:textId="77777777" w:rsidR="008234AF" w:rsidRPr="006A3EDF" w:rsidRDefault="00050AF0" w:rsidP="006C303E">
            <w:pPr>
              <w:pStyle w:val="Pr-formataoHTML"/>
              <w:shd w:val="clear" w:color="auto" w:fill="FFFFFF"/>
              <w:wordWrap w:val="0"/>
              <w:jc w:val="both"/>
              <w:rPr>
                <w:rStyle w:val="gd15mcfceub"/>
                <w:rFonts w:ascii="Arial" w:hAnsi="Arial" w:cs="Arial"/>
                <w:color w:val="000000"/>
                <w:bdr w:val="none" w:sz="0" w:space="0" w:color="auto" w:frame="1"/>
              </w:rPr>
            </w:pPr>
            <w:r w:rsidRPr="006A3EDF">
              <w:rPr>
                <w:rStyle w:val="gd15mcfceub"/>
                <w:rFonts w:ascii="Arial" w:hAnsi="Arial" w:cs="Arial"/>
                <w:b w:val="0"/>
                <w:bCs w:val="0"/>
                <w:caps w:val="0"/>
                <w:color w:val="000000"/>
                <w:bdr w:val="none" w:sz="0" w:space="0" w:color="auto" w:frame="1"/>
              </w:rPr>
              <w:t xml:space="preserve">Nota 1. Emergência e </w:t>
            </w:r>
            <w:r w:rsidR="006C303E" w:rsidRPr="006A3EDF">
              <w:rPr>
                <w:rStyle w:val="gd15mcfceub"/>
                <w:rFonts w:ascii="Arial" w:hAnsi="Arial" w:cs="Arial"/>
                <w:b w:val="0"/>
                <w:bCs w:val="0"/>
                <w:caps w:val="0"/>
                <w:color w:val="000000"/>
                <w:bdr w:val="none" w:sz="0" w:space="0" w:color="auto" w:frame="1"/>
              </w:rPr>
              <w:t>Situações inesperadas</w:t>
            </w:r>
            <w:r w:rsidRPr="006A3EDF">
              <w:rPr>
                <w:rStyle w:val="gd15mcfceub"/>
                <w:rFonts w:ascii="Arial" w:hAnsi="Arial" w:cs="Arial"/>
                <w:b w:val="0"/>
                <w:bCs w:val="0"/>
                <w:caps w:val="0"/>
                <w:color w:val="000000"/>
                <w:bdr w:val="none" w:sz="0" w:space="0" w:color="auto" w:frame="1"/>
              </w:rPr>
              <w:t xml:space="preserve"> (EM), Interpessoal (Inter), </w:t>
            </w:r>
            <w:proofErr w:type="gramStart"/>
            <w:r w:rsidRPr="006A3EDF">
              <w:rPr>
                <w:rStyle w:val="gd15mcfceub"/>
                <w:rFonts w:ascii="Arial" w:hAnsi="Arial" w:cs="Arial"/>
                <w:b w:val="0"/>
                <w:bCs w:val="0"/>
                <w:caps w:val="0"/>
                <w:color w:val="000000"/>
                <w:bdr w:val="none" w:sz="0" w:space="0" w:color="auto" w:frame="1"/>
              </w:rPr>
              <w:t>Criatividade(</w:t>
            </w:r>
            <w:proofErr w:type="spellStart"/>
            <w:proofErr w:type="gramEnd"/>
            <w:r w:rsidRPr="006A3EDF">
              <w:rPr>
                <w:rStyle w:val="gd15mcfceub"/>
                <w:rFonts w:ascii="Arial" w:hAnsi="Arial" w:cs="Arial"/>
                <w:b w:val="0"/>
                <w:bCs w:val="0"/>
                <w:caps w:val="0"/>
                <w:color w:val="000000"/>
                <w:bdr w:val="none" w:sz="0" w:space="0" w:color="auto" w:frame="1"/>
              </w:rPr>
              <w:t>Criat</w:t>
            </w:r>
            <w:proofErr w:type="spellEnd"/>
            <w:r w:rsidRPr="006A3EDF">
              <w:rPr>
                <w:rStyle w:val="gd15mcfceub"/>
                <w:rFonts w:ascii="Arial" w:hAnsi="Arial" w:cs="Arial"/>
                <w:b w:val="0"/>
                <w:bCs w:val="0"/>
                <w:caps w:val="0"/>
                <w:color w:val="000000"/>
                <w:bdr w:val="none" w:sz="0" w:space="0" w:color="auto" w:frame="1"/>
              </w:rPr>
              <w:t xml:space="preserve">) e </w:t>
            </w:r>
            <w:r w:rsidR="009C7168" w:rsidRPr="006A3EDF">
              <w:rPr>
                <w:rStyle w:val="gd15mcfceub"/>
                <w:rFonts w:ascii="Arial" w:hAnsi="Arial" w:cs="Arial"/>
                <w:b w:val="0"/>
                <w:bCs w:val="0"/>
                <w:caps w:val="0"/>
                <w:color w:val="000000"/>
                <w:bdr w:val="none" w:sz="0" w:space="0" w:color="auto" w:frame="1"/>
              </w:rPr>
              <w:t>Aprendizado</w:t>
            </w:r>
            <w:r w:rsidRPr="006A3EDF">
              <w:rPr>
                <w:rStyle w:val="gd15mcfceub"/>
                <w:rFonts w:ascii="Arial" w:hAnsi="Arial" w:cs="Arial"/>
                <w:b w:val="0"/>
                <w:bCs w:val="0"/>
                <w:caps w:val="0"/>
                <w:color w:val="000000"/>
                <w:bdr w:val="none" w:sz="0" w:space="0" w:color="auto" w:frame="1"/>
              </w:rPr>
              <w:t xml:space="preserve"> (</w:t>
            </w:r>
            <w:proofErr w:type="spellStart"/>
            <w:r w:rsidR="009C7168" w:rsidRPr="006A3EDF">
              <w:rPr>
                <w:rStyle w:val="gd15mcfceub"/>
                <w:rFonts w:ascii="Arial" w:hAnsi="Arial" w:cs="Arial"/>
                <w:b w:val="0"/>
                <w:bCs w:val="0"/>
                <w:caps w:val="0"/>
                <w:color w:val="000000"/>
                <w:bdr w:val="none" w:sz="0" w:space="0" w:color="auto" w:frame="1"/>
              </w:rPr>
              <w:t>Aprend</w:t>
            </w:r>
            <w:proofErr w:type="spellEnd"/>
            <w:r w:rsidRPr="006A3EDF">
              <w:rPr>
                <w:rStyle w:val="gd15mcfceub"/>
                <w:rFonts w:ascii="Arial" w:hAnsi="Arial" w:cs="Arial"/>
                <w:b w:val="0"/>
                <w:bCs w:val="0"/>
                <w:caps w:val="0"/>
                <w:color w:val="000000"/>
                <w:bdr w:val="none" w:sz="0" w:space="0" w:color="auto" w:frame="1"/>
              </w:rPr>
              <w:t>).</w:t>
            </w:r>
            <w:r w:rsidR="006C303E" w:rsidRPr="006A3EDF">
              <w:rPr>
                <w:rStyle w:val="gd15mcfceub"/>
                <w:rFonts w:ascii="Arial" w:hAnsi="Arial" w:cs="Arial"/>
                <w:b w:val="0"/>
                <w:bCs w:val="0"/>
                <w:caps w:val="0"/>
                <w:color w:val="000000"/>
                <w:bdr w:val="none" w:sz="0" w:space="0" w:color="auto" w:frame="1"/>
              </w:rPr>
              <w:t xml:space="preserve"> </w:t>
            </w:r>
            <w:r w:rsidRPr="006A3EDF">
              <w:rPr>
                <w:rStyle w:val="gd15mcfceub"/>
                <w:rFonts w:ascii="Arial" w:hAnsi="Arial" w:cs="Arial"/>
                <w:b w:val="0"/>
                <w:bCs w:val="0"/>
                <w:caps w:val="0"/>
                <w:color w:val="000000"/>
                <w:bdr w:val="none" w:sz="0" w:space="0" w:color="auto" w:frame="1"/>
              </w:rPr>
              <w:t xml:space="preserve">Nota 2. Valores de </w:t>
            </w:r>
            <w:r w:rsidR="001C5EBB" w:rsidRPr="006A3EDF">
              <w:rPr>
                <w:rStyle w:val="gd15mcfceub"/>
                <w:rFonts w:ascii="Arial" w:hAnsi="Arial" w:cs="Arial"/>
                <w:b w:val="0"/>
                <w:bCs w:val="0"/>
                <w:caps w:val="0"/>
                <w:color w:val="000000"/>
                <w:bdr w:val="none" w:sz="0" w:space="0" w:color="auto" w:frame="1"/>
              </w:rPr>
              <w:t>todos os itens</w:t>
            </w:r>
            <w:r w:rsidRPr="006A3EDF">
              <w:rPr>
                <w:rStyle w:val="gd15mcfceub"/>
                <w:rFonts w:ascii="Arial" w:hAnsi="Arial" w:cs="Arial"/>
                <w:b w:val="0"/>
                <w:bCs w:val="0"/>
                <w:caps w:val="0"/>
                <w:color w:val="000000"/>
                <w:bdr w:val="none" w:sz="0" w:space="0" w:color="auto" w:frame="1"/>
              </w:rPr>
              <w:t xml:space="preserve"> (p &lt; 0,05) </w:t>
            </w:r>
          </w:p>
          <w:p w14:paraId="078EA3CB" w14:textId="494E7F04" w:rsidR="005341E7" w:rsidRPr="006A3EDF" w:rsidRDefault="005341E7" w:rsidP="006C303E">
            <w:pPr>
              <w:pStyle w:val="Pr-formataoHTML"/>
              <w:shd w:val="clear" w:color="auto" w:fill="FFFFFF"/>
              <w:wordWrap w:val="0"/>
              <w:jc w:val="both"/>
              <w:rPr>
                <w:rFonts w:ascii="Arial" w:hAnsi="Arial" w:cs="Arial"/>
                <w:color w:val="000000"/>
                <w:bdr w:val="none" w:sz="0" w:space="0" w:color="auto" w:frame="1"/>
              </w:rPr>
            </w:pPr>
          </w:p>
        </w:tc>
      </w:tr>
    </w:tbl>
    <w:p w14:paraId="19B3ACEA" w14:textId="729E7E2C" w:rsidR="00DD137D" w:rsidRPr="006A3EDF" w:rsidRDefault="00D517E6" w:rsidP="005341E7">
      <w:pPr>
        <w:pStyle w:val="Legenda"/>
        <w:keepNext/>
        <w:spacing w:line="360" w:lineRule="auto"/>
        <w:ind w:firstLine="432"/>
        <w:jc w:val="both"/>
        <w:rPr>
          <w:rFonts w:ascii="Arial" w:hAnsi="Arial" w:cs="Arial"/>
          <w:b w:val="0"/>
          <w:bCs w:val="0"/>
          <w:sz w:val="24"/>
          <w:szCs w:val="24"/>
        </w:rPr>
      </w:pPr>
      <w:bookmarkStart w:id="239" w:name="_Ref29031258"/>
      <w:r w:rsidRPr="006A3EDF">
        <w:rPr>
          <w:rFonts w:ascii="Arial" w:hAnsi="Arial" w:cs="Arial"/>
          <w:b w:val="0"/>
          <w:bCs w:val="0"/>
          <w:sz w:val="24"/>
          <w:szCs w:val="24"/>
        </w:rPr>
        <w:t xml:space="preserve">Com esses valores muito próximo do limite, o pesquisador optou por verificar os outros índices de confiabilidade do modelo proposto. A </w:t>
      </w:r>
      <w:r w:rsidR="008B7E59" w:rsidRPr="008B7E59">
        <w:rPr>
          <w:rFonts w:ascii="Arial" w:hAnsi="Arial" w:cs="Arial"/>
          <w:b w:val="0"/>
          <w:bCs w:val="0"/>
          <w:sz w:val="24"/>
          <w:szCs w:val="24"/>
        </w:rPr>
        <w:fldChar w:fldCharType="begin"/>
      </w:r>
      <w:r w:rsidR="008B7E59" w:rsidRPr="008B7E59">
        <w:rPr>
          <w:rFonts w:ascii="Arial" w:hAnsi="Arial" w:cs="Arial"/>
          <w:b w:val="0"/>
          <w:bCs w:val="0"/>
          <w:sz w:val="24"/>
          <w:szCs w:val="24"/>
        </w:rPr>
        <w:instrText xml:space="preserve"> REF _Ref38740813 \h  \* MERGEFORMAT </w:instrText>
      </w:r>
      <w:r w:rsidR="008B7E59" w:rsidRPr="008B7E59">
        <w:rPr>
          <w:rFonts w:ascii="Arial" w:hAnsi="Arial" w:cs="Arial"/>
          <w:b w:val="0"/>
          <w:bCs w:val="0"/>
          <w:sz w:val="24"/>
          <w:szCs w:val="24"/>
        </w:rPr>
      </w:r>
      <w:r w:rsidR="008B7E59" w:rsidRPr="008B7E59">
        <w:rPr>
          <w:rFonts w:ascii="Arial" w:hAnsi="Arial" w:cs="Arial"/>
          <w:b w:val="0"/>
          <w:bCs w:val="0"/>
          <w:sz w:val="24"/>
          <w:szCs w:val="24"/>
        </w:rPr>
        <w:fldChar w:fldCharType="separate"/>
      </w:r>
      <w:r w:rsidR="00970B05" w:rsidRPr="00970B05">
        <w:rPr>
          <w:rFonts w:ascii="Arial" w:hAnsi="Arial" w:cs="Arial"/>
          <w:b w:val="0"/>
          <w:bCs w:val="0"/>
          <w:sz w:val="24"/>
          <w:szCs w:val="24"/>
        </w:rPr>
        <w:t xml:space="preserve">Tabela </w:t>
      </w:r>
      <w:r w:rsidR="00970B05" w:rsidRPr="00970B05">
        <w:rPr>
          <w:rFonts w:ascii="Arial" w:hAnsi="Arial" w:cs="Arial"/>
          <w:b w:val="0"/>
          <w:bCs w:val="0"/>
          <w:noProof/>
          <w:sz w:val="24"/>
          <w:szCs w:val="24"/>
        </w:rPr>
        <w:t>19</w:t>
      </w:r>
      <w:r w:rsidR="008B7E59" w:rsidRPr="008B7E59">
        <w:rPr>
          <w:rFonts w:ascii="Arial" w:hAnsi="Arial" w:cs="Arial"/>
          <w:b w:val="0"/>
          <w:bCs w:val="0"/>
          <w:sz w:val="24"/>
          <w:szCs w:val="24"/>
        </w:rPr>
        <w:fldChar w:fldCharType="end"/>
      </w:r>
      <w:r w:rsidRPr="006A3EDF">
        <w:rPr>
          <w:rFonts w:ascii="Arial" w:hAnsi="Arial" w:cs="Arial"/>
          <w:b w:val="0"/>
          <w:bCs w:val="0"/>
          <w:sz w:val="24"/>
          <w:szCs w:val="24"/>
        </w:rPr>
        <w:t xml:space="preserve"> apresenta os valores de confiabilidade </w:t>
      </w:r>
      <w:r w:rsidR="00860C36" w:rsidRPr="00860C36">
        <w:rPr>
          <w:rFonts w:ascii="Arial" w:hAnsi="Arial" w:cs="Arial"/>
          <w:b w:val="0"/>
          <w:bCs w:val="0"/>
          <w:sz w:val="24"/>
          <w:szCs w:val="24"/>
        </w:rPr>
        <w:t>da escala</w:t>
      </w:r>
      <w:r w:rsidR="00860C36" w:rsidRPr="006A3EDF">
        <w:rPr>
          <w:rFonts w:ascii="Arial" w:hAnsi="Arial" w:cs="Arial"/>
          <w:b w:val="0"/>
          <w:bCs w:val="0"/>
          <w:sz w:val="24"/>
          <w:szCs w:val="24"/>
        </w:rPr>
        <w:t xml:space="preserve"> </w:t>
      </w:r>
      <w:r w:rsidRPr="006A3EDF">
        <w:rPr>
          <w:rFonts w:ascii="Arial" w:hAnsi="Arial" w:cs="Arial"/>
          <w:b w:val="0"/>
          <w:bCs w:val="0"/>
          <w:sz w:val="24"/>
          <w:szCs w:val="24"/>
        </w:rPr>
        <w:t xml:space="preserve">de Adaptabilidade. O modelo investigado apresentou uma boa qualidade de ajuste a partir de índices de referência do </w:t>
      </w:r>
      <w:proofErr w:type="spellStart"/>
      <w:r w:rsidRPr="006A3EDF">
        <w:rPr>
          <w:rFonts w:ascii="Arial" w:hAnsi="Arial" w:cs="Arial"/>
          <w:b w:val="0"/>
          <w:bCs w:val="0"/>
          <w:sz w:val="24"/>
          <w:szCs w:val="24"/>
        </w:rPr>
        <w:t>GoF</w:t>
      </w:r>
      <w:proofErr w:type="spellEnd"/>
      <w:r w:rsidRPr="006A3EDF">
        <w:rPr>
          <w:rFonts w:ascii="Arial" w:hAnsi="Arial" w:cs="Arial"/>
          <w:b w:val="0"/>
          <w:bCs w:val="0"/>
          <w:sz w:val="24"/>
          <w:szCs w:val="24"/>
        </w:rPr>
        <w:t xml:space="preserve"> (</w:t>
      </w:r>
      <w:proofErr w:type="spellStart"/>
      <w:r w:rsidRPr="006A3EDF">
        <w:rPr>
          <w:rFonts w:ascii="Arial" w:hAnsi="Arial" w:cs="Arial"/>
          <w:b w:val="0"/>
          <w:bCs w:val="0"/>
          <w:sz w:val="24"/>
          <w:szCs w:val="24"/>
        </w:rPr>
        <w:t>Goodness</w:t>
      </w:r>
      <w:proofErr w:type="spellEnd"/>
      <w:r w:rsidRPr="006A3EDF">
        <w:rPr>
          <w:rFonts w:ascii="Arial" w:hAnsi="Arial" w:cs="Arial"/>
          <w:b w:val="0"/>
          <w:bCs w:val="0"/>
          <w:sz w:val="24"/>
          <w:szCs w:val="24"/>
        </w:rPr>
        <w:t xml:space="preserve"> </w:t>
      </w:r>
      <w:proofErr w:type="spellStart"/>
      <w:r w:rsidRPr="006A3EDF">
        <w:rPr>
          <w:rFonts w:ascii="Arial" w:hAnsi="Arial" w:cs="Arial"/>
          <w:b w:val="0"/>
          <w:bCs w:val="0"/>
          <w:sz w:val="24"/>
          <w:szCs w:val="24"/>
        </w:rPr>
        <w:t>of</w:t>
      </w:r>
      <w:proofErr w:type="spellEnd"/>
      <w:r w:rsidRPr="006A3EDF">
        <w:rPr>
          <w:rFonts w:ascii="Arial" w:hAnsi="Arial" w:cs="Arial"/>
          <w:b w:val="0"/>
          <w:bCs w:val="0"/>
          <w:sz w:val="24"/>
          <w:szCs w:val="24"/>
        </w:rPr>
        <w:t xml:space="preserve"> </w:t>
      </w:r>
      <w:proofErr w:type="spellStart"/>
      <w:r w:rsidRPr="006A3EDF">
        <w:rPr>
          <w:rFonts w:ascii="Arial" w:hAnsi="Arial" w:cs="Arial"/>
          <w:b w:val="0"/>
          <w:bCs w:val="0"/>
          <w:sz w:val="24"/>
          <w:szCs w:val="24"/>
        </w:rPr>
        <w:t>fit</w:t>
      </w:r>
      <w:proofErr w:type="spellEnd"/>
      <w:r w:rsidRPr="006A3EDF">
        <w:rPr>
          <w:rFonts w:ascii="Arial" w:hAnsi="Arial" w:cs="Arial"/>
          <w:b w:val="0"/>
          <w:bCs w:val="0"/>
          <w:sz w:val="24"/>
          <w:szCs w:val="24"/>
        </w:rPr>
        <w:t xml:space="preserve">) (ꭓ²= 263.409 ; </w:t>
      </w:r>
      <w:proofErr w:type="spellStart"/>
      <w:r w:rsidRPr="006A3EDF">
        <w:rPr>
          <w:rFonts w:ascii="Arial" w:hAnsi="Arial" w:cs="Arial"/>
          <w:b w:val="0"/>
          <w:bCs w:val="0"/>
          <w:sz w:val="24"/>
          <w:szCs w:val="24"/>
        </w:rPr>
        <w:t>gl</w:t>
      </w:r>
      <w:proofErr w:type="spellEnd"/>
      <w:r w:rsidRPr="006A3EDF">
        <w:rPr>
          <w:rFonts w:ascii="Arial" w:hAnsi="Arial" w:cs="Arial"/>
          <w:b w:val="0"/>
          <w:bCs w:val="0"/>
          <w:sz w:val="24"/>
          <w:szCs w:val="24"/>
        </w:rPr>
        <w:t xml:space="preserve"> = 107.000; p = 0,000; ꭓ²/</w:t>
      </w:r>
      <w:proofErr w:type="spellStart"/>
      <w:r w:rsidRPr="006A3EDF">
        <w:rPr>
          <w:rFonts w:ascii="Arial" w:hAnsi="Arial" w:cs="Arial"/>
          <w:b w:val="0"/>
          <w:bCs w:val="0"/>
          <w:sz w:val="24"/>
          <w:szCs w:val="24"/>
        </w:rPr>
        <w:t>gl</w:t>
      </w:r>
      <w:proofErr w:type="spellEnd"/>
      <w:r w:rsidRPr="006A3EDF">
        <w:rPr>
          <w:rFonts w:ascii="Arial" w:hAnsi="Arial" w:cs="Arial"/>
          <w:b w:val="0"/>
          <w:bCs w:val="0"/>
          <w:sz w:val="24"/>
          <w:szCs w:val="24"/>
        </w:rPr>
        <w:t xml:space="preserve"> =  2.461; TLI = 0,899; CFI = 0,920; IFI = 0,920; RMSEA = 0,057; SRMR = 0,054), sugerindo uma estrutura fatorial consistente. </w:t>
      </w:r>
    </w:p>
    <w:p w14:paraId="7970324C" w14:textId="6DD8C5CF" w:rsidR="00445570" w:rsidRPr="006A3EDF" w:rsidRDefault="00445570" w:rsidP="00445570">
      <w:pPr>
        <w:pStyle w:val="Legenda"/>
        <w:keepNext/>
        <w:rPr>
          <w:rFonts w:ascii="Arial" w:hAnsi="Arial" w:cs="Arial"/>
        </w:rPr>
      </w:pPr>
      <w:bookmarkStart w:id="240" w:name="_Ref38740813"/>
      <w:bookmarkStart w:id="241" w:name="_Toc31965963"/>
      <w:bookmarkStart w:id="242" w:name="_Toc43927115"/>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19</w:t>
      </w:r>
      <w:r w:rsidRPr="006A3EDF">
        <w:rPr>
          <w:rFonts w:ascii="Arial" w:hAnsi="Arial" w:cs="Arial"/>
        </w:rPr>
        <w:fldChar w:fldCharType="end"/>
      </w:r>
      <w:bookmarkEnd w:id="239"/>
      <w:bookmarkEnd w:id="240"/>
      <w:r w:rsidRPr="006A3EDF">
        <w:rPr>
          <w:rFonts w:ascii="Arial" w:hAnsi="Arial" w:cs="Arial"/>
        </w:rPr>
        <w:t xml:space="preserve"> - Índices de confiabilidade </w:t>
      </w:r>
      <w:r w:rsidR="00860C36">
        <w:rPr>
          <w:rFonts w:ascii="Arial" w:hAnsi="Arial" w:cs="Arial"/>
        </w:rPr>
        <w:t>da escala</w:t>
      </w:r>
      <w:r w:rsidRPr="006A3EDF">
        <w:rPr>
          <w:rFonts w:ascii="Arial" w:hAnsi="Arial" w:cs="Arial"/>
        </w:rPr>
        <w:t xml:space="preserve"> de adaptabilidade</w:t>
      </w:r>
      <w:bookmarkEnd w:id="241"/>
      <w:bookmarkEnd w:id="242"/>
    </w:p>
    <w:tbl>
      <w:tblPr>
        <w:tblStyle w:val="TabelaSimples5"/>
        <w:tblW w:w="0" w:type="auto"/>
        <w:jc w:val="center"/>
        <w:tblLook w:val="04A0" w:firstRow="1" w:lastRow="0" w:firstColumn="1" w:lastColumn="0" w:noHBand="0" w:noVBand="1"/>
      </w:tblPr>
      <w:tblGrid>
        <w:gridCol w:w="3020"/>
        <w:gridCol w:w="2645"/>
        <w:gridCol w:w="1843"/>
      </w:tblGrid>
      <w:tr w:rsidR="007B6710" w:rsidRPr="006A3EDF" w14:paraId="608C25B6" w14:textId="77777777" w:rsidTr="007B671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tcPr>
          <w:p w14:paraId="1672A8A4" w14:textId="71FF903C" w:rsidR="007B6710" w:rsidRPr="006A3EDF" w:rsidRDefault="007B6710" w:rsidP="00A77879">
            <w:pPr>
              <w:rPr>
                <w:rFonts w:ascii="Arial" w:eastAsia="Calibri" w:hAnsi="Arial" w:cs="Arial"/>
                <w:sz w:val="24"/>
                <w:szCs w:val="24"/>
              </w:rPr>
            </w:pPr>
            <w:r>
              <w:rPr>
                <w:rFonts w:ascii="Arial" w:eastAsia="Calibri" w:hAnsi="Arial" w:cs="Arial"/>
                <w:sz w:val="24"/>
                <w:szCs w:val="24"/>
              </w:rPr>
              <w:t>Item</w:t>
            </w:r>
          </w:p>
        </w:tc>
        <w:tc>
          <w:tcPr>
            <w:tcW w:w="2645" w:type="dxa"/>
            <w:tcBorders>
              <w:left w:val="single" w:sz="4" w:space="0" w:color="auto"/>
            </w:tcBorders>
          </w:tcPr>
          <w:p w14:paraId="47BC56B2" w14:textId="0B4ACAFD" w:rsidR="007B6710" w:rsidRPr="006A3EDF" w:rsidRDefault="007B6710" w:rsidP="00A77879">
            <w:pP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Valor</w:t>
            </w:r>
          </w:p>
        </w:tc>
        <w:tc>
          <w:tcPr>
            <w:tcW w:w="1843" w:type="dxa"/>
          </w:tcPr>
          <w:p w14:paraId="1F56D092" w14:textId="1B04F3A5" w:rsidR="007B6710" w:rsidRPr="006A3EDF" w:rsidRDefault="007B6710" w:rsidP="00A77879">
            <w:pP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Valores de referência</w:t>
            </w:r>
          </w:p>
        </w:tc>
      </w:tr>
      <w:tr w:rsidR="00445570" w:rsidRPr="006A3EDF" w14:paraId="79ACAB08" w14:textId="77777777" w:rsidTr="006F50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60467A2E" w14:textId="77777777" w:rsidR="00445570" w:rsidRPr="006A3EDF" w:rsidRDefault="00445570" w:rsidP="00A77879">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tcPr>
          <w:p w14:paraId="0ACA1832" w14:textId="31191F73"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996275" w:rsidRPr="006A3EDF">
              <w:rPr>
                <w:rFonts w:ascii="Arial" w:eastAsia="Calibri" w:hAnsi="Arial" w:cs="Arial"/>
                <w:sz w:val="24"/>
                <w:szCs w:val="24"/>
              </w:rPr>
              <w:t>63</w:t>
            </w:r>
            <w:r w:rsidRPr="006A3EDF">
              <w:rPr>
                <w:rFonts w:ascii="Arial" w:eastAsia="Calibri" w:hAnsi="Arial" w:cs="Arial"/>
                <w:sz w:val="24"/>
                <w:szCs w:val="24"/>
              </w:rPr>
              <w:t>.</w:t>
            </w:r>
            <w:r w:rsidR="00996275" w:rsidRPr="006A3EDF">
              <w:rPr>
                <w:rFonts w:ascii="Arial" w:eastAsia="Calibri" w:hAnsi="Arial" w:cs="Arial"/>
                <w:sz w:val="24"/>
                <w:szCs w:val="24"/>
              </w:rPr>
              <w:t>409</w:t>
            </w:r>
            <w:r w:rsidRPr="006A3EDF">
              <w:rPr>
                <w:rFonts w:ascii="Arial" w:eastAsia="Calibri" w:hAnsi="Arial" w:cs="Arial"/>
                <w:sz w:val="24"/>
                <w:szCs w:val="24"/>
              </w:rPr>
              <w:t>(P-valor .000)</w:t>
            </w:r>
          </w:p>
          <w:p w14:paraId="060EF5B5"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tcPr>
          <w:p w14:paraId="06F4D56F"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45570" w:rsidRPr="006A3EDF" w14:paraId="2FB16E93" w14:textId="77777777" w:rsidTr="007806EB">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702A5C72" w14:textId="77777777" w:rsidR="00445570" w:rsidRPr="006A3EDF" w:rsidRDefault="00445570" w:rsidP="00A77879">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4297C13" w14:textId="77777777" w:rsidR="00445570" w:rsidRPr="006A3EDF" w:rsidRDefault="00445570" w:rsidP="00A77879">
            <w:pPr>
              <w:rPr>
                <w:rFonts w:ascii="Arial" w:eastAsia="Calibri" w:hAnsi="Arial" w:cs="Arial"/>
                <w:color w:val="FF0000"/>
                <w:sz w:val="24"/>
                <w:szCs w:val="24"/>
              </w:rPr>
            </w:pPr>
          </w:p>
        </w:tc>
        <w:tc>
          <w:tcPr>
            <w:tcW w:w="2645" w:type="dxa"/>
            <w:shd w:val="clear" w:color="auto" w:fill="auto"/>
          </w:tcPr>
          <w:p w14:paraId="6689A5B7" w14:textId="00A4CBEC"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996275" w:rsidRPr="006A3EDF">
              <w:rPr>
                <w:rFonts w:ascii="Arial" w:eastAsia="Calibri" w:hAnsi="Arial" w:cs="Arial"/>
                <w:sz w:val="24"/>
                <w:szCs w:val="24"/>
              </w:rPr>
              <w:t>46</w:t>
            </w:r>
            <w:r w:rsidR="00E21C36" w:rsidRPr="006A3EDF">
              <w:rPr>
                <w:rFonts w:ascii="Arial" w:eastAsia="Calibri" w:hAnsi="Arial" w:cs="Arial"/>
                <w:sz w:val="24"/>
                <w:szCs w:val="24"/>
              </w:rPr>
              <w:t>1</w:t>
            </w:r>
          </w:p>
        </w:tc>
        <w:tc>
          <w:tcPr>
            <w:tcW w:w="1843" w:type="dxa"/>
            <w:shd w:val="clear" w:color="auto" w:fill="auto"/>
          </w:tcPr>
          <w:p w14:paraId="49A73BE4" w14:textId="2F0B5197" w:rsidR="00445570" w:rsidRPr="006A3EDF" w:rsidRDefault="0001222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445570" w:rsidRPr="006A3EDF">
              <w:rPr>
                <w:rFonts w:ascii="Arial" w:eastAsia="Calibri" w:hAnsi="Arial" w:cs="Arial"/>
                <w:sz w:val="24"/>
                <w:szCs w:val="24"/>
              </w:rPr>
              <w:t>ꭓ²/</w:t>
            </w:r>
            <w:proofErr w:type="spellStart"/>
            <w:r w:rsidR="00445570" w:rsidRPr="006A3EDF">
              <w:rPr>
                <w:rFonts w:ascii="Arial" w:eastAsia="Calibri" w:hAnsi="Arial" w:cs="Arial"/>
                <w:sz w:val="24"/>
                <w:szCs w:val="24"/>
              </w:rPr>
              <w:t>gl</w:t>
            </w:r>
            <w:proofErr w:type="spellEnd"/>
            <w:r w:rsidR="00445570" w:rsidRPr="006A3EDF">
              <w:rPr>
                <w:rFonts w:ascii="Arial" w:eastAsia="Calibri" w:hAnsi="Arial" w:cs="Arial"/>
                <w:sz w:val="24"/>
                <w:szCs w:val="24"/>
              </w:rPr>
              <w:t xml:space="preserve"> ≤ 5</w:t>
            </w:r>
          </w:p>
        </w:tc>
      </w:tr>
      <w:tr w:rsidR="00445570" w:rsidRPr="006A3EDF" w14:paraId="23A5D8AD" w14:textId="77777777" w:rsidTr="006F50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4EBC196" w14:textId="77777777" w:rsidR="00445570" w:rsidRPr="006A3EDF" w:rsidRDefault="00445570" w:rsidP="00A77879">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val="0"/>
                <w:iCs w:val="0"/>
                <w:sz w:val="24"/>
                <w:szCs w:val="24"/>
              </w:rPr>
              <w:t>Tucker-Lewis Index</w:t>
            </w:r>
            <w:r w:rsidRPr="006A3EDF">
              <w:rPr>
                <w:rFonts w:ascii="Arial" w:eastAsia="Calibri" w:hAnsi="Arial" w:cs="Arial"/>
                <w:sz w:val="24"/>
                <w:szCs w:val="24"/>
              </w:rPr>
              <w:t>)</w:t>
            </w:r>
          </w:p>
        </w:tc>
        <w:tc>
          <w:tcPr>
            <w:tcW w:w="2645" w:type="dxa"/>
          </w:tcPr>
          <w:p w14:paraId="236E7C93" w14:textId="3C28B240"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0,89</w:t>
            </w:r>
            <w:r w:rsidR="00E21C36" w:rsidRPr="006A3EDF">
              <w:rPr>
                <w:rFonts w:ascii="Arial" w:eastAsia="Calibri" w:hAnsi="Arial" w:cs="Arial"/>
                <w:sz w:val="24"/>
                <w:szCs w:val="24"/>
              </w:rPr>
              <w:t>9</w:t>
            </w:r>
          </w:p>
          <w:p w14:paraId="60ADC826"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tcPr>
          <w:p w14:paraId="05E45537"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45570" w:rsidRPr="006A3EDF" w14:paraId="5E1B688E" w14:textId="77777777" w:rsidTr="007806EB">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C763971" w14:textId="77777777" w:rsidR="00445570" w:rsidRPr="006A3EDF" w:rsidRDefault="00445570" w:rsidP="00A77879">
            <w:pPr>
              <w:rPr>
                <w:rFonts w:ascii="Arial" w:eastAsia="Calibri" w:hAnsi="Arial" w:cs="Arial"/>
                <w:sz w:val="24"/>
                <w:szCs w:val="24"/>
                <w:lang w:val="en-US"/>
              </w:rPr>
            </w:pPr>
            <w:r w:rsidRPr="006A3EDF">
              <w:rPr>
                <w:rFonts w:ascii="Arial" w:eastAsia="Calibri" w:hAnsi="Arial" w:cs="Arial"/>
                <w:sz w:val="24"/>
                <w:szCs w:val="24"/>
                <w:lang w:val="en-US"/>
              </w:rPr>
              <w:t>CFI (</w:t>
            </w:r>
            <w:r w:rsidRPr="006A3EDF">
              <w:rPr>
                <w:rFonts w:ascii="Arial" w:eastAsia="Calibri" w:hAnsi="Arial" w:cs="Arial"/>
                <w:i w:val="0"/>
                <w:iCs w:val="0"/>
                <w:sz w:val="24"/>
                <w:szCs w:val="24"/>
                <w:lang w:val="en-US"/>
              </w:rPr>
              <w:t>comparative fit index</w:t>
            </w:r>
            <w:r w:rsidRPr="006A3EDF">
              <w:rPr>
                <w:rFonts w:ascii="Arial" w:eastAsia="Calibri" w:hAnsi="Arial" w:cs="Arial"/>
                <w:sz w:val="24"/>
                <w:szCs w:val="24"/>
                <w:lang w:val="en-US"/>
              </w:rPr>
              <w:t>)</w:t>
            </w:r>
          </w:p>
        </w:tc>
        <w:tc>
          <w:tcPr>
            <w:tcW w:w="2645" w:type="dxa"/>
            <w:shd w:val="clear" w:color="auto" w:fill="auto"/>
          </w:tcPr>
          <w:p w14:paraId="4E8680A9" w14:textId="0DBEEB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21C36" w:rsidRPr="006A3EDF">
              <w:rPr>
                <w:rFonts w:ascii="Arial" w:eastAsia="Calibri" w:hAnsi="Arial" w:cs="Arial"/>
                <w:sz w:val="24"/>
                <w:szCs w:val="24"/>
              </w:rPr>
              <w:t>20</w:t>
            </w:r>
          </w:p>
          <w:p w14:paraId="1902C0B8" w14:textId="777777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auto"/>
          </w:tcPr>
          <w:p w14:paraId="19A806D9" w14:textId="777777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45570" w:rsidRPr="006A3EDF" w14:paraId="30898769" w14:textId="77777777" w:rsidTr="006F50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C86F27D" w14:textId="24D86185" w:rsidR="00445570" w:rsidRPr="006A3EDF" w:rsidRDefault="00445570" w:rsidP="00A77879">
            <w:pPr>
              <w:rPr>
                <w:rFonts w:ascii="Arial" w:eastAsia="Calibri" w:hAnsi="Arial" w:cs="Arial"/>
                <w:sz w:val="24"/>
                <w:szCs w:val="24"/>
                <w:lang w:val="en-US"/>
              </w:rPr>
            </w:pPr>
            <w:r w:rsidRPr="006A3EDF">
              <w:rPr>
                <w:rFonts w:ascii="Arial" w:eastAsia="Calibri" w:hAnsi="Arial" w:cs="Arial"/>
                <w:sz w:val="24"/>
                <w:szCs w:val="24"/>
                <w:lang w:val="en-US"/>
              </w:rPr>
              <w:lastRenderedPageBreak/>
              <w:t>G</w:t>
            </w:r>
            <w:r w:rsidR="00F624DD" w:rsidRPr="006A3EDF">
              <w:rPr>
                <w:rFonts w:ascii="Arial" w:eastAsia="Calibri" w:hAnsi="Arial" w:cs="Arial"/>
                <w:sz w:val="24"/>
                <w:szCs w:val="24"/>
                <w:lang w:val="en-US"/>
              </w:rPr>
              <w:t>F</w:t>
            </w:r>
            <w:r w:rsidRPr="006A3EDF">
              <w:rPr>
                <w:rFonts w:ascii="Arial" w:eastAsia="Calibri" w:hAnsi="Arial" w:cs="Arial"/>
                <w:sz w:val="24"/>
                <w:szCs w:val="24"/>
                <w:lang w:val="en-US"/>
              </w:rPr>
              <w:t>I (</w:t>
            </w:r>
            <w:r w:rsidRPr="006A3EDF">
              <w:rPr>
                <w:rFonts w:ascii="Arial" w:eastAsia="Calibri" w:hAnsi="Arial" w:cs="Arial"/>
                <w:i w:val="0"/>
                <w:iCs w:val="0"/>
                <w:sz w:val="24"/>
                <w:szCs w:val="24"/>
                <w:lang w:val="en-US"/>
              </w:rPr>
              <w:t>goodness of fit index</w:t>
            </w:r>
            <w:r w:rsidRPr="006A3EDF">
              <w:rPr>
                <w:rFonts w:ascii="Arial" w:eastAsia="Calibri" w:hAnsi="Arial" w:cs="Arial"/>
                <w:sz w:val="24"/>
                <w:szCs w:val="24"/>
                <w:lang w:val="en-US"/>
              </w:rPr>
              <w:t>)</w:t>
            </w:r>
          </w:p>
        </w:tc>
        <w:tc>
          <w:tcPr>
            <w:tcW w:w="2645" w:type="dxa"/>
          </w:tcPr>
          <w:p w14:paraId="40119C9F" w14:textId="73D1EE94"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F624DD" w:rsidRPr="006A3EDF">
              <w:rPr>
                <w:rFonts w:ascii="Arial" w:eastAsia="Calibri" w:hAnsi="Arial" w:cs="Arial"/>
                <w:sz w:val="24"/>
                <w:szCs w:val="24"/>
              </w:rPr>
              <w:t>33</w:t>
            </w:r>
            <w:r w:rsidRPr="006A3EDF">
              <w:rPr>
                <w:rFonts w:ascii="Arial" w:eastAsia="Calibri" w:hAnsi="Arial" w:cs="Arial"/>
                <w:sz w:val="24"/>
                <w:szCs w:val="24"/>
              </w:rPr>
              <w:t xml:space="preserve"> </w:t>
            </w:r>
          </w:p>
          <w:p w14:paraId="7EB25939"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tcPr>
          <w:p w14:paraId="1B15DB44"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45570" w:rsidRPr="006A3EDF" w14:paraId="104FEF55" w14:textId="77777777" w:rsidTr="007806EB">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71C9A77" w14:textId="77777777" w:rsidR="00445570" w:rsidRPr="006A3EDF" w:rsidRDefault="00445570" w:rsidP="00A77879">
            <w:pPr>
              <w:rPr>
                <w:rFonts w:ascii="Arial" w:eastAsia="Calibri" w:hAnsi="Arial" w:cs="Arial"/>
                <w:sz w:val="24"/>
                <w:szCs w:val="24"/>
                <w:lang w:val="en-US"/>
              </w:rPr>
            </w:pPr>
            <w:r w:rsidRPr="006A3EDF">
              <w:rPr>
                <w:rFonts w:ascii="Arial" w:eastAsia="Calibri" w:hAnsi="Arial" w:cs="Arial"/>
                <w:sz w:val="24"/>
                <w:szCs w:val="24"/>
                <w:lang w:val="en-US"/>
              </w:rPr>
              <w:t>RMSEA (</w:t>
            </w:r>
            <w:r w:rsidRPr="006A3EDF">
              <w:rPr>
                <w:rFonts w:ascii="Arial" w:eastAsia="Calibri" w:hAnsi="Arial" w:cs="Arial"/>
                <w:i w:val="0"/>
                <w:iCs w:val="0"/>
                <w:sz w:val="24"/>
                <w:szCs w:val="24"/>
                <w:lang w:val="en-US"/>
              </w:rPr>
              <w:t xml:space="preserve">Root mean square </w:t>
            </w:r>
            <w:proofErr w:type="spellStart"/>
            <w:r w:rsidRPr="006A3EDF">
              <w:rPr>
                <w:rFonts w:ascii="Arial" w:eastAsia="Calibri" w:hAnsi="Arial" w:cs="Arial"/>
                <w:i w:val="0"/>
                <w:iCs w:val="0"/>
                <w:sz w:val="24"/>
                <w:szCs w:val="24"/>
                <w:lang w:val="en-US"/>
              </w:rPr>
              <w:t>erro</w:t>
            </w:r>
            <w:proofErr w:type="spellEnd"/>
            <w:r w:rsidRPr="006A3EDF">
              <w:rPr>
                <w:rFonts w:ascii="Arial" w:eastAsia="Calibri" w:hAnsi="Arial" w:cs="Arial"/>
                <w:i w:val="0"/>
                <w:iCs w:val="0"/>
                <w:sz w:val="24"/>
                <w:szCs w:val="24"/>
                <w:lang w:val="en-US"/>
              </w:rPr>
              <w:t xml:space="preserve"> of approximation</w:t>
            </w:r>
            <w:r w:rsidRPr="006A3EDF">
              <w:rPr>
                <w:rFonts w:ascii="Arial" w:eastAsia="Calibri" w:hAnsi="Arial" w:cs="Arial"/>
                <w:sz w:val="24"/>
                <w:szCs w:val="24"/>
                <w:lang w:val="en-US"/>
              </w:rPr>
              <w:t xml:space="preserve">) </w:t>
            </w:r>
          </w:p>
        </w:tc>
        <w:tc>
          <w:tcPr>
            <w:tcW w:w="2645" w:type="dxa"/>
            <w:shd w:val="clear" w:color="auto" w:fill="auto"/>
          </w:tcPr>
          <w:p w14:paraId="0F5EA079" w14:textId="777777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0,057</w:t>
            </w:r>
          </w:p>
          <w:p w14:paraId="3C3F023F" w14:textId="777777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auto"/>
          </w:tcPr>
          <w:p w14:paraId="5845FEE1" w14:textId="777777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45570" w:rsidRPr="006A3EDF" w14:paraId="446CA92C" w14:textId="77777777" w:rsidTr="006F50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59D5170" w14:textId="5E490FB6" w:rsidR="00445570" w:rsidRPr="006A3EDF" w:rsidRDefault="00445570" w:rsidP="00A77879">
            <w:pPr>
              <w:rPr>
                <w:rFonts w:ascii="Arial" w:eastAsia="Calibri" w:hAnsi="Arial" w:cs="Arial"/>
                <w:sz w:val="24"/>
                <w:szCs w:val="24"/>
                <w:lang w:val="en-US"/>
              </w:rPr>
            </w:pPr>
            <w:r w:rsidRPr="006A3EDF">
              <w:rPr>
                <w:rFonts w:ascii="Arial" w:eastAsia="Calibri" w:hAnsi="Arial" w:cs="Arial"/>
                <w:sz w:val="24"/>
                <w:szCs w:val="24"/>
                <w:lang w:val="en-US"/>
              </w:rPr>
              <w:t>SRMR (</w:t>
            </w:r>
            <w:r w:rsidRPr="006A3EDF">
              <w:rPr>
                <w:rFonts w:ascii="Arial" w:eastAsia="Calibri" w:hAnsi="Arial" w:cs="Arial"/>
                <w:i w:val="0"/>
                <w:iCs w:val="0"/>
                <w:sz w:val="24"/>
                <w:szCs w:val="24"/>
                <w:lang w:val="en-US"/>
              </w:rPr>
              <w:t>R</w:t>
            </w:r>
            <w:r w:rsidR="00716099" w:rsidRPr="006A3EDF">
              <w:rPr>
                <w:rFonts w:ascii="Arial" w:eastAsia="Calibri" w:hAnsi="Arial" w:cs="Arial"/>
                <w:i w:val="0"/>
                <w:iCs w:val="0"/>
                <w:sz w:val="24"/>
                <w:szCs w:val="24"/>
                <w:lang w:val="en-US"/>
              </w:rPr>
              <w:t>an</w:t>
            </w:r>
            <w:r w:rsidRPr="006A3EDF">
              <w:rPr>
                <w:rFonts w:ascii="Arial" w:eastAsia="Calibri" w:hAnsi="Arial" w:cs="Arial"/>
                <w:i w:val="0"/>
                <w:iCs w:val="0"/>
                <w:sz w:val="24"/>
                <w:szCs w:val="24"/>
                <w:lang w:val="en-US"/>
              </w:rPr>
              <w:t>do</w:t>
            </w:r>
            <w:r w:rsidR="00BD03F7" w:rsidRPr="006A3EDF">
              <w:rPr>
                <w:rFonts w:ascii="Arial" w:eastAsia="Calibri" w:hAnsi="Arial" w:cs="Arial"/>
                <w:i w:val="0"/>
                <w:iCs w:val="0"/>
                <w:sz w:val="24"/>
                <w:szCs w:val="24"/>
                <w:lang w:val="en-US"/>
              </w:rPr>
              <w:t>m</w:t>
            </w:r>
            <w:r w:rsidRPr="006A3EDF">
              <w:rPr>
                <w:rFonts w:ascii="Arial" w:eastAsia="Calibri" w:hAnsi="Arial" w:cs="Arial"/>
                <w:i w:val="0"/>
                <w:iCs w:val="0"/>
                <w:sz w:val="24"/>
                <w:szCs w:val="24"/>
                <w:lang w:val="en-US"/>
              </w:rPr>
              <w:t xml:space="preserve"> mean square residual</w:t>
            </w:r>
            <w:r w:rsidRPr="006A3EDF">
              <w:rPr>
                <w:rFonts w:ascii="Arial" w:eastAsia="Calibri" w:hAnsi="Arial" w:cs="Arial"/>
                <w:sz w:val="24"/>
                <w:szCs w:val="24"/>
                <w:lang w:val="en-US"/>
              </w:rPr>
              <w:t>)</w:t>
            </w:r>
          </w:p>
        </w:tc>
        <w:tc>
          <w:tcPr>
            <w:tcW w:w="2645" w:type="dxa"/>
          </w:tcPr>
          <w:p w14:paraId="5F4A336A" w14:textId="0E483B4D"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0,05</w:t>
            </w:r>
            <w:r w:rsidR="00F624DD" w:rsidRPr="006A3EDF">
              <w:rPr>
                <w:rFonts w:ascii="Arial" w:eastAsia="Calibri" w:hAnsi="Arial" w:cs="Arial"/>
                <w:sz w:val="24"/>
                <w:szCs w:val="24"/>
              </w:rPr>
              <w:t>4</w:t>
            </w:r>
          </w:p>
          <w:p w14:paraId="3CA361C5"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tcPr>
          <w:p w14:paraId="7B5D46A9" w14:textId="657A136F" w:rsidR="00445570" w:rsidRPr="006A3EDF" w:rsidRDefault="00445570" w:rsidP="004A2E38">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476392C5" w14:textId="7FAD61C8" w:rsidR="00050AF0" w:rsidRDefault="00050AF0" w:rsidP="005341E7">
      <w:pPr>
        <w:spacing w:line="360" w:lineRule="auto"/>
        <w:ind w:left="142" w:firstLine="432"/>
        <w:rPr>
          <w:rFonts w:ascii="Arial" w:hAnsi="Arial" w:cs="Arial"/>
          <w:sz w:val="24"/>
          <w:szCs w:val="24"/>
        </w:rPr>
      </w:pPr>
    </w:p>
    <w:p w14:paraId="398D4286" w14:textId="77777777" w:rsidR="00A07D20" w:rsidRPr="006A3EDF" w:rsidRDefault="00A07D20" w:rsidP="005341E7">
      <w:pPr>
        <w:spacing w:line="360" w:lineRule="auto"/>
        <w:ind w:left="142" w:firstLine="432"/>
        <w:rPr>
          <w:rFonts w:ascii="Arial" w:hAnsi="Arial" w:cs="Arial"/>
          <w:sz w:val="24"/>
          <w:szCs w:val="24"/>
        </w:rPr>
      </w:pPr>
    </w:p>
    <w:p w14:paraId="52026EF3" w14:textId="18666B2D" w:rsidR="00050AF0" w:rsidRPr="006A3EDF" w:rsidRDefault="00050AF0" w:rsidP="00050AF0">
      <w:pPr>
        <w:pStyle w:val="Legenda"/>
        <w:keepNext/>
        <w:rPr>
          <w:rFonts w:ascii="Arial" w:hAnsi="Arial" w:cs="Arial"/>
        </w:rPr>
      </w:pPr>
      <w:bookmarkStart w:id="243" w:name="_Ref28552601"/>
      <w:bookmarkStart w:id="244" w:name="_Toc31965964"/>
      <w:bookmarkStart w:id="245" w:name="_Toc43927116"/>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20</w:t>
      </w:r>
      <w:r w:rsidRPr="006A3EDF">
        <w:rPr>
          <w:rFonts w:ascii="Arial" w:hAnsi="Arial" w:cs="Arial"/>
        </w:rPr>
        <w:fldChar w:fldCharType="end"/>
      </w:r>
      <w:bookmarkEnd w:id="243"/>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44"/>
      <w:bookmarkEnd w:id="245"/>
    </w:p>
    <w:tbl>
      <w:tblPr>
        <w:tblStyle w:val="TabelaSimples5"/>
        <w:tblW w:w="0" w:type="auto"/>
        <w:jc w:val="center"/>
        <w:tblLook w:val="04A0" w:firstRow="1" w:lastRow="0" w:firstColumn="1" w:lastColumn="0" w:noHBand="0" w:noVBand="1"/>
      </w:tblPr>
      <w:tblGrid>
        <w:gridCol w:w="2265"/>
        <w:gridCol w:w="2265"/>
        <w:gridCol w:w="2266"/>
      </w:tblGrid>
      <w:tr w:rsidR="00050AF0" w:rsidRPr="006A3EDF" w14:paraId="183375EA" w14:textId="77777777" w:rsidTr="00A778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auto"/>
          </w:tcPr>
          <w:p w14:paraId="426742E2"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i w:val="0"/>
                <w:iCs w:val="0"/>
                <w:sz w:val="24"/>
                <w:szCs w:val="24"/>
              </w:rPr>
              <w:t>Dimensões</w:t>
            </w:r>
          </w:p>
        </w:tc>
        <w:tc>
          <w:tcPr>
            <w:tcW w:w="2265" w:type="dxa"/>
            <w:shd w:val="clear" w:color="auto" w:fill="auto"/>
          </w:tcPr>
          <w:p w14:paraId="0E7DB371" w14:textId="77777777" w:rsidR="00050AF0" w:rsidRPr="006A3ED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i w:val="0"/>
                <w:iCs w:val="0"/>
                <w:sz w:val="24"/>
                <w:szCs w:val="24"/>
              </w:rPr>
            </w:pPr>
            <w:r w:rsidRPr="006A3EDF">
              <w:rPr>
                <w:rFonts w:ascii="Arial" w:eastAsiaTheme="minorHAnsi" w:hAnsi="Arial" w:cs="Arial"/>
                <w:i w:val="0"/>
                <w:iCs w:val="0"/>
                <w:sz w:val="24"/>
                <w:szCs w:val="24"/>
              </w:rPr>
              <w:t>Valores da escala traduzida</w:t>
            </w:r>
          </w:p>
        </w:tc>
        <w:tc>
          <w:tcPr>
            <w:tcW w:w="2266" w:type="dxa"/>
            <w:shd w:val="clear" w:color="auto" w:fill="auto"/>
          </w:tcPr>
          <w:p w14:paraId="0759B9A4" w14:textId="77777777" w:rsidR="00050AF0" w:rsidRPr="006A3ED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i w:val="0"/>
                <w:iCs w:val="0"/>
                <w:sz w:val="24"/>
                <w:szCs w:val="24"/>
              </w:rPr>
            </w:pPr>
            <w:r w:rsidRPr="006A3EDF">
              <w:rPr>
                <w:rFonts w:ascii="Arial" w:eastAsiaTheme="minorHAnsi" w:hAnsi="Arial" w:cs="Arial"/>
                <w:i w:val="0"/>
                <w:iCs w:val="0"/>
                <w:sz w:val="24"/>
                <w:szCs w:val="24"/>
              </w:rPr>
              <w:t>Valores da escala original</w:t>
            </w:r>
          </w:p>
        </w:tc>
      </w:tr>
      <w:tr w:rsidR="00050AF0" w:rsidRPr="006A3EDF" w14:paraId="52813BDE" w14:textId="77777777" w:rsidTr="00A778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093F415E"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5ABB5ED5"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6131E73F"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23EB285D" w14:textId="77777777" w:rsidTr="00A77879">
        <w:trPr>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2E2A7A3" w14:textId="71BAA755" w:rsidR="00050AF0" w:rsidRPr="006A3EDF" w:rsidRDefault="00B47B8E"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ESTRESSE</w:t>
            </w:r>
          </w:p>
          <w:p w14:paraId="0C45F8F3"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36C48DB" w14:textId="25C55D7E"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EMERG</w:t>
            </w:r>
            <w:r w:rsidR="00B32720" w:rsidRPr="006A3EDF">
              <w:rPr>
                <w:rFonts w:ascii="Arial" w:eastAsiaTheme="minorHAnsi" w:hAnsi="Arial" w:cs="Arial"/>
                <w:sz w:val="24"/>
                <w:szCs w:val="24"/>
              </w:rPr>
              <w:t>Ê</w:t>
            </w:r>
            <w:r w:rsidRPr="006A3EDF">
              <w:rPr>
                <w:rFonts w:ascii="Arial" w:eastAsiaTheme="minorHAnsi" w:hAnsi="Arial" w:cs="Arial"/>
                <w:sz w:val="24"/>
                <w:szCs w:val="24"/>
              </w:rPr>
              <w:t>NCIA</w:t>
            </w:r>
          </w:p>
          <w:p w14:paraId="1C33FDCF"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119CB89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INTERPESSOAL</w:t>
            </w:r>
          </w:p>
          <w:p w14:paraId="4462D3F2"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1E69C94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CRIATIVIDADE</w:t>
            </w:r>
            <w:r w:rsidRPr="006A3EDF">
              <w:rPr>
                <w:rFonts w:ascii="Arial" w:eastAsiaTheme="minorHAnsi" w:hAnsi="Arial" w:cs="Arial"/>
                <w:sz w:val="24"/>
                <w:szCs w:val="24"/>
              </w:rPr>
              <w:br/>
            </w:r>
          </w:p>
          <w:p w14:paraId="5B5A6A06" w14:textId="29A2ED17" w:rsidR="00050AF0" w:rsidRPr="006A3EDF" w:rsidRDefault="009C7168" w:rsidP="00A77879">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APRENDIZADO</w:t>
            </w:r>
          </w:p>
        </w:tc>
        <w:tc>
          <w:tcPr>
            <w:tcW w:w="2265" w:type="dxa"/>
            <w:shd w:val="clear" w:color="auto" w:fill="auto"/>
          </w:tcPr>
          <w:p w14:paraId="36A256DA" w14:textId="56770BF1"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0.35</w:t>
            </w:r>
          </w:p>
          <w:p w14:paraId="0CEAA78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212A1168" w14:textId="428A80AC"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43157" w:rsidRPr="006A3EDF">
              <w:rPr>
                <w:rFonts w:ascii="Arial" w:eastAsiaTheme="minorHAnsi" w:hAnsi="Arial" w:cs="Arial"/>
                <w:sz w:val="24"/>
                <w:szCs w:val="24"/>
              </w:rPr>
              <w:t>1</w:t>
            </w:r>
          </w:p>
          <w:p w14:paraId="65EA8611"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7126185C" w14:textId="304C1152"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0.3</w:t>
            </w:r>
            <w:r w:rsidR="00943157" w:rsidRPr="006A3EDF">
              <w:rPr>
                <w:rFonts w:ascii="Arial" w:eastAsiaTheme="minorHAnsi" w:hAnsi="Arial" w:cs="Arial"/>
                <w:sz w:val="24"/>
                <w:szCs w:val="24"/>
              </w:rPr>
              <w:t>2</w:t>
            </w:r>
          </w:p>
          <w:p w14:paraId="5D81679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87135AC" w14:textId="319D527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943157" w:rsidRPr="006A3EDF">
              <w:rPr>
                <w:rFonts w:ascii="Arial" w:eastAsiaTheme="minorHAnsi" w:hAnsi="Arial" w:cs="Arial"/>
                <w:sz w:val="24"/>
                <w:szCs w:val="24"/>
              </w:rPr>
              <w:t>33</w:t>
            </w:r>
          </w:p>
          <w:p w14:paraId="3A24EB7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5690D5E" w14:textId="7B70F438"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0.3</w:t>
            </w:r>
            <w:r w:rsidR="00943157" w:rsidRPr="006A3EDF">
              <w:rPr>
                <w:rFonts w:ascii="Arial" w:eastAsiaTheme="minorHAnsi" w:hAnsi="Arial" w:cs="Arial"/>
                <w:sz w:val="24"/>
                <w:szCs w:val="24"/>
              </w:rPr>
              <w:t>4</w:t>
            </w:r>
          </w:p>
          <w:p w14:paraId="1A32954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2195C5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09CA3B4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2E50CB3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6C90CE3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A4376D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5932B06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8A6564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7047D8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F4D4F6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10BE93E7" w14:textId="77777777" w:rsidR="00050AF0" w:rsidRPr="006A3EDF" w:rsidRDefault="00050AF0" w:rsidP="00050AF0">
      <w:pPr>
        <w:autoSpaceDE w:val="0"/>
        <w:autoSpaceDN w:val="0"/>
        <w:adjustRightInd w:val="0"/>
        <w:spacing w:after="0"/>
        <w:jc w:val="left"/>
        <w:rPr>
          <w:rFonts w:ascii="Arial" w:eastAsiaTheme="minorHAnsi" w:hAnsi="Arial" w:cs="Arial"/>
          <w:sz w:val="24"/>
          <w:szCs w:val="24"/>
        </w:rPr>
      </w:pPr>
    </w:p>
    <w:p w14:paraId="5B693304" w14:textId="444D6E04" w:rsidR="00AC3E36" w:rsidRDefault="00AC3E36" w:rsidP="00843571">
      <w:pPr>
        <w:spacing w:line="360" w:lineRule="auto"/>
        <w:ind w:left="142" w:firstLine="432"/>
        <w:rPr>
          <w:rFonts w:ascii="Arial" w:hAnsi="Arial" w:cs="Arial"/>
          <w:sz w:val="24"/>
          <w:szCs w:val="24"/>
        </w:rPr>
      </w:pPr>
      <w:r w:rsidRPr="006A3EDF">
        <w:rPr>
          <w:rFonts w:ascii="Arial" w:hAnsi="Arial" w:cs="Arial"/>
          <w:sz w:val="24"/>
          <w:szCs w:val="24"/>
        </w:rPr>
        <w:t xml:space="preserve">A </w:t>
      </w:r>
      <w:r w:rsidRPr="006A3EDF">
        <w:rPr>
          <w:rFonts w:ascii="Arial" w:hAnsi="Arial" w:cs="Arial"/>
          <w:sz w:val="24"/>
          <w:szCs w:val="24"/>
        </w:rPr>
        <w:fldChar w:fldCharType="begin"/>
      </w:r>
      <w:r w:rsidRPr="006A3EDF">
        <w:rPr>
          <w:rFonts w:ascii="Arial" w:hAnsi="Arial" w:cs="Arial"/>
          <w:sz w:val="24"/>
          <w:szCs w:val="24"/>
        </w:rPr>
        <w:instrText xml:space="preserve"> REF _Ref28552601 \h  \* MERGEFORMAT </w:instrText>
      </w:r>
      <w:r w:rsidRPr="006A3EDF">
        <w:rPr>
          <w:rFonts w:ascii="Arial" w:hAnsi="Arial" w:cs="Arial"/>
          <w:sz w:val="24"/>
          <w:szCs w:val="24"/>
        </w:rPr>
      </w:r>
      <w:r w:rsidRPr="006A3EDF">
        <w:rPr>
          <w:rFonts w:ascii="Arial" w:hAnsi="Arial" w:cs="Arial"/>
          <w:sz w:val="24"/>
          <w:szCs w:val="24"/>
        </w:rPr>
        <w:fldChar w:fldCharType="separate"/>
      </w:r>
      <w:r w:rsidR="00970B05" w:rsidRPr="00970B05">
        <w:rPr>
          <w:rFonts w:ascii="Arial" w:hAnsi="Arial" w:cs="Arial"/>
          <w:sz w:val="24"/>
          <w:szCs w:val="24"/>
        </w:rPr>
        <w:t xml:space="preserve">Tabela </w:t>
      </w:r>
      <w:r w:rsidR="00970B05" w:rsidRPr="00970B05">
        <w:rPr>
          <w:rFonts w:ascii="Arial" w:hAnsi="Arial" w:cs="Arial"/>
          <w:noProof/>
          <w:sz w:val="24"/>
          <w:szCs w:val="24"/>
        </w:rPr>
        <w:t>20</w:t>
      </w:r>
      <w:r w:rsidRPr="006A3EDF">
        <w:rPr>
          <w:rFonts w:ascii="Arial" w:hAnsi="Arial" w:cs="Arial"/>
          <w:sz w:val="24"/>
          <w:szCs w:val="24"/>
        </w:rPr>
        <w:fldChar w:fldCharType="end"/>
      </w:r>
      <w:r w:rsidRPr="006A3EDF">
        <w:rPr>
          <w:rFonts w:ascii="Arial" w:hAnsi="Arial" w:cs="Arial"/>
          <w:sz w:val="24"/>
          <w:szCs w:val="24"/>
        </w:rPr>
        <w:t xml:space="preserve"> apresenta os valores da variância extraída média </w:t>
      </w:r>
      <w:r w:rsidR="00860C36" w:rsidRPr="00392159">
        <w:rPr>
          <w:rFonts w:ascii="Arial" w:hAnsi="Arial" w:cs="Arial"/>
          <w:sz w:val="24"/>
          <w:szCs w:val="24"/>
        </w:rPr>
        <w:t>da escala</w:t>
      </w:r>
      <w:r w:rsidR="00860C36" w:rsidRPr="006A3EDF">
        <w:rPr>
          <w:rFonts w:ascii="Arial" w:hAnsi="Arial" w:cs="Arial"/>
          <w:sz w:val="24"/>
          <w:szCs w:val="24"/>
        </w:rPr>
        <w:t xml:space="preserve"> </w:t>
      </w:r>
      <w:r w:rsidRPr="006A3EDF">
        <w:rPr>
          <w:rFonts w:ascii="Arial" w:hAnsi="Arial" w:cs="Arial"/>
          <w:sz w:val="24"/>
          <w:szCs w:val="24"/>
        </w:rPr>
        <w:t>de adaptabilidade,</w:t>
      </w:r>
      <w:r w:rsidR="00A37AB7" w:rsidRPr="00A37AB7">
        <w:rPr>
          <w:rFonts w:ascii="Arial" w:hAnsi="Arial" w:cs="Arial"/>
          <w:sz w:val="24"/>
          <w:szCs w:val="24"/>
        </w:rPr>
        <w:t xml:space="preserve"> </w:t>
      </w:r>
      <w:r w:rsidR="00A37AB7">
        <w:rPr>
          <w:rFonts w:ascii="Arial" w:hAnsi="Arial" w:cs="Arial"/>
          <w:sz w:val="24"/>
          <w:szCs w:val="24"/>
        </w:rPr>
        <w:t>em que</w:t>
      </w:r>
      <w:r w:rsidR="00A37AB7" w:rsidRPr="006A3EDF">
        <w:rPr>
          <w:rFonts w:ascii="Arial" w:hAnsi="Arial" w:cs="Arial"/>
          <w:sz w:val="24"/>
          <w:szCs w:val="24"/>
        </w:rPr>
        <w:t xml:space="preserve"> </w:t>
      </w:r>
      <w:r w:rsidRPr="006A3EDF">
        <w:rPr>
          <w:rFonts w:ascii="Arial" w:hAnsi="Arial" w:cs="Arial"/>
          <w:sz w:val="24"/>
          <w:szCs w:val="24"/>
        </w:rPr>
        <w:t xml:space="preserve">a coluna com os valores da escala traduzida indicam os valores da escala desta pesquisa, quanto que os valores da escala original indicam os valores da escala proposta </w:t>
      </w:r>
      <w:r w:rsidR="00A07D20">
        <w:rPr>
          <w:rFonts w:ascii="Arial" w:hAnsi="Arial" w:cs="Arial"/>
          <w:sz w:val="24"/>
          <w:szCs w:val="24"/>
        </w:rPr>
        <w:t xml:space="preserve">por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 e Roussel (2012)</w:t>
      </w:r>
      <w:r w:rsidRPr="006A3EDF">
        <w:rPr>
          <w:rFonts w:ascii="Arial" w:hAnsi="Arial" w:cs="Arial"/>
          <w:sz w:val="24"/>
          <w:szCs w:val="24"/>
        </w:rPr>
        <w:fldChar w:fldCharType="end"/>
      </w:r>
    </w:p>
    <w:p w14:paraId="632FB502" w14:textId="3D28A5B0" w:rsidR="00843571" w:rsidRPr="006A3EDF" w:rsidRDefault="00843571" w:rsidP="00843571">
      <w:pPr>
        <w:spacing w:line="360" w:lineRule="auto"/>
        <w:ind w:left="142" w:firstLine="432"/>
        <w:rPr>
          <w:rFonts w:ascii="Arial" w:hAnsi="Arial" w:cs="Arial"/>
          <w:sz w:val="24"/>
          <w:szCs w:val="24"/>
        </w:rPr>
      </w:pPr>
      <w:r w:rsidRPr="006A3EDF">
        <w:rPr>
          <w:rFonts w:ascii="Arial" w:hAnsi="Arial" w:cs="Arial"/>
          <w:sz w:val="24"/>
          <w:szCs w:val="24"/>
        </w:rPr>
        <w:t xml:space="preserve">Os valores da variância média extraída foram abaixo do ponto de corte proposto, entre 0.32 (interpessoal) e 0.41 (emergência e </w:t>
      </w:r>
      <w:r w:rsidRPr="006A3EDF">
        <w:rPr>
          <w:rFonts w:ascii="Arial" w:eastAsiaTheme="minorHAnsi" w:hAnsi="Arial" w:cs="Arial"/>
          <w:sz w:val="24"/>
          <w:szCs w:val="24"/>
        </w:rPr>
        <w:t>situações inesperadas</w:t>
      </w:r>
      <w:r w:rsidRPr="006A3EDF">
        <w:rPr>
          <w:rFonts w:ascii="Arial" w:hAnsi="Arial" w:cs="Arial"/>
          <w:sz w:val="24"/>
          <w:szCs w:val="24"/>
        </w:rPr>
        <w:t xml:space="preserve">), ao lado de cada valor da escala traduzida tem os valores da escala original. Pode se observar também que os valores da escala original estão muito próximos do valor limite de referência (entre 0.51 e 0.53). </w:t>
      </w:r>
    </w:p>
    <w:p w14:paraId="4655B81B" w14:textId="4185A046" w:rsidR="00A07D20" w:rsidRDefault="00842A7A" w:rsidP="00A07D20">
      <w:pPr>
        <w:spacing w:line="360" w:lineRule="auto"/>
        <w:ind w:left="142" w:firstLine="432"/>
        <w:rPr>
          <w:rFonts w:ascii="Arial" w:hAnsi="Arial" w:cs="Arial"/>
          <w:sz w:val="24"/>
          <w:szCs w:val="24"/>
        </w:rPr>
      </w:pPr>
      <w:r w:rsidRPr="006A3EDF">
        <w:rPr>
          <w:rFonts w:ascii="Arial" w:hAnsi="Arial" w:cs="Arial"/>
          <w:sz w:val="24"/>
          <w:szCs w:val="24"/>
        </w:rPr>
        <w:t>Posteriormente</w:t>
      </w:r>
      <w:r w:rsidR="00050AF0" w:rsidRPr="006A3EDF">
        <w:rPr>
          <w:rFonts w:ascii="Arial" w:hAnsi="Arial" w:cs="Arial"/>
          <w:sz w:val="24"/>
          <w:szCs w:val="24"/>
        </w:rPr>
        <w:t xml:space="preserve">, foi realizado o teste de Alfa de </w:t>
      </w:r>
      <w:proofErr w:type="spellStart"/>
      <w:r w:rsidR="00050AF0" w:rsidRPr="006A3EDF">
        <w:rPr>
          <w:rFonts w:ascii="Arial" w:hAnsi="Arial" w:cs="Arial"/>
          <w:sz w:val="24"/>
          <w:szCs w:val="24"/>
        </w:rPr>
        <w:t>Cronbach</w:t>
      </w:r>
      <w:proofErr w:type="spellEnd"/>
      <w:r w:rsidR="00050AF0" w:rsidRPr="006A3EDF">
        <w:rPr>
          <w:rFonts w:ascii="Arial" w:hAnsi="Arial" w:cs="Arial"/>
          <w:sz w:val="24"/>
          <w:szCs w:val="24"/>
        </w:rPr>
        <w:t xml:space="preserve"> em cada dimensão da adaptabilidade e </w:t>
      </w:r>
      <w:r w:rsidR="00392159">
        <w:rPr>
          <w:rFonts w:ascii="Arial" w:hAnsi="Arial" w:cs="Arial"/>
          <w:sz w:val="24"/>
          <w:szCs w:val="24"/>
        </w:rPr>
        <w:t>na escala</w:t>
      </w:r>
      <w:r w:rsidR="00050AF0" w:rsidRPr="006A3EDF">
        <w:rPr>
          <w:rFonts w:ascii="Arial" w:hAnsi="Arial" w:cs="Arial"/>
          <w:sz w:val="24"/>
          <w:szCs w:val="24"/>
        </w:rPr>
        <w:t xml:space="preserve"> complet</w:t>
      </w:r>
      <w:r w:rsidR="00392159">
        <w:rPr>
          <w:rFonts w:ascii="Arial" w:hAnsi="Arial" w:cs="Arial"/>
          <w:sz w:val="24"/>
          <w:szCs w:val="24"/>
        </w:rPr>
        <w:t>a</w:t>
      </w:r>
      <w:r w:rsidR="00050AF0" w:rsidRPr="006A3EDF">
        <w:rPr>
          <w:rFonts w:ascii="Arial" w:hAnsi="Arial" w:cs="Arial"/>
          <w:sz w:val="24"/>
          <w:szCs w:val="24"/>
        </w:rPr>
        <w:t xml:space="preserve">, que pode ser encontrado na </w:t>
      </w:r>
      <w:r w:rsidR="00050AF0" w:rsidRPr="006A3EDF">
        <w:rPr>
          <w:rFonts w:ascii="Arial" w:hAnsi="Arial" w:cs="Arial"/>
          <w:sz w:val="24"/>
          <w:szCs w:val="24"/>
        </w:rPr>
        <w:fldChar w:fldCharType="begin"/>
      </w:r>
      <w:r w:rsidR="00050AF0" w:rsidRPr="006A3EDF">
        <w:rPr>
          <w:rFonts w:ascii="Arial" w:hAnsi="Arial" w:cs="Arial"/>
          <w:sz w:val="24"/>
          <w:szCs w:val="24"/>
        </w:rPr>
        <w:instrText xml:space="preserve"> REF _Ref25603868 \h </w:instrText>
      </w:r>
      <w:r w:rsidR="00E734C8" w:rsidRPr="006A3EDF">
        <w:rPr>
          <w:rFonts w:ascii="Arial" w:hAnsi="Arial" w:cs="Arial"/>
          <w:sz w:val="24"/>
          <w:szCs w:val="24"/>
        </w:rPr>
        <w:instrText xml:space="preserve"> \* MERGEFORMAT </w:instrText>
      </w:r>
      <w:r w:rsidR="00050AF0" w:rsidRPr="006A3EDF">
        <w:rPr>
          <w:rFonts w:ascii="Arial" w:hAnsi="Arial" w:cs="Arial"/>
          <w:sz w:val="24"/>
          <w:szCs w:val="24"/>
        </w:rPr>
      </w:r>
      <w:r w:rsidR="00050AF0" w:rsidRPr="006A3EDF">
        <w:rPr>
          <w:rFonts w:ascii="Arial" w:hAnsi="Arial" w:cs="Arial"/>
          <w:sz w:val="24"/>
          <w:szCs w:val="24"/>
        </w:rPr>
        <w:fldChar w:fldCharType="separate"/>
      </w:r>
      <w:r w:rsidR="000E65EB" w:rsidRPr="006A3EDF">
        <w:rPr>
          <w:rFonts w:ascii="Arial" w:hAnsi="Arial" w:cs="Arial"/>
          <w:sz w:val="24"/>
          <w:szCs w:val="24"/>
        </w:rPr>
        <w:t xml:space="preserve">Tabela </w:t>
      </w:r>
      <w:r w:rsidR="000E65EB">
        <w:rPr>
          <w:rFonts w:ascii="Arial" w:hAnsi="Arial" w:cs="Arial"/>
          <w:noProof/>
          <w:sz w:val="24"/>
          <w:szCs w:val="24"/>
        </w:rPr>
        <w:t>21</w:t>
      </w:r>
      <w:r w:rsidR="00050AF0" w:rsidRPr="006A3EDF">
        <w:rPr>
          <w:rFonts w:ascii="Arial" w:hAnsi="Arial" w:cs="Arial"/>
          <w:sz w:val="24"/>
          <w:szCs w:val="24"/>
        </w:rPr>
        <w:fldChar w:fldCharType="end"/>
      </w:r>
      <w:r w:rsidR="00050AF0" w:rsidRPr="006A3EDF">
        <w:rPr>
          <w:rFonts w:ascii="Arial" w:hAnsi="Arial" w:cs="Arial"/>
          <w:sz w:val="24"/>
          <w:szCs w:val="24"/>
        </w:rPr>
        <w:t xml:space="preserve">. </w:t>
      </w:r>
    </w:p>
    <w:p w14:paraId="71450779" w14:textId="77777777" w:rsidR="00274761" w:rsidRPr="006A3EDF" w:rsidRDefault="00274761" w:rsidP="00A07D20">
      <w:pPr>
        <w:spacing w:line="360" w:lineRule="auto"/>
        <w:ind w:left="142" w:firstLine="432"/>
        <w:rPr>
          <w:rFonts w:ascii="Arial" w:hAnsi="Arial" w:cs="Arial"/>
          <w:sz w:val="24"/>
          <w:szCs w:val="24"/>
        </w:rPr>
      </w:pPr>
    </w:p>
    <w:p w14:paraId="1F445C7A" w14:textId="363D2F27" w:rsidR="001C3A3E" w:rsidRPr="006A3EDF" w:rsidRDefault="001C3A3E" w:rsidP="001C3A3E">
      <w:pPr>
        <w:pStyle w:val="Legenda"/>
        <w:keepNext/>
        <w:rPr>
          <w:rFonts w:ascii="Arial" w:hAnsi="Arial" w:cs="Arial"/>
          <w:sz w:val="24"/>
          <w:szCs w:val="24"/>
        </w:rPr>
      </w:pPr>
      <w:bookmarkStart w:id="246" w:name="_Ref25603868"/>
      <w:bookmarkStart w:id="247" w:name="_Toc31965965"/>
      <w:bookmarkStart w:id="248" w:name="_Toc43927117"/>
      <w:r w:rsidRPr="006A3EDF">
        <w:rPr>
          <w:rFonts w:ascii="Arial" w:hAnsi="Arial" w:cs="Arial"/>
          <w:sz w:val="24"/>
          <w:szCs w:val="24"/>
        </w:rPr>
        <w:lastRenderedPageBreak/>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CE748A">
        <w:rPr>
          <w:rFonts w:ascii="Arial" w:hAnsi="Arial" w:cs="Arial"/>
          <w:noProof/>
          <w:sz w:val="24"/>
          <w:szCs w:val="24"/>
        </w:rPr>
        <w:t>21</w:t>
      </w:r>
      <w:r w:rsidRPr="006A3EDF">
        <w:rPr>
          <w:rFonts w:ascii="Arial" w:hAnsi="Arial" w:cs="Arial"/>
          <w:sz w:val="24"/>
          <w:szCs w:val="24"/>
        </w:rPr>
        <w:fldChar w:fldCharType="end"/>
      </w:r>
      <w:bookmarkEnd w:id="246"/>
      <w:r w:rsidRPr="006A3EDF">
        <w:rPr>
          <w:rFonts w:ascii="Arial" w:hAnsi="Arial" w:cs="Arial"/>
          <w:sz w:val="24"/>
          <w:szCs w:val="24"/>
        </w:rPr>
        <w:t xml:space="preserve"> - </w:t>
      </w:r>
      <w:r w:rsidR="00516C66" w:rsidRPr="006A3EDF">
        <w:rPr>
          <w:rFonts w:ascii="Arial" w:hAnsi="Arial" w:cs="Arial"/>
          <w:sz w:val="24"/>
          <w:szCs w:val="24"/>
        </w:rPr>
        <w:t>Alfa de</w:t>
      </w:r>
      <w:r w:rsidR="005C5CF4" w:rsidRPr="006A3EDF">
        <w:rPr>
          <w:rFonts w:ascii="Arial" w:hAnsi="Arial" w:cs="Arial"/>
          <w:sz w:val="24"/>
          <w:szCs w:val="24"/>
        </w:rPr>
        <w:t xml:space="preserve"> </w:t>
      </w:r>
      <w:proofErr w:type="spellStart"/>
      <w:r w:rsidR="005C5CF4" w:rsidRPr="006A3EDF">
        <w:rPr>
          <w:rFonts w:ascii="Arial" w:hAnsi="Arial" w:cs="Arial"/>
          <w:sz w:val="24"/>
          <w:szCs w:val="24"/>
        </w:rPr>
        <w:t>Cronbach</w:t>
      </w:r>
      <w:proofErr w:type="spellEnd"/>
      <w:r w:rsidR="005C5CF4" w:rsidRPr="006A3EDF">
        <w:rPr>
          <w:rFonts w:ascii="Arial" w:hAnsi="Arial" w:cs="Arial"/>
          <w:sz w:val="24"/>
          <w:szCs w:val="24"/>
        </w:rPr>
        <w:t xml:space="preserve"> e </w:t>
      </w:r>
      <w:r w:rsidR="00FE63F7" w:rsidRPr="006A3EDF">
        <w:rPr>
          <w:rFonts w:ascii="Arial" w:hAnsi="Arial" w:cs="Arial"/>
          <w:sz w:val="24"/>
          <w:szCs w:val="24"/>
        </w:rPr>
        <w:t>CC</w:t>
      </w:r>
      <w:r w:rsidR="005C5CF4" w:rsidRPr="006A3EDF">
        <w:rPr>
          <w:rFonts w:ascii="Arial" w:hAnsi="Arial" w:cs="Arial"/>
          <w:sz w:val="24"/>
          <w:szCs w:val="24"/>
        </w:rPr>
        <w:t xml:space="preserve"> </w:t>
      </w:r>
      <w:r w:rsidR="00F3570B" w:rsidRPr="00F3570B">
        <w:rPr>
          <w:rFonts w:ascii="Arial" w:hAnsi="Arial" w:cs="Arial"/>
          <w:sz w:val="24"/>
          <w:szCs w:val="24"/>
        </w:rPr>
        <w:t xml:space="preserve">da escala </w:t>
      </w:r>
      <w:r w:rsidRPr="006A3EDF">
        <w:rPr>
          <w:rFonts w:ascii="Arial" w:hAnsi="Arial" w:cs="Arial"/>
          <w:sz w:val="24"/>
          <w:szCs w:val="24"/>
        </w:rPr>
        <w:t>de adaptabilidade individual</w:t>
      </w:r>
      <w:bookmarkEnd w:id="247"/>
      <w:bookmarkEnd w:id="248"/>
    </w:p>
    <w:tbl>
      <w:tblPr>
        <w:tblW w:w="694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22"/>
        <w:gridCol w:w="1542"/>
        <w:gridCol w:w="1542"/>
        <w:gridCol w:w="1740"/>
      </w:tblGrid>
      <w:tr w:rsidR="00995858" w:rsidRPr="006A3EDF" w14:paraId="6DF13037" w14:textId="20D0DA12" w:rsidTr="00E45EDC">
        <w:trPr>
          <w:cantSplit/>
          <w:trHeight w:val="669"/>
          <w:jc w:val="center"/>
        </w:trPr>
        <w:tc>
          <w:tcPr>
            <w:tcW w:w="2122" w:type="dxa"/>
            <w:tcBorders>
              <w:top w:val="nil"/>
              <w:left w:val="nil"/>
              <w:bottom w:val="single" w:sz="8" w:space="0" w:color="152935"/>
              <w:right w:val="single" w:sz="8" w:space="0" w:color="E0E0E0"/>
            </w:tcBorders>
            <w:shd w:val="clear" w:color="auto" w:fill="FFFFFF"/>
            <w:vAlign w:val="bottom"/>
          </w:tcPr>
          <w:p w14:paraId="5061D5E3" w14:textId="6E5D72AA" w:rsidR="00995858" w:rsidRPr="006A3EDF" w:rsidRDefault="00995858" w:rsidP="00995858">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 xml:space="preserve">Dimensão </w:t>
            </w:r>
          </w:p>
        </w:tc>
        <w:tc>
          <w:tcPr>
            <w:tcW w:w="1542" w:type="dxa"/>
            <w:tcBorders>
              <w:top w:val="nil"/>
              <w:left w:val="nil"/>
              <w:bottom w:val="single" w:sz="8" w:space="0" w:color="152935"/>
              <w:right w:val="single" w:sz="8" w:space="0" w:color="E0E0E0"/>
            </w:tcBorders>
            <w:shd w:val="clear" w:color="auto" w:fill="FFFFFF"/>
          </w:tcPr>
          <w:p w14:paraId="38B130AE" w14:textId="77777777" w:rsidR="00995858" w:rsidRPr="006A3EDF" w:rsidRDefault="00995858" w:rsidP="00995858">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 xml:space="preserve">Número </w:t>
            </w:r>
          </w:p>
          <w:p w14:paraId="7B5CEA2A" w14:textId="00A5532A" w:rsidR="00995858" w:rsidRPr="006A3EDF" w:rsidRDefault="00995858" w:rsidP="00995858">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 itens</w:t>
            </w:r>
          </w:p>
        </w:tc>
        <w:tc>
          <w:tcPr>
            <w:tcW w:w="1542" w:type="dxa"/>
            <w:tcBorders>
              <w:top w:val="nil"/>
              <w:left w:val="nil"/>
              <w:bottom w:val="single" w:sz="8" w:space="0" w:color="152935"/>
              <w:right w:val="single" w:sz="8" w:space="0" w:color="E0E0E0"/>
            </w:tcBorders>
            <w:shd w:val="clear" w:color="auto" w:fill="FFFFFF"/>
            <w:vAlign w:val="bottom"/>
          </w:tcPr>
          <w:p w14:paraId="054A3FC0" w14:textId="5D78B8F8" w:rsidR="00995858" w:rsidRPr="006A3EDF" w:rsidRDefault="00995858" w:rsidP="00995858">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 xml:space="preserve">Alfa de </w:t>
            </w:r>
            <w:proofErr w:type="spellStart"/>
            <w:r w:rsidRPr="006A3EDF">
              <w:rPr>
                <w:rFonts w:ascii="Arial" w:eastAsiaTheme="minorHAnsi" w:hAnsi="Arial" w:cs="Arial"/>
                <w:sz w:val="24"/>
                <w:szCs w:val="24"/>
              </w:rPr>
              <w:t>Cronbach</w:t>
            </w:r>
            <w:proofErr w:type="spellEnd"/>
          </w:p>
        </w:tc>
        <w:tc>
          <w:tcPr>
            <w:tcW w:w="1740" w:type="dxa"/>
            <w:tcBorders>
              <w:top w:val="nil"/>
              <w:left w:val="nil"/>
              <w:bottom w:val="single" w:sz="8" w:space="0" w:color="152935"/>
              <w:right w:val="single" w:sz="8" w:space="0" w:color="E0E0E0"/>
            </w:tcBorders>
            <w:shd w:val="clear" w:color="auto" w:fill="FFFFFF"/>
            <w:vAlign w:val="bottom"/>
          </w:tcPr>
          <w:p w14:paraId="074AA50E" w14:textId="54FFD50B" w:rsidR="00995858" w:rsidRPr="006A3EDF" w:rsidRDefault="00E45EDC" w:rsidP="00E45EDC">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 xml:space="preserve">Confiabilidade composta </w:t>
            </w:r>
          </w:p>
        </w:tc>
      </w:tr>
      <w:tr w:rsidR="00995858" w:rsidRPr="006A3EDF" w14:paraId="454DAF49" w14:textId="55AACC9F" w:rsidTr="00E45EDC">
        <w:trPr>
          <w:cantSplit/>
          <w:trHeight w:val="656"/>
          <w:jc w:val="center"/>
        </w:trPr>
        <w:tc>
          <w:tcPr>
            <w:tcW w:w="2122" w:type="dxa"/>
            <w:tcBorders>
              <w:top w:val="single" w:sz="8" w:space="0" w:color="152935"/>
              <w:left w:val="nil"/>
              <w:bottom w:val="single" w:sz="8" w:space="0" w:color="152935"/>
              <w:right w:val="single" w:sz="8" w:space="0" w:color="E0E0E0"/>
            </w:tcBorders>
            <w:shd w:val="clear" w:color="auto" w:fill="FFFFFF"/>
          </w:tcPr>
          <w:p w14:paraId="30A8F614" w14:textId="47919CAE"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 xml:space="preserve">Emergência e </w:t>
            </w:r>
            <w:r w:rsidR="006C303E" w:rsidRPr="006A3EDF">
              <w:rPr>
                <w:rFonts w:ascii="Arial" w:eastAsiaTheme="minorHAnsi" w:hAnsi="Arial" w:cs="Arial"/>
                <w:sz w:val="24"/>
                <w:szCs w:val="24"/>
              </w:rPr>
              <w:t>situações inesperadas</w:t>
            </w:r>
          </w:p>
        </w:tc>
        <w:tc>
          <w:tcPr>
            <w:tcW w:w="1542" w:type="dxa"/>
            <w:tcBorders>
              <w:top w:val="single" w:sz="8" w:space="0" w:color="152935"/>
              <w:left w:val="nil"/>
              <w:bottom w:val="single" w:sz="8" w:space="0" w:color="152935"/>
              <w:right w:val="single" w:sz="8" w:space="0" w:color="E0E0E0"/>
            </w:tcBorders>
            <w:shd w:val="clear" w:color="auto" w:fill="FFFFFF"/>
          </w:tcPr>
          <w:p w14:paraId="5AB045C0" w14:textId="61741E77"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w:t>
            </w:r>
          </w:p>
        </w:tc>
        <w:tc>
          <w:tcPr>
            <w:tcW w:w="1542" w:type="dxa"/>
            <w:tcBorders>
              <w:top w:val="single" w:sz="8" w:space="0" w:color="152935"/>
              <w:left w:val="nil"/>
              <w:bottom w:val="single" w:sz="8" w:space="0" w:color="152935"/>
              <w:right w:val="single" w:sz="8" w:space="0" w:color="E0E0E0"/>
            </w:tcBorders>
            <w:shd w:val="clear" w:color="auto" w:fill="FFFFFF"/>
          </w:tcPr>
          <w:p w14:paraId="58D39A8D" w14:textId="369058ED"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,744</w:t>
            </w:r>
          </w:p>
        </w:tc>
        <w:tc>
          <w:tcPr>
            <w:tcW w:w="1740" w:type="dxa"/>
            <w:tcBorders>
              <w:top w:val="single" w:sz="8" w:space="0" w:color="152935"/>
              <w:left w:val="nil"/>
              <w:bottom w:val="single" w:sz="8" w:space="0" w:color="152935"/>
              <w:right w:val="single" w:sz="8" w:space="0" w:color="E0E0E0"/>
            </w:tcBorders>
            <w:shd w:val="clear" w:color="auto" w:fill="FFFFFF"/>
          </w:tcPr>
          <w:p w14:paraId="1478D4FE" w14:textId="5EE3003D"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,712</w:t>
            </w:r>
          </w:p>
        </w:tc>
      </w:tr>
      <w:tr w:rsidR="00995858" w:rsidRPr="006A3EDF" w14:paraId="3D97BE90" w14:textId="7A8FD6F5" w:rsidTr="00E45EDC">
        <w:trPr>
          <w:cantSplit/>
          <w:trHeight w:val="341"/>
          <w:jc w:val="center"/>
        </w:trPr>
        <w:tc>
          <w:tcPr>
            <w:tcW w:w="2122" w:type="dxa"/>
            <w:tcBorders>
              <w:top w:val="single" w:sz="8" w:space="0" w:color="152935"/>
              <w:left w:val="nil"/>
              <w:bottom w:val="single" w:sz="8" w:space="0" w:color="152935"/>
              <w:right w:val="single" w:sz="8" w:space="0" w:color="E0E0E0"/>
            </w:tcBorders>
            <w:shd w:val="clear" w:color="auto" w:fill="FFFFFF"/>
          </w:tcPr>
          <w:p w14:paraId="47470D5C" w14:textId="652A1989" w:rsidR="00995858" w:rsidRPr="006A3EDF" w:rsidRDefault="009C716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Aprendizado</w:t>
            </w:r>
          </w:p>
        </w:tc>
        <w:tc>
          <w:tcPr>
            <w:tcW w:w="1542" w:type="dxa"/>
            <w:tcBorders>
              <w:top w:val="single" w:sz="8" w:space="0" w:color="152935"/>
              <w:left w:val="nil"/>
              <w:bottom w:val="single" w:sz="8" w:space="0" w:color="152935"/>
              <w:right w:val="single" w:sz="8" w:space="0" w:color="E0E0E0"/>
            </w:tcBorders>
            <w:shd w:val="clear" w:color="auto" w:fill="FFFFFF"/>
          </w:tcPr>
          <w:p w14:paraId="7C60DDED" w14:textId="3EC19B84"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w:t>
            </w:r>
          </w:p>
        </w:tc>
        <w:tc>
          <w:tcPr>
            <w:tcW w:w="1542" w:type="dxa"/>
            <w:tcBorders>
              <w:top w:val="single" w:sz="8" w:space="0" w:color="152935"/>
              <w:left w:val="nil"/>
              <w:bottom w:val="single" w:sz="8" w:space="0" w:color="152935"/>
              <w:right w:val="single" w:sz="8" w:space="0" w:color="E0E0E0"/>
            </w:tcBorders>
            <w:shd w:val="clear" w:color="auto" w:fill="FFFFFF"/>
          </w:tcPr>
          <w:p w14:paraId="504A5198" w14:textId="3770C5CB"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,686</w:t>
            </w:r>
          </w:p>
        </w:tc>
        <w:tc>
          <w:tcPr>
            <w:tcW w:w="1740" w:type="dxa"/>
            <w:tcBorders>
              <w:top w:val="single" w:sz="8" w:space="0" w:color="152935"/>
              <w:left w:val="nil"/>
              <w:bottom w:val="single" w:sz="8" w:space="0" w:color="152935"/>
              <w:right w:val="single" w:sz="8" w:space="0" w:color="E0E0E0"/>
            </w:tcBorders>
            <w:shd w:val="clear" w:color="auto" w:fill="FFFFFF"/>
          </w:tcPr>
          <w:p w14:paraId="7B36682A" w14:textId="458D196C"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,646</w:t>
            </w:r>
          </w:p>
        </w:tc>
      </w:tr>
      <w:tr w:rsidR="00995858" w:rsidRPr="006A3EDF" w14:paraId="443C387D" w14:textId="71471A80" w:rsidTr="00E45EDC">
        <w:trPr>
          <w:cantSplit/>
          <w:trHeight w:val="328"/>
          <w:jc w:val="center"/>
        </w:trPr>
        <w:tc>
          <w:tcPr>
            <w:tcW w:w="2122" w:type="dxa"/>
            <w:tcBorders>
              <w:top w:val="single" w:sz="8" w:space="0" w:color="152935"/>
              <w:left w:val="nil"/>
              <w:bottom w:val="single" w:sz="8" w:space="0" w:color="152935"/>
              <w:right w:val="single" w:sz="8" w:space="0" w:color="E0E0E0"/>
            </w:tcBorders>
            <w:shd w:val="clear" w:color="auto" w:fill="FFFFFF"/>
          </w:tcPr>
          <w:p w14:paraId="04E85892" w14:textId="3A0E094A"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B284FEF" w14:textId="2477E58E"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w:t>
            </w:r>
          </w:p>
        </w:tc>
        <w:tc>
          <w:tcPr>
            <w:tcW w:w="1542" w:type="dxa"/>
            <w:tcBorders>
              <w:top w:val="single" w:sz="8" w:space="0" w:color="152935"/>
              <w:left w:val="nil"/>
              <w:bottom w:val="single" w:sz="8" w:space="0" w:color="152935"/>
              <w:right w:val="single" w:sz="8" w:space="0" w:color="E0E0E0"/>
            </w:tcBorders>
            <w:shd w:val="clear" w:color="auto" w:fill="FFFFFF"/>
          </w:tcPr>
          <w:p w14:paraId="017675E1" w14:textId="2B2EBD7E"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,644</w:t>
            </w:r>
          </w:p>
        </w:tc>
        <w:tc>
          <w:tcPr>
            <w:tcW w:w="1740" w:type="dxa"/>
            <w:tcBorders>
              <w:top w:val="single" w:sz="8" w:space="0" w:color="152935"/>
              <w:left w:val="nil"/>
              <w:bottom w:val="single" w:sz="8" w:space="0" w:color="152935"/>
              <w:right w:val="single" w:sz="8" w:space="0" w:color="E0E0E0"/>
            </w:tcBorders>
            <w:shd w:val="clear" w:color="auto" w:fill="FFFFFF"/>
          </w:tcPr>
          <w:p w14:paraId="4FD09B75" w14:textId="51152856"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,606</w:t>
            </w:r>
          </w:p>
        </w:tc>
      </w:tr>
      <w:tr w:rsidR="00995858" w:rsidRPr="006A3EDF" w14:paraId="0D88FE5F" w14:textId="10E8B432" w:rsidTr="00E45EDC">
        <w:trPr>
          <w:cantSplit/>
          <w:trHeight w:val="328"/>
          <w:jc w:val="center"/>
        </w:trPr>
        <w:tc>
          <w:tcPr>
            <w:tcW w:w="2122" w:type="dxa"/>
            <w:tcBorders>
              <w:top w:val="single" w:sz="8" w:space="0" w:color="152935"/>
              <w:left w:val="nil"/>
              <w:bottom w:val="single" w:sz="8" w:space="0" w:color="152935"/>
              <w:right w:val="single" w:sz="8" w:space="0" w:color="E0E0E0"/>
            </w:tcBorders>
            <w:shd w:val="clear" w:color="auto" w:fill="FFFFFF"/>
          </w:tcPr>
          <w:p w14:paraId="228C46F5" w14:textId="786F8DDD" w:rsidR="00995858" w:rsidRPr="006A3EDF" w:rsidRDefault="00B47B8E" w:rsidP="00995858">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Estresse</w:t>
            </w:r>
          </w:p>
        </w:tc>
        <w:tc>
          <w:tcPr>
            <w:tcW w:w="1542" w:type="dxa"/>
            <w:tcBorders>
              <w:top w:val="single" w:sz="8" w:space="0" w:color="152935"/>
              <w:left w:val="nil"/>
              <w:bottom w:val="single" w:sz="8" w:space="0" w:color="152935"/>
              <w:right w:val="single" w:sz="8" w:space="0" w:color="E0E0E0"/>
            </w:tcBorders>
            <w:shd w:val="clear" w:color="auto" w:fill="FFFFFF"/>
          </w:tcPr>
          <w:p w14:paraId="590C4B52" w14:textId="26AE40D2"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w:t>
            </w:r>
          </w:p>
        </w:tc>
        <w:tc>
          <w:tcPr>
            <w:tcW w:w="1542" w:type="dxa"/>
            <w:tcBorders>
              <w:top w:val="single" w:sz="8" w:space="0" w:color="152935"/>
              <w:left w:val="nil"/>
              <w:bottom w:val="single" w:sz="8" w:space="0" w:color="152935"/>
              <w:right w:val="single" w:sz="8" w:space="0" w:color="E0E0E0"/>
            </w:tcBorders>
            <w:shd w:val="clear" w:color="auto" w:fill="FFFFFF"/>
          </w:tcPr>
          <w:p w14:paraId="554FF93D" w14:textId="148F5067"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,606</w:t>
            </w:r>
          </w:p>
        </w:tc>
        <w:tc>
          <w:tcPr>
            <w:tcW w:w="1740" w:type="dxa"/>
            <w:tcBorders>
              <w:top w:val="single" w:sz="8" w:space="0" w:color="152935"/>
              <w:left w:val="nil"/>
              <w:bottom w:val="single" w:sz="8" w:space="0" w:color="152935"/>
              <w:right w:val="single" w:sz="8" w:space="0" w:color="E0E0E0"/>
            </w:tcBorders>
            <w:shd w:val="clear" w:color="auto" w:fill="FFFFFF"/>
          </w:tcPr>
          <w:p w14:paraId="4A5589BA" w14:textId="33B95EDC"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,608</w:t>
            </w:r>
          </w:p>
        </w:tc>
      </w:tr>
      <w:tr w:rsidR="00995858" w:rsidRPr="006A3EDF" w14:paraId="12934B28" w14:textId="4E917AD0" w:rsidTr="00E45EDC">
        <w:trPr>
          <w:cantSplit/>
          <w:trHeight w:val="328"/>
          <w:jc w:val="center"/>
        </w:trPr>
        <w:tc>
          <w:tcPr>
            <w:tcW w:w="2122" w:type="dxa"/>
            <w:tcBorders>
              <w:top w:val="single" w:sz="8" w:space="0" w:color="152935"/>
              <w:left w:val="nil"/>
              <w:bottom w:val="single" w:sz="8" w:space="0" w:color="152935"/>
              <w:right w:val="single" w:sz="8" w:space="0" w:color="E0E0E0"/>
            </w:tcBorders>
            <w:shd w:val="clear" w:color="auto" w:fill="FFFFFF"/>
          </w:tcPr>
          <w:p w14:paraId="3DD31F02" w14:textId="286CD428"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 xml:space="preserve">Criatividade </w:t>
            </w:r>
          </w:p>
        </w:tc>
        <w:tc>
          <w:tcPr>
            <w:tcW w:w="1542" w:type="dxa"/>
            <w:tcBorders>
              <w:top w:val="single" w:sz="8" w:space="0" w:color="152935"/>
              <w:left w:val="nil"/>
              <w:bottom w:val="single" w:sz="8" w:space="0" w:color="152935"/>
              <w:right w:val="single" w:sz="8" w:space="0" w:color="E0E0E0"/>
            </w:tcBorders>
            <w:shd w:val="clear" w:color="auto" w:fill="FFFFFF"/>
          </w:tcPr>
          <w:p w14:paraId="21816C08" w14:textId="05F96FAA"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w:t>
            </w:r>
          </w:p>
        </w:tc>
        <w:tc>
          <w:tcPr>
            <w:tcW w:w="1542" w:type="dxa"/>
            <w:tcBorders>
              <w:top w:val="single" w:sz="8" w:space="0" w:color="152935"/>
              <w:left w:val="nil"/>
              <w:bottom w:val="single" w:sz="8" w:space="0" w:color="152935"/>
              <w:right w:val="single" w:sz="8" w:space="0" w:color="E0E0E0"/>
            </w:tcBorders>
            <w:shd w:val="clear" w:color="auto" w:fill="FFFFFF"/>
          </w:tcPr>
          <w:p w14:paraId="5B933ADC" w14:textId="47B262B4"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,629</w:t>
            </w:r>
          </w:p>
        </w:tc>
        <w:tc>
          <w:tcPr>
            <w:tcW w:w="1740" w:type="dxa"/>
            <w:tcBorders>
              <w:top w:val="single" w:sz="8" w:space="0" w:color="152935"/>
              <w:left w:val="nil"/>
              <w:bottom w:val="single" w:sz="8" w:space="0" w:color="152935"/>
              <w:right w:val="single" w:sz="8" w:space="0" w:color="E0E0E0"/>
            </w:tcBorders>
            <w:shd w:val="clear" w:color="auto" w:fill="FFFFFF"/>
          </w:tcPr>
          <w:p w14:paraId="3E215A06" w14:textId="012FA8F3"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w:t>
            </w:r>
            <w:r w:rsidR="00D03266" w:rsidRPr="006A3EDF">
              <w:rPr>
                <w:rFonts w:ascii="Arial" w:eastAsiaTheme="minorHAnsi" w:hAnsi="Arial" w:cs="Arial"/>
                <w:sz w:val="24"/>
                <w:szCs w:val="24"/>
              </w:rPr>
              <w:t>9</w:t>
            </w:r>
            <w:r w:rsidRPr="006A3EDF">
              <w:rPr>
                <w:rFonts w:ascii="Arial" w:eastAsiaTheme="minorHAnsi" w:hAnsi="Arial" w:cs="Arial"/>
                <w:sz w:val="24"/>
                <w:szCs w:val="24"/>
              </w:rPr>
              <w:t>2</w:t>
            </w:r>
          </w:p>
        </w:tc>
      </w:tr>
      <w:tr w:rsidR="00995858" w:rsidRPr="006A3EDF" w14:paraId="770A0594" w14:textId="20877791" w:rsidTr="00E45EDC">
        <w:trPr>
          <w:cantSplit/>
          <w:trHeight w:val="656"/>
          <w:jc w:val="center"/>
        </w:trPr>
        <w:tc>
          <w:tcPr>
            <w:tcW w:w="2122" w:type="dxa"/>
            <w:tcBorders>
              <w:top w:val="single" w:sz="8" w:space="0" w:color="152935"/>
              <w:left w:val="nil"/>
              <w:bottom w:val="single" w:sz="8" w:space="0" w:color="152935"/>
              <w:right w:val="single" w:sz="8" w:space="0" w:color="E0E0E0"/>
            </w:tcBorders>
            <w:shd w:val="clear" w:color="auto" w:fill="FFFFFF"/>
          </w:tcPr>
          <w:p w14:paraId="6BD7B57C" w14:textId="7213D71F"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Adaptabilidade</w:t>
            </w:r>
          </w:p>
        </w:tc>
        <w:tc>
          <w:tcPr>
            <w:tcW w:w="1542" w:type="dxa"/>
            <w:tcBorders>
              <w:top w:val="single" w:sz="8" w:space="0" w:color="152935"/>
              <w:left w:val="nil"/>
              <w:bottom w:val="single" w:sz="8" w:space="0" w:color="152935"/>
              <w:right w:val="single" w:sz="8" w:space="0" w:color="E0E0E0"/>
            </w:tcBorders>
            <w:shd w:val="clear" w:color="auto" w:fill="FFFFFF"/>
          </w:tcPr>
          <w:p w14:paraId="73B640F2" w14:textId="2DCBC21D"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w:t>
            </w:r>
          </w:p>
        </w:tc>
        <w:tc>
          <w:tcPr>
            <w:tcW w:w="1542" w:type="dxa"/>
            <w:tcBorders>
              <w:top w:val="single" w:sz="8" w:space="0" w:color="152935"/>
              <w:left w:val="nil"/>
              <w:bottom w:val="single" w:sz="8" w:space="0" w:color="152935"/>
              <w:right w:val="single" w:sz="8" w:space="0" w:color="E0E0E0"/>
            </w:tcBorders>
            <w:shd w:val="clear" w:color="auto" w:fill="FFFFFF"/>
          </w:tcPr>
          <w:p w14:paraId="37B70A7C" w14:textId="7D1A442C"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,868</w:t>
            </w:r>
          </w:p>
        </w:tc>
        <w:tc>
          <w:tcPr>
            <w:tcW w:w="1740" w:type="dxa"/>
            <w:tcBorders>
              <w:top w:val="single" w:sz="8" w:space="0" w:color="152935"/>
              <w:left w:val="nil"/>
              <w:bottom w:val="single" w:sz="8" w:space="0" w:color="152935"/>
              <w:right w:val="single" w:sz="8" w:space="0" w:color="E0E0E0"/>
            </w:tcBorders>
            <w:shd w:val="clear" w:color="auto" w:fill="FFFFFF"/>
          </w:tcPr>
          <w:p w14:paraId="0802B1EC" w14:textId="1E88731F"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,869</w:t>
            </w:r>
          </w:p>
        </w:tc>
      </w:tr>
    </w:tbl>
    <w:p w14:paraId="2FCCF4FD" w14:textId="1D1A7AEF" w:rsidR="00A07D20" w:rsidRDefault="00A07D20" w:rsidP="00A07D20">
      <w:pPr>
        <w:spacing w:before="240" w:line="360" w:lineRule="auto"/>
        <w:ind w:left="142" w:firstLine="432"/>
        <w:rPr>
          <w:rFonts w:ascii="Arial" w:hAnsi="Arial" w:cs="Arial"/>
          <w:sz w:val="24"/>
          <w:szCs w:val="24"/>
        </w:rPr>
      </w:pPr>
      <w:r w:rsidRPr="006A3EDF">
        <w:rPr>
          <w:rFonts w:ascii="Arial" w:hAnsi="Arial" w:cs="Arial"/>
          <w:sz w:val="24"/>
          <w:szCs w:val="24"/>
        </w:rPr>
        <w:t xml:space="preserve">Para cada dimensão os resultados são os seguintes: α = 0,744 para emergência e </w:t>
      </w:r>
      <w:r w:rsidRPr="006A3EDF">
        <w:rPr>
          <w:rFonts w:ascii="Arial" w:eastAsiaTheme="minorHAnsi" w:hAnsi="Arial" w:cs="Arial"/>
          <w:sz w:val="24"/>
          <w:szCs w:val="24"/>
        </w:rPr>
        <w:t>situações inesperadas</w:t>
      </w:r>
      <w:r w:rsidRPr="006A3EDF">
        <w:rPr>
          <w:rFonts w:ascii="Arial" w:hAnsi="Arial" w:cs="Arial"/>
          <w:sz w:val="24"/>
          <w:szCs w:val="24"/>
        </w:rPr>
        <w:t xml:space="preserve">, α = 0,686 para aprendizado, α = 0,644 para interpessoal, α = 0,629 para criatividade e α = 0,606 para </w:t>
      </w:r>
      <w:r>
        <w:rPr>
          <w:rFonts w:ascii="Arial" w:hAnsi="Arial" w:cs="Arial"/>
          <w:sz w:val="24"/>
          <w:szCs w:val="24"/>
        </w:rPr>
        <w:t>estresse</w:t>
      </w:r>
      <w:r w:rsidRPr="006A3EDF">
        <w:rPr>
          <w:rFonts w:ascii="Arial" w:hAnsi="Arial" w:cs="Arial"/>
          <w:sz w:val="24"/>
          <w:szCs w:val="24"/>
        </w:rPr>
        <w:t xml:space="preserve">. Em seguida, o teste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foi realizado </w:t>
      </w:r>
      <w:r>
        <w:rPr>
          <w:rFonts w:ascii="Arial" w:hAnsi="Arial" w:cs="Arial"/>
          <w:sz w:val="24"/>
          <w:szCs w:val="24"/>
        </w:rPr>
        <w:t>na escala</w:t>
      </w:r>
      <w:r w:rsidRPr="006A3EDF">
        <w:rPr>
          <w:rFonts w:ascii="Arial" w:hAnsi="Arial" w:cs="Arial"/>
          <w:sz w:val="24"/>
          <w:szCs w:val="24"/>
        </w:rPr>
        <w:t xml:space="preserve"> tod</w:t>
      </w:r>
      <w:r>
        <w:rPr>
          <w:rFonts w:ascii="Arial" w:hAnsi="Arial" w:cs="Arial"/>
          <w:sz w:val="24"/>
          <w:szCs w:val="24"/>
        </w:rPr>
        <w:t>a</w:t>
      </w:r>
      <w:r w:rsidRPr="006A3EDF">
        <w:rPr>
          <w:rFonts w:ascii="Arial" w:hAnsi="Arial" w:cs="Arial"/>
          <w:sz w:val="24"/>
          <w:szCs w:val="24"/>
        </w:rPr>
        <w:t xml:space="preserve">, procedimento realizado de maneira semelhante por </w:t>
      </w:r>
      <w:r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2016)","manualFormatting":"Da Silva et al. (2016)","plainTextFormattedCitation":"(DA SILVA et al., 2016)","previouslyFormattedCitation":"(DA SILVA et al., 2016)"},"properties":{"noteIndex":0},"schema":"https://github.com/citation-style-language/schema/raw/master/csl-citation.json"}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Da Silva et al. (2016)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xml:space="preserve"> e </w:t>
      </w:r>
      <w:r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et al., 2019)","manualFormatting":" Santos et al. (2019)","plainTextFormattedCitation":"(E.S. SANTOS et al., 2019)","previouslyFormattedCitation":"(E.S. SANTOS et al., 2019)"},"properties":{"noteIndex":0},"schema":"https://github.com/citation-style-language/schema/raw/master/csl-citation.json"}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 xml:space="preserve"> Santos et al. (2019)</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xml:space="preserve"> em outr</w:t>
      </w:r>
      <w:r>
        <w:rPr>
          <w:rStyle w:val="tlid-translation"/>
          <w:rFonts w:ascii="Arial" w:hAnsi="Arial" w:cs="Arial"/>
          <w:sz w:val="24"/>
          <w:szCs w:val="24"/>
        </w:rPr>
        <w:t>as escalas</w:t>
      </w:r>
      <w:r w:rsidRPr="006A3EDF">
        <w:rPr>
          <w:rFonts w:ascii="Arial" w:hAnsi="Arial" w:cs="Arial"/>
          <w:sz w:val="24"/>
          <w:szCs w:val="24"/>
        </w:rPr>
        <w:t xml:space="preserve">, </w:t>
      </w:r>
      <w:r>
        <w:rPr>
          <w:rFonts w:ascii="Arial" w:hAnsi="Arial" w:cs="Arial"/>
          <w:sz w:val="24"/>
          <w:szCs w:val="24"/>
        </w:rPr>
        <w:t>em que</w:t>
      </w:r>
      <w:r w:rsidRPr="006A3EDF">
        <w:rPr>
          <w:rFonts w:ascii="Arial" w:hAnsi="Arial" w:cs="Arial"/>
          <w:sz w:val="24"/>
          <w:szCs w:val="24"/>
        </w:rPr>
        <w:t xml:space="preserve"> seu resultado foi α = 0,868 em todos os itens de adaptabilidade.  </w:t>
      </w:r>
    </w:p>
    <w:p w14:paraId="64DF6BB8" w14:textId="7C48C0A8" w:rsidR="00A07D20" w:rsidRPr="006A3EDF" w:rsidRDefault="00A07D20" w:rsidP="00A07D20">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Pr="006A3EDF">
        <w:rPr>
          <w:rFonts w:ascii="Arial" w:hAnsi="Arial" w:cs="Arial"/>
          <w:sz w:val="24"/>
          <w:szCs w:val="24"/>
        </w:rPr>
        <w:fldChar w:fldCharType="begin"/>
      </w:r>
      <w:r w:rsidRPr="006A3EDF">
        <w:rPr>
          <w:rFonts w:ascii="Arial" w:hAnsi="Arial" w:cs="Arial"/>
          <w:sz w:val="24"/>
          <w:szCs w:val="24"/>
        </w:rPr>
        <w:instrText xml:space="preserve"> REF _Ref25603868 \h  \* MERGEFORMAT </w:instrText>
      </w:r>
      <w:r w:rsidRPr="006A3EDF">
        <w:rPr>
          <w:rFonts w:ascii="Arial" w:hAnsi="Arial" w:cs="Arial"/>
          <w:sz w:val="24"/>
          <w:szCs w:val="24"/>
        </w:rPr>
      </w:r>
      <w:r w:rsidRPr="006A3EDF">
        <w:rPr>
          <w:rFonts w:ascii="Arial" w:hAnsi="Arial" w:cs="Arial"/>
          <w:sz w:val="24"/>
          <w:szCs w:val="24"/>
        </w:rPr>
        <w:fldChar w:fldCharType="separate"/>
      </w:r>
      <w:r w:rsidR="00B65493" w:rsidRPr="006A3EDF">
        <w:rPr>
          <w:rFonts w:ascii="Arial" w:hAnsi="Arial" w:cs="Arial"/>
          <w:sz w:val="24"/>
          <w:szCs w:val="24"/>
        </w:rPr>
        <w:t xml:space="preserve">Tabela </w:t>
      </w:r>
      <w:r w:rsidR="00B65493">
        <w:rPr>
          <w:rFonts w:ascii="Arial" w:hAnsi="Arial" w:cs="Arial"/>
          <w:noProof/>
          <w:sz w:val="24"/>
          <w:szCs w:val="24"/>
        </w:rPr>
        <w:t>21</w:t>
      </w:r>
      <w:r w:rsidRPr="006A3EDF">
        <w:rPr>
          <w:rFonts w:ascii="Arial" w:hAnsi="Arial" w:cs="Arial"/>
          <w:sz w:val="24"/>
          <w:szCs w:val="24"/>
        </w:rPr>
        <w:fldChar w:fldCharType="end"/>
      </w:r>
      <w:r w:rsidRPr="006A3EDF">
        <w:rPr>
          <w:rFonts w:ascii="Arial" w:hAnsi="Arial" w:cs="Arial"/>
          <w:sz w:val="24"/>
          <w:szCs w:val="24"/>
        </w:rPr>
        <w:t xml:space="preserve">, os valores da confiabilidade compostas (CC) são apresentados. Valores acima de 0.6 são consideráveis aceitáveis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1981)","plainTextFormattedCitation":"(FORNELL; LARCKER, 1981)","previouslyFormattedCitation":"(FORNELL; LARCKER, 1981)"},"properties":{"noteIndex":0},"schema":"https://github.com/citation-style-language/schema/raw/master/csl-citation.json"}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(FORNELL; LARCKER, 1981)</w:t>
      </w:r>
      <w:r w:rsidRPr="006A3EDF">
        <w:rPr>
          <w:rFonts w:ascii="Arial" w:hAnsi="Arial" w:cs="Arial"/>
          <w:sz w:val="24"/>
          <w:szCs w:val="24"/>
        </w:rPr>
        <w:fldChar w:fldCharType="end"/>
      </w:r>
      <w:r w:rsidRPr="006A3EDF">
        <w:rPr>
          <w:rFonts w:ascii="Arial" w:hAnsi="Arial" w:cs="Arial"/>
          <w:sz w:val="24"/>
          <w:szCs w:val="24"/>
        </w:rPr>
        <w:t xml:space="preserve">, onde os valores variam de 0.592 para a dimensão criatividade e .0712 para a dimensão emergência e </w:t>
      </w:r>
      <w:r w:rsidRPr="006A3EDF">
        <w:rPr>
          <w:rFonts w:ascii="Arial" w:eastAsiaTheme="minorHAnsi" w:hAnsi="Arial" w:cs="Arial"/>
          <w:sz w:val="24"/>
          <w:szCs w:val="24"/>
        </w:rPr>
        <w:t>situações inesperadas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147608F6" w14:textId="7FC261EC"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 xml:space="preserve">do valor de referência. </w:t>
      </w:r>
      <w:r w:rsidR="00A15C04" w:rsidRPr="006A3EDF">
        <w:rPr>
          <w:rFonts w:ascii="Arial" w:hAnsi="Arial" w:cs="Arial"/>
          <w:sz w:val="24"/>
          <w:szCs w:val="24"/>
        </w:rPr>
        <w:t>Isso</w:t>
      </w:r>
      <w:r w:rsidR="008C103C" w:rsidRPr="006A3EDF">
        <w:rPr>
          <w:rFonts w:ascii="Arial" w:hAnsi="Arial" w:cs="Arial"/>
          <w:sz w:val="24"/>
          <w:szCs w:val="24"/>
        </w:rPr>
        <w:t xml:space="preserve"> pode indicar </w:t>
      </w:r>
      <w:r w:rsidR="00A15C04" w:rsidRPr="006A3EDF">
        <w:rPr>
          <w:rFonts w:ascii="Arial" w:hAnsi="Arial" w:cs="Arial"/>
          <w:sz w:val="24"/>
          <w:szCs w:val="24"/>
        </w:rPr>
        <w:t xml:space="preserve">potenciais problemas </w:t>
      </w:r>
      <w:r w:rsidR="00F3570B">
        <w:rPr>
          <w:rFonts w:ascii="Arial" w:hAnsi="Arial" w:cs="Arial"/>
          <w:sz w:val="24"/>
          <w:szCs w:val="24"/>
        </w:rPr>
        <w:t>n</w:t>
      </w:r>
      <w:r w:rsidR="00F3570B" w:rsidRPr="00F3570B">
        <w:rPr>
          <w:rFonts w:ascii="Arial" w:hAnsi="Arial" w:cs="Arial"/>
          <w:sz w:val="24"/>
          <w:szCs w:val="24"/>
        </w:rPr>
        <w:t>a escala</w:t>
      </w:r>
      <w:r w:rsidR="00A15C04" w:rsidRPr="006A3EDF">
        <w:rPr>
          <w:rFonts w:ascii="Arial" w:hAnsi="Arial" w:cs="Arial"/>
          <w:sz w:val="24"/>
          <w:szCs w:val="24"/>
        </w:rPr>
        <w:t xml:space="preserve">, todavia </w:t>
      </w:r>
      <w:r w:rsidR="00D03266" w:rsidRPr="006A3EDF">
        <w:rPr>
          <w:rFonts w:ascii="Arial" w:hAnsi="Arial" w:cs="Arial"/>
          <w:sz w:val="24"/>
          <w:szCs w:val="24"/>
        </w:rPr>
        <w:t xml:space="preserve">se o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construto ainda é adequada</w:t>
      </w:r>
      <w:r w:rsidR="008263BF" w:rsidRPr="006A3EDF">
        <w:rPr>
          <w:rFonts w:ascii="Arial" w:hAnsi="Arial" w:cs="Arial"/>
          <w:sz w:val="24"/>
          <w:szCs w:val="24"/>
        </w:rPr>
        <w:t xml:space="preserve"> </w:t>
      </w:r>
      <w:r w:rsidR="008263BF"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8263BF"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8263BF" w:rsidRPr="006A3EDF">
        <w:rPr>
          <w:rFonts w:ascii="Arial" w:hAnsi="Arial" w:cs="Arial"/>
          <w:sz w:val="24"/>
          <w:szCs w:val="24"/>
        </w:rPr>
        <w:fldChar w:fldCharType="end"/>
      </w:r>
      <w:r w:rsidR="008C103C" w:rsidRPr="006A3EDF">
        <w:rPr>
          <w:rFonts w:ascii="Arial" w:hAnsi="Arial" w:cs="Arial"/>
          <w:sz w:val="24"/>
          <w:szCs w:val="24"/>
        </w:rPr>
        <w:t xml:space="preserve">. </w:t>
      </w:r>
      <w:r w:rsidR="00D03266" w:rsidRPr="006A3EDF">
        <w:rPr>
          <w:rFonts w:ascii="Arial" w:hAnsi="Arial" w:cs="Arial"/>
          <w:sz w:val="24"/>
          <w:szCs w:val="24"/>
        </w:rPr>
        <w:t xml:space="preserve"> </w:t>
      </w:r>
    </w:p>
    <w:p w14:paraId="3A1097C1" w14:textId="77777777"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A3030B"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A3030B"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A3030B"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será utilizada nesta 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o </w:t>
      </w:r>
      <w:r w:rsidR="00D44A4C">
        <w:rPr>
          <w:rFonts w:ascii="Arial" w:hAnsi="Arial" w:cs="Arial"/>
          <w:sz w:val="24"/>
          <w:szCs w:val="24"/>
        </w:rPr>
        <w:t>Alfa</w:t>
      </w:r>
      <w:r w:rsidR="00C12C72" w:rsidRPr="006A3EDF">
        <w:rPr>
          <w:rFonts w:ascii="Arial" w:hAnsi="Arial" w:cs="Arial"/>
          <w:sz w:val="24"/>
          <w:szCs w:val="24"/>
        </w:rPr>
        <w:t xml:space="preserve"> de </w:t>
      </w:r>
      <w:proofErr w:type="spellStart"/>
      <w:r w:rsidR="00C12C72" w:rsidRPr="006A3EDF">
        <w:rPr>
          <w:rFonts w:ascii="Arial" w:hAnsi="Arial" w:cs="Arial"/>
          <w:sz w:val="24"/>
          <w:szCs w:val="24"/>
        </w:rPr>
        <w:t>Cronbach</w:t>
      </w:r>
      <w:proofErr w:type="spellEnd"/>
      <w:r w:rsidR="00C12C72" w:rsidRPr="006A3EDF">
        <w:rPr>
          <w:rFonts w:ascii="Arial" w:hAnsi="Arial" w:cs="Arial"/>
          <w:sz w:val="24"/>
          <w:szCs w:val="24"/>
        </w:rPr>
        <w:t xml:space="preserve"> e a 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 Uma possível </w:t>
      </w:r>
      <w:r w:rsidR="002C5B97" w:rsidRPr="006A3EDF">
        <w:rPr>
          <w:rFonts w:ascii="Arial" w:hAnsi="Arial" w:cs="Arial"/>
          <w:sz w:val="24"/>
          <w:szCs w:val="24"/>
        </w:rPr>
        <w:t>averiguação</w:t>
      </w:r>
      <w:r w:rsidR="00913936" w:rsidRPr="006A3EDF">
        <w:rPr>
          <w:rFonts w:ascii="Arial" w:hAnsi="Arial" w:cs="Arial"/>
          <w:sz w:val="24"/>
          <w:szCs w:val="24"/>
        </w:rPr>
        <w:t xml:space="preserve"> </w:t>
      </w:r>
      <w:r w:rsidR="0010452C" w:rsidRPr="006A3EDF">
        <w:rPr>
          <w:rFonts w:ascii="Arial" w:hAnsi="Arial" w:cs="Arial"/>
          <w:sz w:val="24"/>
          <w:szCs w:val="24"/>
        </w:rPr>
        <w:t xml:space="preserve">necessária </w:t>
      </w:r>
      <w:r w:rsidR="00913936" w:rsidRPr="006A3EDF">
        <w:rPr>
          <w:rFonts w:ascii="Arial" w:hAnsi="Arial" w:cs="Arial"/>
          <w:sz w:val="24"/>
          <w:szCs w:val="24"/>
        </w:rPr>
        <w:t xml:space="preserve">sobre a escala é observar a utilização </w:t>
      </w:r>
      <w:r w:rsidR="00E016A7" w:rsidRPr="006A3EDF">
        <w:rPr>
          <w:rFonts w:ascii="Arial" w:hAnsi="Arial" w:cs="Arial"/>
          <w:sz w:val="24"/>
          <w:szCs w:val="24"/>
        </w:rPr>
        <w:t xml:space="preserve">da escala original </w:t>
      </w:r>
      <w:r w:rsidR="00913936" w:rsidRPr="006A3EDF">
        <w:rPr>
          <w:rFonts w:ascii="Arial" w:hAnsi="Arial" w:cs="Arial"/>
          <w:sz w:val="24"/>
          <w:szCs w:val="24"/>
        </w:rPr>
        <w:t xml:space="preserve">em inglês </w:t>
      </w:r>
      <w:r w:rsidR="0010452C" w:rsidRPr="006A3EDF">
        <w:rPr>
          <w:rFonts w:ascii="Arial" w:hAnsi="Arial" w:cs="Arial"/>
          <w:sz w:val="24"/>
          <w:szCs w:val="24"/>
        </w:rPr>
        <w:t xml:space="preserve">na </w:t>
      </w:r>
      <w:r w:rsidR="0010452C" w:rsidRPr="006A3EDF">
        <w:rPr>
          <w:rFonts w:ascii="Arial" w:hAnsi="Arial" w:cs="Arial"/>
          <w:sz w:val="24"/>
          <w:szCs w:val="24"/>
        </w:rPr>
        <w:lastRenderedPageBreak/>
        <w:t xml:space="preserve">área de Engenharia de Software e verificar se </w:t>
      </w:r>
      <w:r w:rsidR="002E2681" w:rsidRPr="006A3EDF">
        <w:rPr>
          <w:rFonts w:ascii="Arial" w:hAnsi="Arial" w:cs="Arial"/>
          <w:sz w:val="24"/>
          <w:szCs w:val="24"/>
        </w:rPr>
        <w:t>os resultados apresentados são adequados para a escala</w:t>
      </w:r>
      <w:r w:rsidR="00A3030B" w:rsidRPr="006A3EDF">
        <w:rPr>
          <w:rFonts w:ascii="Arial" w:hAnsi="Arial" w:cs="Arial"/>
          <w:sz w:val="24"/>
          <w:szCs w:val="24"/>
        </w:rPr>
        <w:t>.</w:t>
      </w:r>
      <w:r w:rsidR="00E016A7" w:rsidRPr="006A3EDF">
        <w:rPr>
          <w:rFonts w:ascii="Arial" w:hAnsi="Arial" w:cs="Arial"/>
          <w:sz w:val="24"/>
          <w:szCs w:val="24"/>
        </w:rPr>
        <w:t xml:space="preserve"> </w:t>
      </w:r>
    </w:p>
    <w:p w14:paraId="3E184767" w14:textId="63178147" w:rsidR="00C05DB0" w:rsidRPr="006A3EDF" w:rsidRDefault="00484717" w:rsidP="00C05DB0">
      <w:pPr>
        <w:spacing w:line="360" w:lineRule="auto"/>
        <w:ind w:left="142" w:firstLine="432"/>
        <w:rPr>
          <w:rFonts w:ascii="Arial" w:hAnsi="Arial" w:cs="Arial"/>
          <w:sz w:val="24"/>
          <w:szCs w:val="24"/>
        </w:rPr>
      </w:pPr>
      <w:r w:rsidRPr="006A3EDF">
        <w:rPr>
          <w:rFonts w:ascii="Arial" w:hAnsi="Arial" w:cs="Arial"/>
          <w:sz w:val="24"/>
          <w:szCs w:val="24"/>
        </w:rPr>
        <w:t>Is</w:t>
      </w:r>
      <w:r w:rsidR="00441897">
        <w:rPr>
          <w:rFonts w:ascii="Arial" w:hAnsi="Arial" w:cs="Arial"/>
          <w:sz w:val="24"/>
          <w:szCs w:val="24"/>
        </w:rPr>
        <w:t>s</w:t>
      </w:r>
      <w:r w:rsidRPr="006A3EDF">
        <w:rPr>
          <w:rFonts w:ascii="Arial" w:hAnsi="Arial" w:cs="Arial"/>
          <w:sz w:val="24"/>
          <w:szCs w:val="24"/>
        </w:rPr>
        <w:t xml:space="preserve">o </w:t>
      </w:r>
      <w:r w:rsidR="00441897">
        <w:rPr>
          <w:rFonts w:ascii="Arial" w:hAnsi="Arial" w:cs="Arial"/>
          <w:sz w:val="24"/>
          <w:szCs w:val="24"/>
        </w:rPr>
        <w:t xml:space="preserve">pode ter ocorrido </w:t>
      </w:r>
      <w:r w:rsidRPr="006A3EDF">
        <w:rPr>
          <w:rFonts w:ascii="Arial" w:hAnsi="Arial" w:cs="Arial"/>
          <w:sz w:val="24"/>
          <w:szCs w:val="24"/>
        </w:rPr>
        <w:t xml:space="preserve">porque tanto o alpha de </w:t>
      </w:r>
      <w:proofErr w:type="spellStart"/>
      <w:r w:rsidRPr="006A3EDF">
        <w:rPr>
          <w:rFonts w:ascii="Arial" w:hAnsi="Arial" w:cs="Arial"/>
          <w:sz w:val="24"/>
          <w:szCs w:val="24"/>
        </w:rPr>
        <w:t>Cronbach</w:t>
      </w:r>
      <w:proofErr w:type="spellEnd"/>
      <w:r w:rsidR="00D029E4" w:rsidRPr="006A3EDF">
        <w:rPr>
          <w:rFonts w:ascii="Arial" w:hAnsi="Arial" w:cs="Arial"/>
          <w:sz w:val="24"/>
          <w:szCs w:val="24"/>
        </w:rPr>
        <w:t>,</w:t>
      </w:r>
      <w:r w:rsidRPr="006A3EDF">
        <w:rPr>
          <w:rFonts w:ascii="Arial" w:hAnsi="Arial" w:cs="Arial"/>
          <w:sz w:val="24"/>
          <w:szCs w:val="24"/>
        </w:rPr>
        <w:t xml:space="preserve"> quanto o AVE e as cargas fatoriais têm como base a correlação dos itens dentro de uma dimensão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2009)","plainTextFormattedCitation":"(HAIR et al., 2009)","previouslyFormattedCitation":"(HAIR et al., 2009)"},"properties":{"noteIndex":0},"schema":"https://github.com/citation-style-language/schema/raw/master/csl-citation.json"}</w:instrText>
      </w:r>
      <w:r w:rsidRPr="006A3EDF">
        <w:rPr>
          <w:rFonts w:ascii="Arial" w:hAnsi="Arial" w:cs="Arial"/>
          <w:sz w:val="24"/>
          <w:szCs w:val="24"/>
        </w:rPr>
        <w:fldChar w:fldCharType="separate"/>
      </w:r>
      <w:r w:rsidR="00E91695" w:rsidRPr="004C09D6">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xml:space="preserve">. </w:t>
      </w:r>
      <w:r w:rsidR="00D963A1" w:rsidRPr="006A3EDF">
        <w:rPr>
          <w:rFonts w:ascii="Arial" w:hAnsi="Arial" w:cs="Arial"/>
          <w:sz w:val="24"/>
          <w:szCs w:val="24"/>
        </w:rPr>
        <w:t xml:space="preserve">Se os itens não fizerem sentido dentro de uma dimensão dentro da Engenharia de Software, ou a formulação das frases </w:t>
      </w:r>
      <w:r w:rsidR="00E6562D" w:rsidRPr="006A3EDF">
        <w:rPr>
          <w:rFonts w:ascii="Arial" w:hAnsi="Arial" w:cs="Arial"/>
          <w:sz w:val="24"/>
          <w:szCs w:val="24"/>
        </w:rPr>
        <w:t xml:space="preserve">não for adequada para o tipo de trabalho realizado, a dimensão pode ter problemas de mensuração. </w:t>
      </w:r>
    </w:p>
    <w:p w14:paraId="438CA95C" w14:textId="36E679BE" w:rsidR="0010281B" w:rsidRPr="00741284" w:rsidRDefault="00450436" w:rsidP="00FF2AD4">
      <w:pPr>
        <w:pStyle w:val="PhD-Title2"/>
      </w:pPr>
      <w:bookmarkStart w:id="249" w:name="_Ref38880781"/>
      <w:bookmarkStart w:id="250" w:name="_Toc42242468"/>
      <w:r>
        <w:t>INSTABILIDADE NA ENGENHARIA DE SOFTWARE</w:t>
      </w:r>
      <w:bookmarkEnd w:id="249"/>
      <w:bookmarkEnd w:id="250"/>
    </w:p>
    <w:p w14:paraId="5FEC7B15" w14:textId="75185B86" w:rsidR="00E129EF" w:rsidRPr="001B4BE4" w:rsidRDefault="00E129EF" w:rsidP="00E60F84">
      <w:pPr>
        <w:spacing w:line="360" w:lineRule="auto"/>
        <w:ind w:firstLine="567"/>
        <w:rPr>
          <w:rFonts w:ascii="Arial" w:hAnsi="Arial" w:cs="Arial"/>
          <w:sz w:val="24"/>
          <w:szCs w:val="24"/>
        </w:rPr>
      </w:pPr>
      <w:bookmarkStart w:id="251" w:name="_Ref25223218"/>
      <w:r>
        <w:rPr>
          <w:rFonts w:ascii="Arial" w:hAnsi="Arial" w:cs="Arial"/>
          <w:sz w:val="24"/>
          <w:szCs w:val="24"/>
        </w:rPr>
        <w:t xml:space="preserve">A </w:t>
      </w:r>
      <w:r w:rsidR="00AA4A43" w:rsidRPr="006A3EDF">
        <w:rPr>
          <w:rFonts w:ascii="Arial" w:hAnsi="Arial" w:cs="Arial"/>
          <w:sz w:val="24"/>
          <w:szCs w:val="24"/>
        </w:rPr>
        <w:fldChar w:fldCharType="begin"/>
      </w:r>
      <w:r w:rsidR="00AA4A43" w:rsidRPr="006A3EDF">
        <w:rPr>
          <w:rFonts w:ascii="Arial" w:hAnsi="Arial" w:cs="Arial"/>
          <w:sz w:val="24"/>
          <w:szCs w:val="24"/>
        </w:rPr>
        <w:instrText xml:space="preserve"> REF _Ref29112260 \h  \* MERGEFORMAT </w:instrText>
      </w:r>
      <w:r w:rsidR="00AA4A43" w:rsidRPr="006A3EDF">
        <w:rPr>
          <w:rFonts w:ascii="Arial" w:hAnsi="Arial" w:cs="Arial"/>
          <w:sz w:val="24"/>
          <w:szCs w:val="24"/>
        </w:rPr>
      </w:r>
      <w:r w:rsidR="00AA4A43" w:rsidRPr="006A3EDF">
        <w:rPr>
          <w:rFonts w:ascii="Arial" w:hAnsi="Arial" w:cs="Arial"/>
          <w:sz w:val="24"/>
          <w:szCs w:val="24"/>
        </w:rPr>
        <w:fldChar w:fldCharType="separate"/>
      </w:r>
      <w:r w:rsidRPr="00E129EF">
        <w:rPr>
          <w:rFonts w:ascii="Arial" w:hAnsi="Arial" w:cs="Arial"/>
          <w:sz w:val="24"/>
          <w:szCs w:val="24"/>
        </w:rPr>
        <w:t xml:space="preserve">Tabela </w:t>
      </w:r>
      <w:r w:rsidRPr="00E129EF">
        <w:rPr>
          <w:rFonts w:ascii="Arial" w:hAnsi="Arial" w:cs="Arial"/>
          <w:noProof/>
          <w:sz w:val="24"/>
          <w:szCs w:val="24"/>
        </w:rPr>
        <w:t>22</w:t>
      </w:r>
      <w:r w:rsidR="00AA4A43" w:rsidRPr="006A3EDF">
        <w:rPr>
          <w:rFonts w:ascii="Arial" w:hAnsi="Arial" w:cs="Arial"/>
          <w:sz w:val="24"/>
          <w:szCs w:val="24"/>
        </w:rPr>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AA4A43">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AA4A43" w:rsidRPr="006A3EDF">
        <w:rPr>
          <w:rFonts w:ascii="Arial" w:hAnsi="Arial" w:cs="Arial"/>
          <w:i/>
          <w:iCs/>
          <w:sz w:val="24"/>
          <w:szCs w:val="24"/>
        </w:rPr>
        <w:t>houve modificações na tecnologia utilizada</w:t>
      </w:r>
      <w:r w:rsidR="00AA4A43" w:rsidRPr="006A3EDF">
        <w:rPr>
          <w:rFonts w:ascii="Arial" w:hAnsi="Arial" w:cs="Arial"/>
          <w:sz w:val="24"/>
          <w:szCs w:val="24"/>
        </w:rPr>
        <w:t xml:space="preserve"> (3,04) e a maior média foi </w:t>
      </w:r>
      <w:r w:rsidR="00AA4A43" w:rsidRPr="006A3EDF">
        <w:rPr>
          <w:rFonts w:ascii="Arial" w:hAnsi="Arial" w:cs="Arial"/>
          <w:i/>
          <w:iCs/>
          <w:sz w:val="24"/>
          <w:szCs w:val="24"/>
        </w:rPr>
        <w:t>houve pressão nos prazos de entrega</w:t>
      </w:r>
      <w:r w:rsidR="00AA4A43" w:rsidRPr="006A3EDF">
        <w:rPr>
          <w:rFonts w:ascii="Arial" w:hAnsi="Arial" w:cs="Arial"/>
          <w:sz w:val="24"/>
          <w:szCs w:val="24"/>
        </w:rPr>
        <w:t xml:space="preserve"> (5,13). </w:t>
      </w:r>
    </w:p>
    <w:p w14:paraId="64EDFA24" w14:textId="2E798EC3" w:rsidR="00B07563" w:rsidRPr="006A3EDF" w:rsidRDefault="00B07563" w:rsidP="00761F83">
      <w:pPr>
        <w:pStyle w:val="Legenda"/>
        <w:keepNext/>
        <w:spacing w:before="240"/>
        <w:rPr>
          <w:rFonts w:ascii="Arial" w:hAnsi="Arial" w:cs="Arial"/>
        </w:rPr>
      </w:pPr>
      <w:bookmarkStart w:id="252" w:name="_Ref29112260"/>
      <w:bookmarkStart w:id="253" w:name="_Toc31965966"/>
      <w:bookmarkStart w:id="254" w:name="_Toc43927118"/>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22</w:t>
      </w:r>
      <w:r w:rsidRPr="006A3EDF">
        <w:rPr>
          <w:rFonts w:ascii="Arial" w:hAnsi="Arial" w:cs="Arial"/>
        </w:rPr>
        <w:fldChar w:fldCharType="end"/>
      </w:r>
      <w:bookmarkEnd w:id="252"/>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53"/>
      <w:bookmarkEnd w:id="254"/>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700C620F" w14:textId="77777777" w:rsidTr="00A11982">
        <w:trPr>
          <w:cantSplit/>
          <w:jc w:val="center"/>
        </w:trPr>
        <w:tc>
          <w:tcPr>
            <w:tcW w:w="5103" w:type="dxa"/>
            <w:tcBorders>
              <w:top w:val="nil"/>
              <w:left w:val="nil"/>
              <w:bottom w:val="single" w:sz="8" w:space="0" w:color="152935"/>
              <w:right w:val="nil"/>
            </w:tcBorders>
            <w:shd w:val="clear" w:color="auto" w:fill="FFFFFF"/>
            <w:vAlign w:val="bottom"/>
          </w:tcPr>
          <w:p w14:paraId="679B4E38" w14:textId="77777777" w:rsidR="00A11982" w:rsidRPr="006A3EDF" w:rsidRDefault="00A11982" w:rsidP="00A05682">
            <w:pPr>
              <w:autoSpaceDE w:val="0"/>
              <w:autoSpaceDN w:val="0"/>
              <w:adjustRightInd w:val="0"/>
              <w:spacing w:after="0"/>
              <w:jc w:val="left"/>
              <w:rPr>
                <w:rFonts w:ascii="Arial" w:eastAsiaTheme="minorHAnsi" w:hAnsi="Arial" w:cs="Arial"/>
                <w:sz w:val="24"/>
                <w:szCs w:val="24"/>
              </w:rPr>
            </w:pPr>
          </w:p>
        </w:tc>
        <w:tc>
          <w:tcPr>
            <w:tcW w:w="1506" w:type="dxa"/>
            <w:tcBorders>
              <w:top w:val="nil"/>
              <w:left w:val="single" w:sz="8" w:space="0" w:color="E0E0E0"/>
              <w:bottom w:val="single" w:sz="8" w:space="0" w:color="152935"/>
              <w:right w:val="single" w:sz="8" w:space="0" w:color="E0E0E0"/>
            </w:tcBorders>
            <w:shd w:val="clear" w:color="auto" w:fill="FFFFFF"/>
          </w:tcPr>
          <w:p w14:paraId="1FA7E628" w14:textId="1B0D0EE8" w:rsidR="00A11982" w:rsidRPr="006A3EDF" w:rsidRDefault="00A11982" w:rsidP="00A05682">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54A1092E" w14:textId="0709D7C9" w:rsidR="00A11982" w:rsidRPr="006A3EDF" w:rsidRDefault="00A11982" w:rsidP="00A05682">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Média</w:t>
            </w:r>
          </w:p>
        </w:tc>
        <w:tc>
          <w:tcPr>
            <w:tcW w:w="1755" w:type="dxa"/>
            <w:tcBorders>
              <w:top w:val="nil"/>
              <w:left w:val="single" w:sz="8" w:space="0" w:color="E0E0E0"/>
              <w:bottom w:val="single" w:sz="8" w:space="0" w:color="152935"/>
              <w:right w:val="nil"/>
            </w:tcBorders>
            <w:shd w:val="clear" w:color="auto" w:fill="FFFFFF"/>
            <w:vAlign w:val="bottom"/>
          </w:tcPr>
          <w:p w14:paraId="40EA1AA1" w14:textId="6D7F3E4B" w:rsidR="00A11982" w:rsidRPr="006A3EDF" w:rsidRDefault="00A11982" w:rsidP="00A05682">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Desvio Padrão</w:t>
            </w:r>
          </w:p>
        </w:tc>
      </w:tr>
      <w:tr w:rsidR="00A2271C" w:rsidRPr="006A3EDF" w14:paraId="2EBF8A0E" w14:textId="77777777" w:rsidTr="00A11982">
        <w:trPr>
          <w:cantSplit/>
          <w:jc w:val="center"/>
        </w:trPr>
        <w:tc>
          <w:tcPr>
            <w:tcW w:w="5103" w:type="dxa"/>
            <w:tcBorders>
              <w:top w:val="single" w:sz="8" w:space="0" w:color="152935"/>
              <w:left w:val="nil"/>
              <w:bottom w:val="single" w:sz="8" w:space="0" w:color="AEAEAE"/>
              <w:right w:val="nil"/>
            </w:tcBorders>
            <w:shd w:val="clear" w:color="auto" w:fill="E0E0E0"/>
          </w:tcPr>
          <w:p w14:paraId="52B00D2B"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46F6134C"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94F1AE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1AC911E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166DE9B"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0520001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 xml:space="preserve">... membros da minha equipe precisaram se ausentar afastar </w:t>
            </w:r>
            <w:proofErr w:type="spellStart"/>
            <w:r w:rsidRPr="006A3EDF">
              <w:rPr>
                <w:rFonts w:ascii="Arial" w:eastAsiaTheme="minorHAnsi" w:hAnsi="Arial" w:cs="Arial"/>
                <w:sz w:val="24"/>
                <w:szCs w:val="24"/>
              </w:rPr>
              <w:t>tempor</w:t>
            </w:r>
            <w:proofErr w:type="spellEnd"/>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7B07DB9"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D3F6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469EB3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15BAA221"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76B86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F8DF87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4813F4D"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3D66398D"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35101738"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33EA7F8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62BA9C6"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41CE63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33B801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79860641"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45579D14"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31EB05"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F120818"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41CD3C1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4B5B31D4"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25AAE0A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7793605"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01A1F0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3524444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0849D6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04935F0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4B1F85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A912F8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0ED8DC3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47FB7150"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6A96F1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C52638"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558198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6FD7E1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1BF2C1F2"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436F4B0"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B55C9A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24AFC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2B775488"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2BBCAEF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4B0720E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B861C6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2FC7722"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7A7313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675687D9"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0090EB1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985F8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A96578D"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34A98B6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67ACCD9A"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DA672F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5952D1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6F0CB8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0EBC44E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14D9DF69"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6B586BC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A2C960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B845C7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7FDB22F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0BE9E4F8"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055C8C1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A77637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12F918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78EF35A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1F21D53"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2701B27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7287E2A"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77CB932"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46D985E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3A744EAC"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605BB40B"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917015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29BE77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720B66D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514DF918"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AFAE1F2"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5BAC30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D7B8C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56D8AC1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199CD2A4"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2DD147EF" w14:textId="30932F73" w:rsidR="00A11982" w:rsidRPr="006A3EDF" w:rsidRDefault="00A11982"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 xml:space="preserve">Média </w:t>
            </w:r>
            <w:r w:rsidR="0073333D" w:rsidRPr="006A3EDF">
              <w:rPr>
                <w:rFonts w:ascii="Arial" w:eastAsiaTheme="minorHAnsi" w:hAnsi="Arial" w:cs="Arial"/>
                <w:sz w:val="24"/>
                <w:szCs w:val="24"/>
              </w:rPr>
              <w:t>t</w:t>
            </w:r>
            <w:r w:rsidRPr="006A3EDF">
              <w:rPr>
                <w:rFonts w:ascii="Arial" w:eastAsiaTheme="minorHAnsi" w:hAnsi="Arial" w:cs="Arial"/>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8F28C0"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B61D98C" w14:textId="6B36C778"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13E37F71"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06F84007"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3049A716" w14:textId="2781ABD1" w:rsidR="00A11982" w:rsidRPr="006A3EDF" w:rsidRDefault="00A11982"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685A0A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37B39D" w14:textId="221B25CB"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62F25D75"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3C7F79F9"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CBCFCF1" w14:textId="1F2EA055" w:rsidR="00A11982" w:rsidRPr="006A3EDF" w:rsidRDefault="00A11982"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F074A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B4A2169" w14:textId="4F70300E"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45F0A890"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0E59FABE" w14:textId="77777777" w:rsidR="00243EB6" w:rsidRPr="00243EB6" w:rsidRDefault="00243EB6" w:rsidP="00243EB6">
      <w:pPr>
        <w:autoSpaceDE w:val="0"/>
        <w:autoSpaceDN w:val="0"/>
        <w:adjustRightInd w:val="0"/>
        <w:spacing w:after="0"/>
        <w:jc w:val="left"/>
        <w:rPr>
          <w:rFonts w:ascii="Times New Roman" w:eastAsiaTheme="minorHAnsi" w:hAnsi="Times New Roman"/>
          <w:sz w:val="24"/>
          <w:szCs w:val="24"/>
        </w:rPr>
      </w:pPr>
    </w:p>
    <w:p w14:paraId="620BF9EC" w14:textId="2B2E3062" w:rsidR="0010281B" w:rsidRPr="006A3EDF" w:rsidRDefault="001C5EBB" w:rsidP="005341E7">
      <w:pPr>
        <w:spacing w:before="240" w:line="360" w:lineRule="auto"/>
        <w:ind w:firstLine="567"/>
        <w:rPr>
          <w:rFonts w:ascii="Arial" w:hAnsi="Arial" w:cs="Arial"/>
          <w:sz w:val="24"/>
          <w:szCs w:val="24"/>
        </w:rPr>
      </w:pPr>
      <w:r w:rsidRPr="006A3EDF">
        <w:rPr>
          <w:rFonts w:ascii="Arial" w:hAnsi="Arial" w:cs="Arial"/>
          <w:sz w:val="24"/>
          <w:szCs w:val="24"/>
        </w:rPr>
        <w:t>P</w:t>
      </w:r>
      <w:r w:rsidR="00227C4E" w:rsidRPr="006A3EDF">
        <w:rPr>
          <w:rFonts w:ascii="Arial" w:hAnsi="Arial" w:cs="Arial"/>
          <w:sz w:val="24"/>
          <w:szCs w:val="24"/>
        </w:rPr>
        <w:t xml:space="preserve">ara validar </w:t>
      </w:r>
      <w:r w:rsidR="00072D0E" w:rsidRPr="00072D0E">
        <w:rPr>
          <w:rFonts w:ascii="Arial" w:hAnsi="Arial" w:cs="Arial"/>
          <w:sz w:val="24"/>
          <w:szCs w:val="24"/>
        </w:rPr>
        <w:t xml:space="preserve">a escala </w:t>
      </w:r>
      <w:r w:rsidR="00227C4E" w:rsidRPr="006A3EDF">
        <w:rPr>
          <w:rFonts w:ascii="Arial" w:hAnsi="Arial" w:cs="Arial"/>
          <w:sz w:val="24"/>
          <w:szCs w:val="24"/>
        </w:rPr>
        <w:t xml:space="preserve">de instabilidade, em um primeiro momento foi realizada a </w:t>
      </w:r>
      <w:r w:rsidR="0059022A" w:rsidRPr="006A3EDF">
        <w:rPr>
          <w:rFonts w:ascii="Arial" w:hAnsi="Arial" w:cs="Arial"/>
          <w:sz w:val="24"/>
          <w:szCs w:val="24"/>
        </w:rPr>
        <w:t>A</w:t>
      </w:r>
      <w:r w:rsidR="00227C4E" w:rsidRPr="006A3EDF">
        <w:rPr>
          <w:rFonts w:ascii="Arial" w:hAnsi="Arial" w:cs="Arial"/>
          <w:sz w:val="24"/>
          <w:szCs w:val="24"/>
        </w:rPr>
        <w:t xml:space="preserve">nálise </w:t>
      </w:r>
      <w:r w:rsidR="0059022A" w:rsidRPr="006A3EDF">
        <w:rPr>
          <w:rFonts w:ascii="Arial" w:hAnsi="Arial" w:cs="Arial"/>
          <w:sz w:val="24"/>
          <w:szCs w:val="24"/>
        </w:rPr>
        <w:t>F</w:t>
      </w:r>
      <w:r w:rsidR="00227C4E" w:rsidRPr="006A3EDF">
        <w:rPr>
          <w:rFonts w:ascii="Arial" w:hAnsi="Arial" w:cs="Arial"/>
          <w:sz w:val="24"/>
          <w:szCs w:val="24"/>
        </w:rPr>
        <w:t xml:space="preserve">atorial </w:t>
      </w:r>
      <w:r w:rsidR="0059022A" w:rsidRPr="006A3EDF">
        <w:rPr>
          <w:rFonts w:ascii="Arial" w:hAnsi="Arial" w:cs="Arial"/>
          <w:sz w:val="24"/>
          <w:szCs w:val="24"/>
        </w:rPr>
        <w:t>E</w:t>
      </w:r>
      <w:r w:rsidR="00227C4E" w:rsidRPr="006A3EDF">
        <w:rPr>
          <w:rFonts w:ascii="Arial" w:hAnsi="Arial" w:cs="Arial"/>
          <w:sz w:val="24"/>
          <w:szCs w:val="24"/>
        </w:rPr>
        <w:t>xploratória no</w:t>
      </w:r>
      <w:r w:rsidR="0059022A" w:rsidRPr="006A3EDF">
        <w:rPr>
          <w:rFonts w:ascii="Arial" w:hAnsi="Arial" w:cs="Arial"/>
          <w:sz w:val="24"/>
          <w:szCs w:val="24"/>
        </w:rPr>
        <w:t xml:space="preserve">s itens propostos inicialmente. </w:t>
      </w:r>
      <w:r w:rsidR="003A7ACD" w:rsidRPr="006A3EDF">
        <w:rPr>
          <w:rFonts w:ascii="Arial" w:hAnsi="Arial" w:cs="Arial"/>
          <w:sz w:val="24"/>
          <w:szCs w:val="24"/>
        </w:rPr>
        <w:t xml:space="preserve">Seguindo as recomendações propostas por </w:t>
      </w:r>
      <w:r w:rsidR="00F86496"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F86496" w:rsidRPr="006A3EDF">
        <w:rPr>
          <w:rFonts w:ascii="Arial" w:hAnsi="Arial" w:cs="Arial"/>
          <w:sz w:val="24"/>
          <w:szCs w:val="24"/>
        </w:rPr>
        <w:fldChar w:fldCharType="separate"/>
      </w:r>
      <w:r w:rsidR="00F86496" w:rsidRPr="006A3EDF">
        <w:rPr>
          <w:rFonts w:ascii="Arial" w:hAnsi="Arial" w:cs="Arial"/>
          <w:noProof/>
          <w:sz w:val="24"/>
          <w:szCs w:val="24"/>
        </w:rPr>
        <w:t>Hair et al. (2009)</w:t>
      </w:r>
      <w:r w:rsidR="00F86496" w:rsidRPr="006A3EDF">
        <w:rPr>
          <w:rFonts w:ascii="Arial" w:hAnsi="Arial" w:cs="Arial"/>
          <w:sz w:val="24"/>
          <w:szCs w:val="24"/>
        </w:rPr>
        <w:fldChar w:fldCharType="end"/>
      </w:r>
      <w:r w:rsidR="003A7ACD" w:rsidRPr="006A3EDF">
        <w:rPr>
          <w:rFonts w:ascii="Arial" w:hAnsi="Arial" w:cs="Arial"/>
          <w:sz w:val="24"/>
          <w:szCs w:val="24"/>
        </w:rPr>
        <w:t xml:space="preserve">, itens com carga fatoriais menores que 0,5 ou com </w:t>
      </w:r>
      <w:r w:rsidR="00885353" w:rsidRPr="006A3EDF">
        <w:rPr>
          <w:rFonts w:ascii="Arial" w:hAnsi="Arial" w:cs="Arial"/>
          <w:sz w:val="24"/>
          <w:szCs w:val="24"/>
        </w:rPr>
        <w:t xml:space="preserve">cargas fatoriais conflitantes (itens com duas cargas fatoriais altas em dimensões diferentes) foram retirados. </w:t>
      </w:r>
      <w:r w:rsidR="001F06F7"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C100E8" w:rsidRPr="006A3EDF">
        <w:rPr>
          <w:rFonts w:ascii="Arial" w:hAnsi="Arial" w:cs="Arial"/>
          <w:sz w:val="24"/>
          <w:szCs w:val="24"/>
        </w:rPr>
        <w:t xml:space="preserve"> </w:t>
      </w:r>
      <w:r w:rsidR="00141236" w:rsidRPr="006A3EDF">
        <w:rPr>
          <w:rFonts w:ascii="Arial" w:hAnsi="Arial" w:cs="Arial"/>
          <w:sz w:val="24"/>
          <w:szCs w:val="24"/>
        </w:rPr>
        <w:t xml:space="preserve">A </w:t>
      </w:r>
      <w:r w:rsidR="00141236" w:rsidRPr="006A3EDF">
        <w:rPr>
          <w:rFonts w:ascii="Arial" w:hAnsi="Arial" w:cs="Arial"/>
          <w:sz w:val="24"/>
          <w:szCs w:val="24"/>
        </w:rPr>
        <w:fldChar w:fldCharType="begin"/>
      </w:r>
      <w:r w:rsidR="00141236" w:rsidRPr="006A3EDF">
        <w:rPr>
          <w:rFonts w:ascii="Arial" w:hAnsi="Arial" w:cs="Arial"/>
          <w:sz w:val="24"/>
          <w:szCs w:val="24"/>
        </w:rPr>
        <w:instrText xml:space="preserve"> REF _Ref28899748 \h </w:instrText>
      </w:r>
      <w:r w:rsidR="005341E7" w:rsidRPr="006A3EDF">
        <w:rPr>
          <w:rFonts w:ascii="Arial" w:hAnsi="Arial" w:cs="Arial"/>
          <w:sz w:val="24"/>
          <w:szCs w:val="24"/>
        </w:rPr>
        <w:instrText xml:space="preserve"> \* MERGEFORMAT </w:instrText>
      </w:r>
      <w:r w:rsidR="00141236" w:rsidRPr="006A3EDF">
        <w:rPr>
          <w:rFonts w:ascii="Arial" w:hAnsi="Arial" w:cs="Arial"/>
          <w:sz w:val="24"/>
          <w:szCs w:val="24"/>
        </w:rPr>
      </w:r>
      <w:r w:rsidR="00141236" w:rsidRPr="006A3EDF">
        <w:rPr>
          <w:rFonts w:ascii="Arial" w:hAnsi="Arial" w:cs="Arial"/>
          <w:sz w:val="24"/>
          <w:szCs w:val="24"/>
        </w:rPr>
        <w:fldChar w:fldCharType="separate"/>
      </w:r>
      <w:r w:rsidR="004419BD" w:rsidRPr="004419BD">
        <w:rPr>
          <w:rFonts w:ascii="Arial" w:hAnsi="Arial" w:cs="Arial"/>
          <w:sz w:val="24"/>
          <w:szCs w:val="24"/>
        </w:rPr>
        <w:t xml:space="preserve">Tabela </w:t>
      </w:r>
      <w:r w:rsidR="004419BD" w:rsidRPr="004419BD">
        <w:rPr>
          <w:rFonts w:ascii="Arial" w:hAnsi="Arial" w:cs="Arial"/>
          <w:noProof/>
          <w:sz w:val="24"/>
          <w:szCs w:val="24"/>
        </w:rPr>
        <w:t>23</w:t>
      </w:r>
      <w:r w:rsidR="00141236" w:rsidRPr="006A3EDF">
        <w:rPr>
          <w:rFonts w:ascii="Arial" w:hAnsi="Arial" w:cs="Arial"/>
          <w:sz w:val="24"/>
          <w:szCs w:val="24"/>
        </w:rPr>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r w:rsidR="003D0218" w:rsidRPr="006A3EDF">
        <w:rPr>
          <w:rFonts w:ascii="Arial" w:hAnsi="Arial" w:cs="Arial"/>
          <w:sz w:val="24"/>
          <w:szCs w:val="24"/>
        </w:rPr>
        <w:t xml:space="preserve"> </w:t>
      </w:r>
    </w:p>
    <w:p w14:paraId="417CCD00" w14:textId="3CC35DCD" w:rsidR="006E06D1" w:rsidRPr="00AA4A43" w:rsidRDefault="006E06D1" w:rsidP="006E06D1">
      <w:pPr>
        <w:pStyle w:val="Legenda"/>
        <w:keepNext/>
        <w:rPr>
          <w:rFonts w:ascii="Arial" w:hAnsi="Arial" w:cs="Arial"/>
          <w:sz w:val="20"/>
          <w:szCs w:val="20"/>
        </w:rPr>
      </w:pPr>
      <w:bookmarkStart w:id="255" w:name="_Ref28899748"/>
      <w:bookmarkStart w:id="256" w:name="_Toc31965968"/>
      <w:bookmarkStart w:id="257" w:name="_Toc43927119"/>
      <w:r w:rsidRPr="00AA4A43">
        <w:rPr>
          <w:rFonts w:ascii="Arial" w:hAnsi="Arial" w:cs="Arial"/>
          <w:sz w:val="20"/>
          <w:szCs w:val="20"/>
        </w:rPr>
        <w:t xml:space="preserve">Tabela </w:t>
      </w:r>
      <w:r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Pr="00AA4A43">
        <w:rPr>
          <w:rFonts w:ascii="Arial" w:hAnsi="Arial" w:cs="Arial"/>
          <w:sz w:val="20"/>
          <w:szCs w:val="20"/>
        </w:rPr>
        <w:fldChar w:fldCharType="separate"/>
      </w:r>
      <w:r w:rsidR="00CE748A">
        <w:rPr>
          <w:rFonts w:ascii="Arial" w:hAnsi="Arial" w:cs="Arial"/>
          <w:noProof/>
          <w:sz w:val="20"/>
          <w:szCs w:val="20"/>
        </w:rPr>
        <w:t>23</w:t>
      </w:r>
      <w:r w:rsidRPr="00AA4A43">
        <w:rPr>
          <w:rFonts w:ascii="Arial" w:hAnsi="Arial" w:cs="Arial"/>
          <w:sz w:val="20"/>
          <w:szCs w:val="20"/>
        </w:rPr>
        <w:fldChar w:fldCharType="end"/>
      </w:r>
      <w:bookmarkEnd w:id="255"/>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56"/>
      <w:bookmarkEnd w:id="257"/>
    </w:p>
    <w:tbl>
      <w:tblPr>
        <w:tblW w:w="85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030"/>
      </w:tblGrid>
      <w:tr w:rsidR="00EE33AC" w:rsidRPr="00EE33AC" w14:paraId="02D275F6" w14:textId="77777777" w:rsidTr="00AA4A43">
        <w:trPr>
          <w:cantSplit/>
          <w:jc w:val="center"/>
        </w:trPr>
        <w:tc>
          <w:tcPr>
            <w:tcW w:w="5437" w:type="dxa"/>
            <w:tcBorders>
              <w:top w:val="nil"/>
              <w:left w:val="nil"/>
              <w:bottom w:val="nil"/>
              <w:right w:val="nil"/>
            </w:tcBorders>
            <w:shd w:val="clear" w:color="auto" w:fill="FFFFFF"/>
            <w:vAlign w:val="bottom"/>
          </w:tcPr>
          <w:p w14:paraId="2AB69D72" w14:textId="77777777" w:rsidR="00EE33AC" w:rsidRPr="00EE33AC" w:rsidRDefault="00EE33AC" w:rsidP="00EE33AC">
            <w:pPr>
              <w:autoSpaceDE w:val="0"/>
              <w:autoSpaceDN w:val="0"/>
              <w:adjustRightInd w:val="0"/>
              <w:spacing w:after="0"/>
              <w:jc w:val="left"/>
              <w:rPr>
                <w:rFonts w:ascii="Arial" w:eastAsiaTheme="minorHAnsi" w:hAnsi="Arial" w:cs="Arial"/>
                <w:sz w:val="18"/>
                <w:szCs w:val="18"/>
              </w:rPr>
            </w:pPr>
          </w:p>
        </w:tc>
        <w:tc>
          <w:tcPr>
            <w:tcW w:w="1030" w:type="dxa"/>
            <w:tcBorders>
              <w:top w:val="nil"/>
              <w:left w:val="nil"/>
              <w:bottom w:val="single" w:sz="8" w:space="0" w:color="152935"/>
              <w:right w:val="single" w:sz="8" w:space="0" w:color="E0E0E0"/>
            </w:tcBorders>
            <w:shd w:val="clear" w:color="auto" w:fill="FFFFFF"/>
            <w:vAlign w:val="bottom"/>
          </w:tcPr>
          <w:p w14:paraId="3AC2EFC9" w14:textId="04B2008C" w:rsidR="00EE33AC" w:rsidRPr="00EE33AC" w:rsidRDefault="0010281B" w:rsidP="0010281B">
            <w:pPr>
              <w:autoSpaceDE w:val="0"/>
              <w:autoSpaceDN w:val="0"/>
              <w:adjustRightInd w:val="0"/>
              <w:spacing w:after="0" w:line="320" w:lineRule="atLeast"/>
              <w:ind w:left="60" w:right="60"/>
              <w:rPr>
                <w:rFonts w:ascii="Arial" w:eastAsiaTheme="minorHAnsi" w:hAnsi="Arial" w:cs="Arial"/>
                <w:sz w:val="18"/>
                <w:szCs w:val="18"/>
              </w:rPr>
            </w:pPr>
            <w:r>
              <w:rPr>
                <w:rFonts w:ascii="Arial" w:eastAsiaTheme="minorHAnsi" w:hAnsi="Arial" w:cs="Arial"/>
                <w:sz w:val="18"/>
                <w:szCs w:val="18"/>
              </w:rPr>
              <w:t>Tarefa</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6375D5E6" w14:textId="0317C784" w:rsidR="00EE33AC" w:rsidRPr="00EE33AC" w:rsidRDefault="0010281B" w:rsidP="00EE33AC">
            <w:pPr>
              <w:autoSpaceDE w:val="0"/>
              <w:autoSpaceDN w:val="0"/>
              <w:adjustRightInd w:val="0"/>
              <w:spacing w:after="0" w:line="320" w:lineRule="atLeast"/>
              <w:ind w:left="60" w:right="60"/>
              <w:jc w:val="center"/>
              <w:rPr>
                <w:rFonts w:ascii="Arial" w:eastAsiaTheme="minorHAnsi" w:hAnsi="Arial" w:cs="Arial"/>
                <w:sz w:val="18"/>
                <w:szCs w:val="18"/>
              </w:rPr>
            </w:pPr>
            <w:r>
              <w:rPr>
                <w:rFonts w:ascii="Arial" w:eastAsiaTheme="minorHAnsi" w:hAnsi="Arial" w:cs="Arial"/>
                <w:sz w:val="18"/>
                <w:szCs w:val="18"/>
              </w:rPr>
              <w:t>Equipe</w:t>
            </w:r>
          </w:p>
        </w:tc>
        <w:tc>
          <w:tcPr>
            <w:tcW w:w="1030" w:type="dxa"/>
            <w:tcBorders>
              <w:top w:val="nil"/>
              <w:left w:val="single" w:sz="8" w:space="0" w:color="E0E0E0"/>
              <w:bottom w:val="single" w:sz="8" w:space="0" w:color="152935"/>
              <w:right w:val="nil"/>
            </w:tcBorders>
            <w:shd w:val="clear" w:color="auto" w:fill="FFFFFF"/>
            <w:vAlign w:val="bottom"/>
          </w:tcPr>
          <w:p w14:paraId="3A9BB744" w14:textId="435B367C" w:rsidR="00EE33AC" w:rsidRPr="00EE33AC" w:rsidRDefault="0076382A" w:rsidP="00EE33AC">
            <w:pPr>
              <w:autoSpaceDE w:val="0"/>
              <w:autoSpaceDN w:val="0"/>
              <w:adjustRightInd w:val="0"/>
              <w:spacing w:after="0" w:line="320" w:lineRule="atLeast"/>
              <w:ind w:left="60" w:right="60"/>
              <w:jc w:val="center"/>
              <w:rPr>
                <w:rFonts w:ascii="Arial" w:eastAsiaTheme="minorHAnsi" w:hAnsi="Arial" w:cs="Arial"/>
                <w:sz w:val="18"/>
                <w:szCs w:val="18"/>
              </w:rPr>
            </w:pPr>
            <w:r>
              <w:rPr>
                <w:rFonts w:ascii="Arial" w:eastAsiaTheme="minorHAnsi" w:hAnsi="Arial" w:cs="Arial"/>
                <w:sz w:val="18"/>
                <w:szCs w:val="18"/>
              </w:rPr>
              <w:t>Tecnologia</w:t>
            </w:r>
          </w:p>
        </w:tc>
      </w:tr>
      <w:tr w:rsidR="00EE33AC" w:rsidRPr="00EE33AC" w14:paraId="0F284A96" w14:textId="77777777" w:rsidTr="00AA4A43">
        <w:trPr>
          <w:cantSplit/>
          <w:jc w:val="center"/>
        </w:trPr>
        <w:tc>
          <w:tcPr>
            <w:tcW w:w="5437" w:type="dxa"/>
            <w:tcBorders>
              <w:top w:val="single" w:sz="8" w:space="0" w:color="152935"/>
              <w:left w:val="nil"/>
              <w:bottom w:val="single" w:sz="8" w:space="0" w:color="AEAEAE"/>
              <w:right w:val="nil"/>
            </w:tcBorders>
            <w:shd w:val="clear" w:color="auto" w:fill="E0E0E0"/>
          </w:tcPr>
          <w:p w14:paraId="5F041211" w14:textId="6AF02B86"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TAF2</w:t>
            </w:r>
            <w:r w:rsidR="00EE33AC" w:rsidRPr="00EE33AC">
              <w:rPr>
                <w:rFonts w:ascii="Arial" w:eastAsiaTheme="minorHAnsi" w:hAnsi="Arial" w:cs="Arial"/>
                <w:sz w:val="18"/>
                <w:szCs w:val="18"/>
              </w:rPr>
              <w:t>...os requisitos existentes foram alterados</w:t>
            </w:r>
          </w:p>
        </w:tc>
        <w:tc>
          <w:tcPr>
            <w:tcW w:w="1030" w:type="dxa"/>
            <w:tcBorders>
              <w:top w:val="single" w:sz="8" w:space="0" w:color="152935"/>
              <w:left w:val="nil"/>
              <w:bottom w:val="single" w:sz="8" w:space="0" w:color="AEAEAE"/>
              <w:right w:val="single" w:sz="8" w:space="0" w:color="E0E0E0"/>
            </w:tcBorders>
            <w:shd w:val="clear" w:color="auto" w:fill="FFFFFF"/>
          </w:tcPr>
          <w:p w14:paraId="3A35FCC1"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442E5C25"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152935"/>
              <w:left w:val="single" w:sz="8" w:space="0" w:color="E0E0E0"/>
              <w:bottom w:val="single" w:sz="8" w:space="0" w:color="AEAEAE"/>
              <w:right w:val="nil"/>
            </w:tcBorders>
            <w:shd w:val="clear" w:color="auto" w:fill="FFFFFF"/>
          </w:tcPr>
          <w:p w14:paraId="4191BDB9"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2B5B0FF7"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17C210F2" w14:textId="367C64E4"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TAF3</w:t>
            </w:r>
            <w:r w:rsidR="00EE33AC" w:rsidRPr="00EE33AC">
              <w:rPr>
                <w:rFonts w:ascii="Arial" w:eastAsiaTheme="minorHAnsi" w:hAnsi="Arial" w:cs="Arial"/>
                <w:sz w:val="18"/>
                <w:szCs w:val="18"/>
              </w:rPr>
              <w:t>...foram adicionados requisitos que não estavam previstos</w:t>
            </w:r>
          </w:p>
        </w:tc>
        <w:tc>
          <w:tcPr>
            <w:tcW w:w="1030" w:type="dxa"/>
            <w:tcBorders>
              <w:top w:val="single" w:sz="8" w:space="0" w:color="AEAEAE"/>
              <w:left w:val="nil"/>
              <w:bottom w:val="single" w:sz="8" w:space="0" w:color="AEAEAE"/>
              <w:right w:val="single" w:sz="8" w:space="0" w:color="E0E0E0"/>
            </w:tcBorders>
            <w:shd w:val="clear" w:color="auto" w:fill="FFFFFF"/>
          </w:tcPr>
          <w:p w14:paraId="0B10CD17"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E988F2C"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nil"/>
            </w:tcBorders>
            <w:shd w:val="clear" w:color="auto" w:fill="FFFFFF"/>
          </w:tcPr>
          <w:p w14:paraId="5DB95E14"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352CC2F3"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5F804361" w14:textId="06F59F8E"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TAF4</w:t>
            </w:r>
            <w:r w:rsidR="00EE33AC" w:rsidRPr="00EE33AC">
              <w:rPr>
                <w:rFonts w:ascii="Arial" w:eastAsiaTheme="minorHAnsi" w:hAnsi="Arial" w:cs="Arial"/>
                <w:sz w:val="18"/>
                <w:szCs w:val="18"/>
              </w:rPr>
              <w:t xml:space="preserve">...os requisitos do </w:t>
            </w:r>
            <w:r w:rsidR="00BD03F7">
              <w:rPr>
                <w:rFonts w:ascii="Arial" w:eastAsiaTheme="minorHAnsi" w:hAnsi="Arial" w:cs="Arial"/>
                <w:sz w:val="18"/>
                <w:szCs w:val="18"/>
              </w:rPr>
              <w:t>s</w:t>
            </w:r>
            <w:r w:rsidR="00EE33AC" w:rsidRPr="00EE33AC">
              <w:rPr>
                <w:rFonts w:ascii="Arial" w:eastAsiaTheme="minorHAnsi" w:hAnsi="Arial" w:cs="Arial"/>
                <w:sz w:val="18"/>
                <w:szCs w:val="18"/>
              </w:rPr>
              <w:t>oftware não estavam claros em relação...</w:t>
            </w:r>
          </w:p>
        </w:tc>
        <w:tc>
          <w:tcPr>
            <w:tcW w:w="1030" w:type="dxa"/>
            <w:tcBorders>
              <w:top w:val="single" w:sz="8" w:space="0" w:color="AEAEAE"/>
              <w:left w:val="nil"/>
              <w:bottom w:val="single" w:sz="8" w:space="0" w:color="AEAEAE"/>
              <w:right w:val="single" w:sz="8" w:space="0" w:color="E0E0E0"/>
            </w:tcBorders>
            <w:shd w:val="clear" w:color="auto" w:fill="FFFFFF"/>
          </w:tcPr>
          <w:p w14:paraId="56A5D979"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,741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394CCC0"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nil"/>
            </w:tcBorders>
            <w:shd w:val="clear" w:color="auto" w:fill="FFFFFF"/>
          </w:tcPr>
          <w:p w14:paraId="6E7FBAC3"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44E69FA9"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113FC4B7" w14:textId="30C84434"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TAF5</w:t>
            </w:r>
            <w:r w:rsidR="00EE33AC" w:rsidRPr="00EE33AC">
              <w:rPr>
                <w:rFonts w:ascii="Arial" w:eastAsiaTheme="minorHAnsi" w:hAnsi="Arial" w:cs="Arial"/>
                <w:sz w:val="18"/>
                <w:szCs w:val="18"/>
              </w:rPr>
              <w:t>...as atividades</w:t>
            </w:r>
            <w:r w:rsidR="00D67DAC">
              <w:rPr>
                <w:rFonts w:ascii="Arial" w:eastAsiaTheme="minorHAnsi" w:hAnsi="Arial" w:cs="Arial"/>
                <w:sz w:val="18"/>
                <w:szCs w:val="18"/>
              </w:rPr>
              <w:t>/</w:t>
            </w:r>
            <w:r w:rsidR="00EE33AC" w:rsidRPr="00EE33AC">
              <w:rPr>
                <w:rFonts w:ascii="Arial" w:eastAsiaTheme="minorHAnsi" w:hAnsi="Arial" w:cs="Arial"/>
                <w:sz w:val="18"/>
                <w:szCs w:val="18"/>
              </w:rPr>
              <w:t>tarefas precisaram ser redefinidas</w:t>
            </w:r>
          </w:p>
        </w:tc>
        <w:tc>
          <w:tcPr>
            <w:tcW w:w="1030" w:type="dxa"/>
            <w:tcBorders>
              <w:top w:val="single" w:sz="8" w:space="0" w:color="AEAEAE"/>
              <w:left w:val="nil"/>
              <w:bottom w:val="single" w:sz="8" w:space="0" w:color="AEAEAE"/>
              <w:right w:val="single" w:sz="8" w:space="0" w:color="E0E0E0"/>
            </w:tcBorders>
            <w:shd w:val="clear" w:color="auto" w:fill="FFFFFF"/>
          </w:tcPr>
          <w:p w14:paraId="566A4B30"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6D35ECF" w14:textId="1405033B"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p>
        </w:tc>
        <w:tc>
          <w:tcPr>
            <w:tcW w:w="1030" w:type="dxa"/>
            <w:tcBorders>
              <w:top w:val="single" w:sz="8" w:space="0" w:color="AEAEAE"/>
              <w:left w:val="single" w:sz="8" w:space="0" w:color="E0E0E0"/>
              <w:bottom w:val="single" w:sz="8" w:space="0" w:color="AEAEAE"/>
              <w:right w:val="nil"/>
            </w:tcBorders>
            <w:shd w:val="clear" w:color="auto" w:fill="FFFFFF"/>
          </w:tcPr>
          <w:p w14:paraId="35E8F408"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36784329"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5E87FE8B" w14:textId="4F7D4EDD"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TAF6</w:t>
            </w:r>
            <w:r w:rsidR="00EE33AC" w:rsidRPr="00EE33AC">
              <w:rPr>
                <w:rFonts w:ascii="Arial" w:eastAsiaTheme="minorHAnsi" w:hAnsi="Arial" w:cs="Arial"/>
                <w:sz w:val="18"/>
                <w:szCs w:val="18"/>
              </w:rPr>
              <w:t>...os requisitos tiveram sua prioridade alterada</w:t>
            </w:r>
          </w:p>
        </w:tc>
        <w:tc>
          <w:tcPr>
            <w:tcW w:w="1030" w:type="dxa"/>
            <w:tcBorders>
              <w:top w:val="single" w:sz="8" w:space="0" w:color="AEAEAE"/>
              <w:left w:val="nil"/>
              <w:bottom w:val="single" w:sz="8" w:space="0" w:color="AEAEAE"/>
              <w:right w:val="single" w:sz="8" w:space="0" w:color="E0E0E0"/>
            </w:tcBorders>
            <w:shd w:val="clear" w:color="auto" w:fill="FFFFFF"/>
          </w:tcPr>
          <w:p w14:paraId="223D06C5"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A39791A" w14:textId="471E951C"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p>
        </w:tc>
        <w:tc>
          <w:tcPr>
            <w:tcW w:w="1030" w:type="dxa"/>
            <w:tcBorders>
              <w:top w:val="single" w:sz="8" w:space="0" w:color="AEAEAE"/>
              <w:left w:val="single" w:sz="8" w:space="0" w:color="E0E0E0"/>
              <w:bottom w:val="single" w:sz="8" w:space="0" w:color="AEAEAE"/>
              <w:right w:val="nil"/>
            </w:tcBorders>
            <w:shd w:val="clear" w:color="auto" w:fill="FFFFFF"/>
          </w:tcPr>
          <w:p w14:paraId="29E7A381"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29B3D0C7"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3EB557AF" w14:textId="647FEAD0"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TAF7</w:t>
            </w:r>
            <w:r w:rsidR="00EE33AC" w:rsidRPr="00EE33AC">
              <w:rPr>
                <w:rFonts w:ascii="Arial" w:eastAsiaTheme="minorHAnsi" w:hAnsi="Arial" w:cs="Arial"/>
                <w:sz w:val="18"/>
                <w:szCs w:val="18"/>
              </w:rPr>
              <w:t>...faltou o envolvimento adequado dos usuários clientes ...</w:t>
            </w:r>
          </w:p>
        </w:tc>
        <w:tc>
          <w:tcPr>
            <w:tcW w:w="1030" w:type="dxa"/>
            <w:tcBorders>
              <w:top w:val="single" w:sz="8" w:space="0" w:color="AEAEAE"/>
              <w:left w:val="nil"/>
              <w:bottom w:val="single" w:sz="8" w:space="0" w:color="AEAEAE"/>
              <w:right w:val="single" w:sz="8" w:space="0" w:color="E0E0E0"/>
            </w:tcBorders>
            <w:shd w:val="clear" w:color="auto" w:fill="FFFFFF"/>
          </w:tcPr>
          <w:p w14:paraId="4DF19B9B"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8EB6AA4" w14:textId="4B9CC53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p>
        </w:tc>
        <w:tc>
          <w:tcPr>
            <w:tcW w:w="1030" w:type="dxa"/>
            <w:tcBorders>
              <w:top w:val="single" w:sz="8" w:space="0" w:color="AEAEAE"/>
              <w:left w:val="single" w:sz="8" w:space="0" w:color="E0E0E0"/>
              <w:bottom w:val="single" w:sz="8" w:space="0" w:color="AEAEAE"/>
              <w:right w:val="nil"/>
            </w:tcBorders>
            <w:shd w:val="clear" w:color="auto" w:fill="FFFFFF"/>
          </w:tcPr>
          <w:p w14:paraId="0A66ED8C"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6240DF98"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725D2F9E" w14:textId="4A91DD0A"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EQ1</w:t>
            </w:r>
            <w:r w:rsidR="00EE33AC" w:rsidRPr="00EE33AC">
              <w:rPr>
                <w:rFonts w:ascii="Arial" w:eastAsiaTheme="minorHAnsi" w:hAnsi="Arial" w:cs="Arial"/>
                <w:sz w:val="18"/>
                <w:szCs w:val="18"/>
              </w:rPr>
              <w:t>...pessoas entraram e ou saíram do projeto</w:t>
            </w:r>
          </w:p>
        </w:tc>
        <w:tc>
          <w:tcPr>
            <w:tcW w:w="1030" w:type="dxa"/>
            <w:tcBorders>
              <w:top w:val="single" w:sz="8" w:space="0" w:color="AEAEAE"/>
              <w:left w:val="nil"/>
              <w:bottom w:val="single" w:sz="8" w:space="0" w:color="AEAEAE"/>
              <w:right w:val="single" w:sz="8" w:space="0" w:color="E0E0E0"/>
            </w:tcBorders>
            <w:shd w:val="clear" w:color="auto" w:fill="FFFFFF"/>
          </w:tcPr>
          <w:p w14:paraId="7BF8AB9E"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DDCC9E8"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,790</w:t>
            </w:r>
          </w:p>
        </w:tc>
        <w:tc>
          <w:tcPr>
            <w:tcW w:w="1030" w:type="dxa"/>
            <w:tcBorders>
              <w:top w:val="single" w:sz="8" w:space="0" w:color="AEAEAE"/>
              <w:left w:val="single" w:sz="8" w:space="0" w:color="E0E0E0"/>
              <w:bottom w:val="single" w:sz="8" w:space="0" w:color="AEAEAE"/>
              <w:right w:val="nil"/>
            </w:tcBorders>
            <w:shd w:val="clear" w:color="auto" w:fill="FFFFFF"/>
          </w:tcPr>
          <w:p w14:paraId="6A3A8658"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0410EAF7"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6DCEAD32" w14:textId="488E4DA7"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EQ2</w:t>
            </w:r>
            <w:r w:rsidR="00EE33AC" w:rsidRPr="00EE33AC">
              <w:rPr>
                <w:rFonts w:ascii="Arial" w:eastAsiaTheme="minorHAnsi" w:hAnsi="Arial" w:cs="Arial"/>
                <w:sz w:val="18"/>
                <w:szCs w:val="18"/>
              </w:rPr>
              <w:t>... membros da minha</w:t>
            </w:r>
            <w:r w:rsidR="008A1978">
              <w:rPr>
                <w:rFonts w:ascii="Arial" w:eastAsiaTheme="minorHAnsi" w:hAnsi="Arial" w:cs="Arial"/>
                <w:sz w:val="18"/>
                <w:szCs w:val="18"/>
              </w:rPr>
              <w:t xml:space="preserve"> </w:t>
            </w:r>
            <w:r w:rsidR="00EE33AC" w:rsidRPr="00EE33AC">
              <w:rPr>
                <w:rFonts w:ascii="Arial" w:eastAsiaTheme="minorHAnsi" w:hAnsi="Arial" w:cs="Arial"/>
                <w:sz w:val="18"/>
                <w:szCs w:val="18"/>
              </w:rPr>
              <w:t xml:space="preserve">equipe precisaram se ausentar afastar </w:t>
            </w:r>
            <w:proofErr w:type="spellStart"/>
            <w:r w:rsidR="00EE33AC" w:rsidRPr="00EE33AC">
              <w:rPr>
                <w:rFonts w:ascii="Arial" w:eastAsiaTheme="minorHAnsi" w:hAnsi="Arial" w:cs="Arial"/>
                <w:sz w:val="18"/>
                <w:szCs w:val="18"/>
              </w:rPr>
              <w:t>tempor</w:t>
            </w:r>
            <w:proofErr w:type="spellEnd"/>
            <w:r w:rsidR="00EE33AC" w:rsidRPr="00EE33AC">
              <w:rPr>
                <w:rFonts w:ascii="Arial" w:eastAsiaTheme="minorHAnsi" w:hAnsi="Arial" w:cs="Arial"/>
                <w:sz w:val="18"/>
                <w:szCs w:val="18"/>
              </w:rPr>
              <w:t>...</w:t>
            </w:r>
          </w:p>
        </w:tc>
        <w:tc>
          <w:tcPr>
            <w:tcW w:w="1030" w:type="dxa"/>
            <w:tcBorders>
              <w:top w:val="single" w:sz="8" w:space="0" w:color="AEAEAE"/>
              <w:left w:val="nil"/>
              <w:bottom w:val="single" w:sz="8" w:space="0" w:color="AEAEAE"/>
              <w:right w:val="single" w:sz="8" w:space="0" w:color="E0E0E0"/>
            </w:tcBorders>
            <w:shd w:val="clear" w:color="auto" w:fill="FFFFFF"/>
          </w:tcPr>
          <w:p w14:paraId="2CD75558"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BF1E650"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,755</w:t>
            </w:r>
          </w:p>
        </w:tc>
        <w:tc>
          <w:tcPr>
            <w:tcW w:w="1030" w:type="dxa"/>
            <w:tcBorders>
              <w:top w:val="single" w:sz="8" w:space="0" w:color="AEAEAE"/>
              <w:left w:val="single" w:sz="8" w:space="0" w:color="E0E0E0"/>
              <w:bottom w:val="single" w:sz="8" w:space="0" w:color="AEAEAE"/>
              <w:right w:val="nil"/>
            </w:tcBorders>
            <w:shd w:val="clear" w:color="auto" w:fill="FFFFFF"/>
          </w:tcPr>
          <w:p w14:paraId="6A1D60A1"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0311CA01" w14:textId="77777777" w:rsidTr="00AA4A43">
        <w:trPr>
          <w:cantSplit/>
          <w:jc w:val="center"/>
        </w:trPr>
        <w:tc>
          <w:tcPr>
            <w:tcW w:w="5437" w:type="dxa"/>
            <w:tcBorders>
              <w:top w:val="single" w:sz="8" w:space="0" w:color="AEAEAE"/>
              <w:left w:val="nil"/>
              <w:bottom w:val="nil"/>
              <w:right w:val="nil"/>
            </w:tcBorders>
            <w:shd w:val="clear" w:color="auto" w:fill="E0E0E0"/>
          </w:tcPr>
          <w:p w14:paraId="1812BD7B" w14:textId="56E41B0D" w:rsidR="00EE33AC" w:rsidRPr="00EE33AC" w:rsidRDefault="008A1978"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EQ3</w:t>
            </w:r>
            <w:r w:rsidR="00EE33AC" w:rsidRPr="00EE33AC">
              <w:rPr>
                <w:rFonts w:ascii="Arial" w:eastAsiaTheme="minorHAnsi" w:hAnsi="Arial" w:cs="Arial"/>
                <w:sz w:val="18"/>
                <w:szCs w:val="18"/>
              </w:rPr>
              <w:t>...os responsáveis por informar especificar requisitos mudaram</w:t>
            </w:r>
          </w:p>
        </w:tc>
        <w:tc>
          <w:tcPr>
            <w:tcW w:w="1030" w:type="dxa"/>
            <w:tcBorders>
              <w:top w:val="single" w:sz="8" w:space="0" w:color="AEAEAE"/>
              <w:left w:val="nil"/>
              <w:bottom w:val="nil"/>
              <w:right w:val="single" w:sz="8" w:space="0" w:color="E0E0E0"/>
            </w:tcBorders>
            <w:shd w:val="clear" w:color="auto" w:fill="FFFFFF"/>
          </w:tcPr>
          <w:p w14:paraId="21FBD08E" w14:textId="5846A3E0"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p>
        </w:tc>
        <w:tc>
          <w:tcPr>
            <w:tcW w:w="1030" w:type="dxa"/>
            <w:tcBorders>
              <w:top w:val="single" w:sz="8" w:space="0" w:color="AEAEAE"/>
              <w:left w:val="single" w:sz="8" w:space="0" w:color="E0E0E0"/>
              <w:bottom w:val="nil"/>
              <w:right w:val="single" w:sz="8" w:space="0" w:color="E0E0E0"/>
            </w:tcBorders>
            <w:shd w:val="clear" w:color="auto" w:fill="FFFFFF"/>
          </w:tcPr>
          <w:p w14:paraId="547CAC41"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,687</w:t>
            </w:r>
          </w:p>
        </w:tc>
        <w:tc>
          <w:tcPr>
            <w:tcW w:w="1030" w:type="dxa"/>
            <w:tcBorders>
              <w:top w:val="single" w:sz="8" w:space="0" w:color="AEAEAE"/>
              <w:left w:val="single" w:sz="8" w:space="0" w:color="E0E0E0"/>
              <w:bottom w:val="nil"/>
              <w:right w:val="nil"/>
            </w:tcBorders>
            <w:shd w:val="clear" w:color="auto" w:fill="FFFFFF"/>
          </w:tcPr>
          <w:p w14:paraId="4DE91D31"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71A2BF16"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5C7F3CBD" w14:textId="6731BC39" w:rsidR="00EE33AC" w:rsidRPr="00EE33AC" w:rsidRDefault="008A1978"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TEC1</w:t>
            </w:r>
            <w:r w:rsidR="00EE33AC" w:rsidRPr="00EE33AC">
              <w:rPr>
                <w:rFonts w:ascii="Arial" w:eastAsiaTheme="minorHAnsi" w:hAnsi="Arial" w:cs="Arial"/>
                <w:sz w:val="18"/>
                <w:szCs w:val="18"/>
              </w:rPr>
              <w:t>...houve modificações nas tecnologias utilizadas</w:t>
            </w:r>
          </w:p>
        </w:tc>
        <w:tc>
          <w:tcPr>
            <w:tcW w:w="1030" w:type="dxa"/>
            <w:tcBorders>
              <w:top w:val="single" w:sz="8" w:space="0" w:color="AEAEAE"/>
              <w:left w:val="nil"/>
              <w:bottom w:val="single" w:sz="8" w:space="0" w:color="AEAEAE"/>
              <w:right w:val="single" w:sz="8" w:space="0" w:color="E0E0E0"/>
            </w:tcBorders>
            <w:shd w:val="clear" w:color="auto" w:fill="FFFFFF"/>
          </w:tcPr>
          <w:p w14:paraId="1849F73B"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9E515F"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nil"/>
            </w:tcBorders>
            <w:shd w:val="clear" w:color="auto" w:fill="FFFFFF"/>
          </w:tcPr>
          <w:p w14:paraId="1CA49988"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,790</w:t>
            </w:r>
          </w:p>
        </w:tc>
      </w:tr>
      <w:tr w:rsidR="00EE33AC" w:rsidRPr="00EE33AC" w14:paraId="6BA979F4"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0B89902D" w14:textId="1A748027" w:rsidR="00EE33AC" w:rsidRPr="00EE33AC" w:rsidRDefault="008A1978"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TEC2</w:t>
            </w:r>
            <w:r w:rsidR="00EE33AC" w:rsidRPr="00EE33AC">
              <w:rPr>
                <w:rFonts w:ascii="Arial" w:eastAsiaTheme="minorHAnsi" w:hAnsi="Arial" w:cs="Arial"/>
                <w:sz w:val="18"/>
                <w:szCs w:val="18"/>
              </w:rPr>
              <w:t xml:space="preserve">...foi necessário usar tecnologias APIs Frameworks </w:t>
            </w:r>
            <w:r w:rsidR="00AA4A43" w:rsidRPr="00EE33AC">
              <w:rPr>
                <w:rFonts w:ascii="Arial" w:eastAsiaTheme="minorHAnsi" w:hAnsi="Arial" w:cs="Arial"/>
                <w:sz w:val="18"/>
                <w:szCs w:val="18"/>
              </w:rPr>
              <w:t>biblioteca</w:t>
            </w:r>
            <w:r w:rsidR="00AA4A43">
              <w:rPr>
                <w:rFonts w:ascii="Arial" w:eastAsiaTheme="minorHAnsi" w:hAnsi="Arial" w:cs="Arial"/>
                <w:sz w:val="18"/>
                <w:szCs w:val="18"/>
              </w:rPr>
              <w:t>...</w:t>
            </w:r>
          </w:p>
        </w:tc>
        <w:tc>
          <w:tcPr>
            <w:tcW w:w="1030" w:type="dxa"/>
            <w:tcBorders>
              <w:top w:val="single" w:sz="8" w:space="0" w:color="AEAEAE"/>
              <w:left w:val="nil"/>
              <w:bottom w:val="single" w:sz="8" w:space="0" w:color="AEAEAE"/>
              <w:right w:val="single" w:sz="8" w:space="0" w:color="E0E0E0"/>
            </w:tcBorders>
            <w:shd w:val="clear" w:color="auto" w:fill="FFFFFF"/>
          </w:tcPr>
          <w:p w14:paraId="376CD874"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B8A644"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nil"/>
            </w:tcBorders>
            <w:shd w:val="clear" w:color="auto" w:fill="FFFFFF"/>
          </w:tcPr>
          <w:p w14:paraId="77CF6D85"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,771</w:t>
            </w:r>
          </w:p>
        </w:tc>
      </w:tr>
      <w:tr w:rsidR="00EE33AC" w:rsidRPr="00EE33AC" w14:paraId="3DC3D7AA" w14:textId="77777777" w:rsidTr="00AA4A43">
        <w:trPr>
          <w:cantSplit/>
          <w:jc w:val="center"/>
        </w:trPr>
        <w:tc>
          <w:tcPr>
            <w:tcW w:w="8527" w:type="dxa"/>
            <w:gridSpan w:val="4"/>
            <w:tcBorders>
              <w:top w:val="nil"/>
              <w:left w:val="nil"/>
              <w:bottom w:val="nil"/>
              <w:right w:val="nil"/>
            </w:tcBorders>
            <w:shd w:val="clear" w:color="auto" w:fill="FFFFFF"/>
          </w:tcPr>
          <w:p w14:paraId="6357D57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análise de Componente Principal. </w:t>
            </w:r>
          </w:p>
          <w:p w14:paraId="3BA4D673" w14:textId="591DDA3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6599D218"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lastRenderedPageBreak/>
        <w:tab/>
      </w:r>
    </w:p>
    <w:p w14:paraId="49161226" w14:textId="52D0F37A" w:rsidR="008B01C1" w:rsidRPr="006A3EDF" w:rsidRDefault="00A7289F" w:rsidP="008B7E59">
      <w:pPr>
        <w:spacing w:line="360" w:lineRule="auto"/>
        <w:ind w:firstLine="567"/>
        <w:rPr>
          <w:rFonts w:ascii="Arial" w:eastAsiaTheme="minorHAnsi" w:hAnsi="Arial" w:cs="Arial"/>
          <w:b/>
          <w:bCs/>
        </w:rPr>
      </w:pPr>
      <w:r w:rsidRPr="006A3EDF">
        <w:rPr>
          <w:rFonts w:ascii="Arial" w:eastAsiaTheme="minorHAnsi" w:hAnsi="Arial" w:cs="Arial"/>
          <w:sz w:val="24"/>
          <w:szCs w:val="24"/>
        </w:rPr>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8D06C8" w:rsidRPr="006A3EDF">
        <w:rPr>
          <w:rFonts w:ascii="Arial" w:eastAsiaTheme="minorHAnsi" w:hAnsi="Arial" w:cs="Arial"/>
          <w:sz w:val="24"/>
          <w:szCs w:val="24"/>
        </w:rPr>
        <w:t xml:space="preserve"> </w:t>
      </w:r>
      <w:r w:rsidR="003243E8" w:rsidRPr="006A3EDF">
        <w:rPr>
          <w:rFonts w:ascii="Arial" w:hAnsi="Arial" w:cs="Arial"/>
          <w:sz w:val="24"/>
          <w:szCs w:val="24"/>
        </w:rPr>
        <w:t xml:space="preserve"> </w:t>
      </w:r>
      <w:r w:rsidR="003243E8"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3243E8" w:rsidRPr="006A3EDF">
        <w:rPr>
          <w:rFonts w:ascii="Arial" w:hAnsi="Arial" w:cs="Arial"/>
          <w:sz w:val="24"/>
          <w:szCs w:val="24"/>
        </w:rPr>
        <w:fldChar w:fldCharType="separate"/>
      </w:r>
      <w:r w:rsidR="003243E8" w:rsidRPr="006A3EDF">
        <w:rPr>
          <w:rFonts w:ascii="Arial" w:hAnsi="Arial" w:cs="Arial"/>
          <w:noProof/>
          <w:sz w:val="24"/>
          <w:szCs w:val="24"/>
        </w:rPr>
        <w:t>Hair et al. (2009)</w:t>
      </w:r>
      <w:r w:rsidR="003243E8" w:rsidRPr="006A3EDF">
        <w:rPr>
          <w:rFonts w:ascii="Arial" w:hAnsi="Arial" w:cs="Arial"/>
          <w:sz w:val="24"/>
          <w:szCs w:val="24"/>
        </w:rPr>
        <w:fldChar w:fldCharType="end"/>
      </w:r>
      <w:r w:rsidR="003243E8" w:rsidRPr="006A3EDF">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3BD3C3F0" w14:textId="1A84A51B" w:rsidR="00846DB7" w:rsidRPr="00AA4A43" w:rsidRDefault="00846DB7" w:rsidP="00846DB7">
      <w:pPr>
        <w:pStyle w:val="Legenda"/>
        <w:keepNext/>
        <w:rPr>
          <w:sz w:val="20"/>
          <w:szCs w:val="20"/>
        </w:rPr>
      </w:pPr>
      <w:bookmarkStart w:id="258" w:name="_Ref28928360"/>
      <w:bookmarkStart w:id="259" w:name="_Toc31965970"/>
      <w:bookmarkStart w:id="260" w:name="_Toc43927121"/>
      <w:r w:rsidRPr="00AA4A43">
        <w:rPr>
          <w:sz w:val="20"/>
          <w:szCs w:val="20"/>
        </w:rPr>
        <w:t xml:space="preserve">Tabela </w:t>
      </w:r>
      <w:r w:rsidRPr="00AA4A43">
        <w:rPr>
          <w:sz w:val="20"/>
          <w:szCs w:val="20"/>
        </w:rPr>
        <w:fldChar w:fldCharType="begin"/>
      </w:r>
      <w:r w:rsidRPr="00AA4A43">
        <w:rPr>
          <w:sz w:val="20"/>
          <w:szCs w:val="20"/>
        </w:rPr>
        <w:instrText xml:space="preserve"> SEQ Tabela \* ARABIC </w:instrText>
      </w:r>
      <w:r w:rsidRPr="00AA4A43">
        <w:rPr>
          <w:sz w:val="20"/>
          <w:szCs w:val="20"/>
        </w:rPr>
        <w:fldChar w:fldCharType="separate"/>
      </w:r>
      <w:r w:rsidR="00DF6BBD">
        <w:rPr>
          <w:noProof/>
          <w:sz w:val="20"/>
          <w:szCs w:val="20"/>
        </w:rPr>
        <w:t>24</w:t>
      </w:r>
      <w:r w:rsidRPr="00AA4A43">
        <w:rPr>
          <w:sz w:val="20"/>
          <w:szCs w:val="20"/>
        </w:rPr>
        <w:fldChar w:fldCharType="end"/>
      </w:r>
      <w:bookmarkEnd w:id="258"/>
      <w:r w:rsidRPr="00AA4A43">
        <w:rPr>
          <w:sz w:val="20"/>
          <w:szCs w:val="20"/>
        </w:rPr>
        <w:t xml:space="preserve"> - Análise Fatorial Confirmatória de Instabilidade</w:t>
      </w:r>
      <w:bookmarkEnd w:id="259"/>
      <w:bookmarkEnd w:id="260"/>
    </w:p>
    <w:tbl>
      <w:tblPr>
        <w:tblStyle w:val="TabelaSimples3"/>
        <w:tblW w:w="0" w:type="auto"/>
        <w:jc w:val="center"/>
        <w:tblLook w:val="04A0" w:firstRow="1" w:lastRow="0" w:firstColumn="1" w:lastColumn="0" w:noHBand="0" w:noVBand="1"/>
      </w:tblPr>
      <w:tblGrid>
        <w:gridCol w:w="1249"/>
        <w:gridCol w:w="1375"/>
        <w:gridCol w:w="1292"/>
        <w:gridCol w:w="2043"/>
      </w:tblGrid>
      <w:tr w:rsidR="00E809E9" w14:paraId="1539E6C5" w14:textId="77777777" w:rsidTr="00E809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tcPr>
          <w:p w14:paraId="12123144" w14:textId="77777777" w:rsidR="00E809E9"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Pr>
                <w:rFonts w:ascii="Times New Roman" w:eastAsiaTheme="minorHAnsi" w:hAnsi="Times New Roman"/>
                <w:sz w:val="24"/>
                <w:szCs w:val="24"/>
              </w:rPr>
              <w:t>Item</w:t>
            </w:r>
          </w:p>
        </w:tc>
        <w:tc>
          <w:tcPr>
            <w:tcW w:w="1375" w:type="dxa"/>
          </w:tcPr>
          <w:p w14:paraId="5EF8C5DC" w14:textId="2358938A" w:rsidR="00E809E9"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tarefa</w:t>
            </w:r>
          </w:p>
        </w:tc>
        <w:tc>
          <w:tcPr>
            <w:tcW w:w="1292" w:type="dxa"/>
          </w:tcPr>
          <w:p w14:paraId="08CB5FB1" w14:textId="1FAF95D4" w:rsidR="00E809E9"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equipe</w:t>
            </w:r>
          </w:p>
        </w:tc>
        <w:tc>
          <w:tcPr>
            <w:tcW w:w="2043" w:type="dxa"/>
          </w:tcPr>
          <w:p w14:paraId="7D22C9D0" w14:textId="07424CAC" w:rsidR="00E809E9"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tecnologica</w:t>
            </w:r>
          </w:p>
        </w:tc>
      </w:tr>
      <w:tr w:rsidR="00E809E9" w14:paraId="0BE49571"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956E084" w14:textId="7E95F9ED" w:rsidR="00E809E9" w:rsidRPr="00591B34" w:rsidRDefault="00E809E9" w:rsidP="00591B34">
            <w:pPr>
              <w:pStyle w:val="Pr-formataoHTML"/>
              <w:shd w:val="clear" w:color="auto" w:fill="FFFFFF"/>
              <w:wordWrap w:val="0"/>
              <w:rPr>
                <w:rStyle w:val="gd15mcfceub"/>
                <w:rFonts w:ascii="Times" w:hAnsi="Times" w:cs="Times"/>
                <w:color w:val="000000"/>
                <w:bdr w:val="none" w:sz="0" w:space="0" w:color="auto" w:frame="1"/>
                <w:lang w:val="en-US"/>
              </w:rPr>
            </w:pPr>
            <w:r w:rsidRPr="00591B34">
              <w:rPr>
                <w:rStyle w:val="gd15mcfceub"/>
                <w:rFonts w:ascii="Times" w:hAnsi="Times" w:cs="Times"/>
                <w:color w:val="000000"/>
                <w:bdr w:val="none" w:sz="0" w:space="0" w:color="auto" w:frame="1"/>
                <w:lang w:val="en-US"/>
              </w:rPr>
              <w:t>taf2</w:t>
            </w:r>
          </w:p>
          <w:p w14:paraId="44F016B2" w14:textId="0F117B81" w:rsidR="00E809E9" w:rsidRPr="00591B34" w:rsidRDefault="00E809E9" w:rsidP="00591B34">
            <w:pPr>
              <w:pStyle w:val="Pr-formataoHTML"/>
              <w:shd w:val="clear" w:color="auto" w:fill="FFFFFF"/>
              <w:wordWrap w:val="0"/>
              <w:rPr>
                <w:rStyle w:val="gd15mcfceub"/>
                <w:rFonts w:ascii="Times" w:hAnsi="Times" w:cs="Times"/>
                <w:color w:val="000000"/>
                <w:bdr w:val="none" w:sz="0" w:space="0" w:color="auto" w:frame="1"/>
                <w:lang w:val="en-US"/>
              </w:rPr>
            </w:pPr>
            <w:r w:rsidRPr="00591B34">
              <w:rPr>
                <w:rStyle w:val="gd15mcfceub"/>
                <w:rFonts w:ascii="Times" w:hAnsi="Times" w:cs="Times"/>
                <w:color w:val="000000"/>
                <w:bdr w:val="none" w:sz="0" w:space="0" w:color="auto" w:frame="1"/>
                <w:lang w:val="en-US"/>
              </w:rPr>
              <w:t>taf3</w:t>
            </w:r>
          </w:p>
          <w:p w14:paraId="1E4F44F3" w14:textId="77777777" w:rsidR="00E809E9" w:rsidRPr="00591B34" w:rsidRDefault="00E809E9" w:rsidP="00591B34">
            <w:pPr>
              <w:pStyle w:val="Pr-formataoHTML"/>
              <w:shd w:val="clear" w:color="auto" w:fill="FFFFFF"/>
              <w:wordWrap w:val="0"/>
              <w:rPr>
                <w:rStyle w:val="gd15mcfceub"/>
                <w:rFonts w:ascii="Times" w:hAnsi="Times" w:cs="Times"/>
                <w:b w:val="0"/>
                <w:bCs w:val="0"/>
                <w:caps w:val="0"/>
                <w:color w:val="000000"/>
                <w:bdr w:val="none" w:sz="0" w:space="0" w:color="auto" w:frame="1"/>
                <w:lang w:val="en-US"/>
              </w:rPr>
            </w:pPr>
            <w:r w:rsidRPr="00591B34">
              <w:rPr>
                <w:rStyle w:val="gd15mcfceub"/>
                <w:rFonts w:ascii="Times" w:hAnsi="Times" w:cs="Times"/>
                <w:color w:val="000000"/>
                <w:bdr w:val="none" w:sz="0" w:space="0" w:color="auto" w:frame="1"/>
                <w:lang w:val="en-US"/>
              </w:rPr>
              <w:t>taf4</w:t>
            </w:r>
          </w:p>
          <w:p w14:paraId="6214CF5B" w14:textId="77777777" w:rsidR="00EF08D2" w:rsidRPr="00E809E9" w:rsidRDefault="00EF08D2" w:rsidP="00EF08D2">
            <w:pPr>
              <w:pStyle w:val="Pr-formataoHTML"/>
              <w:shd w:val="clear" w:color="auto" w:fill="FFFFFF"/>
              <w:wordWrap w:val="0"/>
              <w:rPr>
                <w:rStyle w:val="gd15mcfceub"/>
                <w:rFonts w:ascii="Times" w:hAnsi="Times" w:cs="Times"/>
                <w:b w:val="0"/>
                <w:bCs w:val="0"/>
                <w:caps w:val="0"/>
                <w:color w:val="000000"/>
                <w:bdr w:val="none" w:sz="0" w:space="0" w:color="auto" w:frame="1"/>
                <w:lang w:val="en-US"/>
              </w:rPr>
            </w:pPr>
            <w:r w:rsidRPr="00E809E9">
              <w:rPr>
                <w:rStyle w:val="gd15mcfceub"/>
                <w:rFonts w:ascii="Times" w:hAnsi="Times" w:cs="Times"/>
                <w:color w:val="000000"/>
                <w:bdr w:val="none" w:sz="0" w:space="0" w:color="auto" w:frame="1"/>
                <w:lang w:val="en-US"/>
              </w:rPr>
              <w:t>taf5</w:t>
            </w:r>
          </w:p>
          <w:p w14:paraId="5363AEEC" w14:textId="77777777" w:rsidR="00EF08D2" w:rsidRPr="00E809E9" w:rsidRDefault="00EF08D2" w:rsidP="00EF08D2">
            <w:pPr>
              <w:pStyle w:val="Pr-formataoHTML"/>
              <w:shd w:val="clear" w:color="auto" w:fill="FFFFFF"/>
              <w:wordWrap w:val="0"/>
              <w:rPr>
                <w:rStyle w:val="gd15mcfceub"/>
                <w:rFonts w:ascii="Times" w:hAnsi="Times" w:cs="Times"/>
                <w:b w:val="0"/>
                <w:bCs w:val="0"/>
                <w:caps w:val="0"/>
                <w:color w:val="000000"/>
                <w:bdr w:val="none" w:sz="0" w:space="0" w:color="auto" w:frame="1"/>
                <w:lang w:val="en-US"/>
              </w:rPr>
            </w:pPr>
            <w:r w:rsidRPr="00E809E9">
              <w:rPr>
                <w:rStyle w:val="gd15mcfceub"/>
                <w:rFonts w:ascii="Times" w:hAnsi="Times" w:cs="Times"/>
                <w:color w:val="000000"/>
                <w:bdr w:val="none" w:sz="0" w:space="0" w:color="auto" w:frame="1"/>
                <w:lang w:val="en-US"/>
              </w:rPr>
              <w:t>taf6</w:t>
            </w:r>
          </w:p>
          <w:p w14:paraId="49A39656" w14:textId="08FD15E3" w:rsidR="00EF08D2" w:rsidRPr="00EF08D2" w:rsidRDefault="00EF08D2" w:rsidP="00591B34">
            <w:pPr>
              <w:pStyle w:val="Pr-formataoHTML"/>
              <w:shd w:val="clear" w:color="auto" w:fill="FFFFFF"/>
              <w:wordWrap w:val="0"/>
              <w:rPr>
                <w:rStyle w:val="gd15mcfceub"/>
                <w:rFonts w:ascii="Times" w:hAnsi="Times" w:cs="Times"/>
                <w:color w:val="000000"/>
                <w:bdr w:val="none" w:sz="0" w:space="0" w:color="auto" w:frame="1"/>
                <w:lang w:val="en-US"/>
              </w:rPr>
            </w:pPr>
            <w:r w:rsidRPr="00E809E9">
              <w:rPr>
                <w:rStyle w:val="gd15mcfceub"/>
                <w:rFonts w:ascii="Times" w:hAnsi="Times" w:cs="Times"/>
                <w:color w:val="000000"/>
                <w:bdr w:val="none" w:sz="0" w:space="0" w:color="auto" w:frame="1"/>
                <w:lang w:val="en-US"/>
              </w:rPr>
              <w:t>taf7</w:t>
            </w:r>
          </w:p>
        </w:tc>
        <w:tc>
          <w:tcPr>
            <w:tcW w:w="1375" w:type="dxa"/>
            <w:shd w:val="clear" w:color="auto" w:fill="FFFFFF" w:themeFill="background1"/>
          </w:tcPr>
          <w:p w14:paraId="23CB3BC2" w14:textId="2D6C104C" w:rsidR="00E809E9" w:rsidRPr="00DC4541"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rPr>
            </w:pPr>
            <w:r>
              <w:rPr>
                <w:rStyle w:val="gd15mcfceub"/>
                <w:rFonts w:ascii="Times" w:hAnsi="Times" w:cs="Times"/>
              </w:rPr>
              <w:t>0.</w:t>
            </w:r>
            <w:r w:rsidR="005719C1">
              <w:rPr>
                <w:rStyle w:val="gd15mcfceub"/>
                <w:rFonts w:ascii="Times" w:hAnsi="Times" w:cs="Times"/>
              </w:rPr>
              <w:t>752</w:t>
            </w:r>
          </w:p>
          <w:p w14:paraId="46C04523" w14:textId="407D2FD5" w:rsidR="00E809E9" w:rsidRPr="00B2295B"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color w:val="000000"/>
                <w:bdr w:val="none" w:sz="0" w:space="0" w:color="auto" w:frame="1"/>
              </w:rPr>
            </w:pPr>
            <w:r w:rsidRPr="00B2295B">
              <w:rPr>
                <w:rStyle w:val="gd15mcfceub"/>
                <w:rFonts w:ascii="Times" w:hAnsi="Times" w:cs="Times"/>
                <w:color w:val="000000"/>
                <w:bdr w:val="none" w:sz="0" w:space="0" w:color="auto" w:frame="1"/>
              </w:rPr>
              <w:t>0.</w:t>
            </w:r>
            <w:r w:rsidR="005719C1">
              <w:rPr>
                <w:rStyle w:val="gd15mcfceub"/>
                <w:rFonts w:ascii="Times" w:hAnsi="Times" w:cs="Times"/>
                <w:color w:val="000000"/>
                <w:bdr w:val="none" w:sz="0" w:space="0" w:color="auto" w:frame="1"/>
              </w:rPr>
              <w:t>791</w:t>
            </w:r>
          </w:p>
          <w:p w14:paraId="66BC767A" w14:textId="77777777" w:rsidR="00E809E9"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color w:val="000000"/>
                <w:bdr w:val="none" w:sz="0" w:space="0" w:color="auto" w:frame="1"/>
              </w:rPr>
            </w:pPr>
            <w:r w:rsidRPr="00B2295B">
              <w:rPr>
                <w:rStyle w:val="gd15mcfceub"/>
                <w:rFonts w:ascii="Times" w:hAnsi="Times" w:cs="Times"/>
                <w:color w:val="000000"/>
                <w:bdr w:val="none" w:sz="0" w:space="0" w:color="auto" w:frame="1"/>
              </w:rPr>
              <w:t>0.</w:t>
            </w:r>
            <w:r w:rsidR="005719C1">
              <w:rPr>
                <w:rStyle w:val="gd15mcfceub"/>
                <w:rFonts w:ascii="Times" w:hAnsi="Times" w:cs="Times"/>
                <w:color w:val="000000"/>
                <w:bdr w:val="none" w:sz="0" w:space="0" w:color="auto" w:frame="1"/>
              </w:rPr>
              <w:t>646</w:t>
            </w:r>
          </w:p>
          <w:p w14:paraId="5ACC5BCF" w14:textId="77777777" w:rsidR="00EF08D2" w:rsidRPr="007256AE"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color w:val="000000"/>
                <w:bdr w:val="none" w:sz="0" w:space="0" w:color="auto" w:frame="1"/>
              </w:rPr>
            </w:pPr>
            <w:r>
              <w:rPr>
                <w:rStyle w:val="gd15mcfceub"/>
                <w:rFonts w:ascii="Times" w:hAnsi="Times" w:cs="Times"/>
                <w:color w:val="000000"/>
                <w:bdr w:val="none" w:sz="0" w:space="0" w:color="auto" w:frame="1"/>
              </w:rPr>
              <w:t>0</w:t>
            </w:r>
            <w:r w:rsidRPr="007256AE">
              <w:rPr>
                <w:rStyle w:val="gd15mcfceub"/>
                <w:rFonts w:ascii="Times" w:hAnsi="Times" w:cs="Times"/>
                <w:color w:val="000000"/>
                <w:bdr w:val="none" w:sz="0" w:space="0" w:color="auto" w:frame="1"/>
              </w:rPr>
              <w:t>.671</w:t>
            </w:r>
          </w:p>
          <w:p w14:paraId="75974588" w14:textId="77777777" w:rsidR="00EF08D2" w:rsidRPr="007256AE"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color w:val="000000"/>
                <w:bdr w:val="none" w:sz="0" w:space="0" w:color="auto" w:frame="1"/>
              </w:rPr>
            </w:pPr>
            <w:r w:rsidRPr="007256AE">
              <w:rPr>
                <w:rStyle w:val="gd15mcfceub"/>
                <w:rFonts w:ascii="Times" w:hAnsi="Times" w:cs="Times"/>
                <w:color w:val="000000"/>
                <w:bdr w:val="none" w:sz="0" w:space="0" w:color="auto" w:frame="1"/>
              </w:rPr>
              <w:t>0.699</w:t>
            </w:r>
          </w:p>
          <w:p w14:paraId="59292A60" w14:textId="6DF87896" w:rsidR="00EF08D2" w:rsidRPr="00B2295B"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color w:val="000000"/>
                <w:bdr w:val="none" w:sz="0" w:space="0" w:color="auto" w:frame="1"/>
              </w:rPr>
            </w:pPr>
            <w:r w:rsidRPr="007256AE">
              <w:rPr>
                <w:rStyle w:val="gd15mcfceub"/>
                <w:rFonts w:ascii="Times" w:hAnsi="Times" w:cs="Times"/>
                <w:color w:val="000000"/>
                <w:bdr w:val="none" w:sz="0" w:space="0" w:color="auto" w:frame="1"/>
              </w:rPr>
              <w:t>0.583</w:t>
            </w:r>
          </w:p>
        </w:tc>
        <w:tc>
          <w:tcPr>
            <w:tcW w:w="1292" w:type="dxa"/>
            <w:shd w:val="clear" w:color="auto" w:fill="FFFFFF" w:themeFill="background1"/>
          </w:tcPr>
          <w:p w14:paraId="1B4B9CD6" w14:textId="77777777" w:rsidR="00E809E9"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z w:val="24"/>
                <w:szCs w:val="24"/>
              </w:rPr>
            </w:pPr>
          </w:p>
        </w:tc>
        <w:tc>
          <w:tcPr>
            <w:tcW w:w="2043" w:type="dxa"/>
            <w:shd w:val="clear" w:color="auto" w:fill="FFFFFF" w:themeFill="background1"/>
          </w:tcPr>
          <w:p w14:paraId="3ECC902A" w14:textId="77777777" w:rsidR="00E809E9"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z w:val="24"/>
                <w:szCs w:val="24"/>
              </w:rPr>
            </w:pPr>
          </w:p>
        </w:tc>
      </w:tr>
      <w:tr w:rsidR="00E809E9" w14:paraId="5A026F94"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599681" w14:textId="0BC2B86B" w:rsidR="00E809E9" w:rsidRPr="00E809E9" w:rsidRDefault="00E809E9" w:rsidP="00591B34">
            <w:pPr>
              <w:pStyle w:val="Pr-formataoHTML"/>
              <w:shd w:val="clear" w:color="auto" w:fill="FFFFFF"/>
              <w:wordWrap w:val="0"/>
              <w:rPr>
                <w:rStyle w:val="gd15mcfceub"/>
                <w:rFonts w:ascii="Times" w:hAnsi="Times" w:cs="Times"/>
                <w:color w:val="000000"/>
                <w:bdr w:val="none" w:sz="0" w:space="0" w:color="auto" w:frame="1"/>
                <w:lang w:val="en-US"/>
              </w:rPr>
            </w:pPr>
            <w:r w:rsidRPr="00E809E9">
              <w:rPr>
                <w:rStyle w:val="gd15mcfceub"/>
                <w:rFonts w:ascii="Times" w:hAnsi="Times" w:cs="Times"/>
                <w:color w:val="000000"/>
                <w:bdr w:val="none" w:sz="0" w:space="0" w:color="auto" w:frame="1"/>
                <w:lang w:val="en-US"/>
              </w:rPr>
              <w:t>eq1</w:t>
            </w:r>
          </w:p>
          <w:p w14:paraId="0CF54F4E" w14:textId="77777777" w:rsidR="00EF08D2" w:rsidRDefault="00E809E9" w:rsidP="00591B34">
            <w:pPr>
              <w:pStyle w:val="Pr-formataoHTML"/>
              <w:shd w:val="clear" w:color="auto" w:fill="FFFFFF"/>
              <w:wordWrap w:val="0"/>
              <w:rPr>
                <w:rFonts w:ascii="Times New Roman" w:hAnsi="Times New Roman"/>
                <w:b w:val="0"/>
                <w:bCs w:val="0"/>
                <w:caps w:val="0"/>
                <w:lang w:val="en-US"/>
              </w:rPr>
            </w:pPr>
            <w:r w:rsidRPr="00E809E9">
              <w:rPr>
                <w:rFonts w:ascii="Times New Roman" w:hAnsi="Times New Roman"/>
                <w:lang w:val="en-US"/>
              </w:rPr>
              <w:t>eq2</w:t>
            </w:r>
          </w:p>
          <w:p w14:paraId="43EFB83E" w14:textId="7A1183AC" w:rsidR="00E809E9" w:rsidRPr="00EF08D2" w:rsidRDefault="00E809E9" w:rsidP="00591B34">
            <w:pPr>
              <w:pStyle w:val="Pr-formataoHTML"/>
              <w:shd w:val="clear" w:color="auto" w:fill="FFFFFF"/>
              <w:wordWrap w:val="0"/>
              <w:rPr>
                <w:rFonts w:ascii="Times New Roman" w:hAnsi="Times New Roman"/>
                <w:b w:val="0"/>
                <w:bCs w:val="0"/>
                <w:caps w:val="0"/>
                <w:lang w:val="en-US"/>
              </w:rPr>
            </w:pPr>
            <w:r w:rsidRPr="00E809E9">
              <w:rPr>
                <w:rFonts w:ascii="Times New Roman" w:hAnsi="Times New Roman"/>
                <w:lang w:val="en-US"/>
              </w:rPr>
              <w:t>eq3</w:t>
            </w:r>
          </w:p>
        </w:tc>
        <w:tc>
          <w:tcPr>
            <w:tcW w:w="1375" w:type="dxa"/>
            <w:shd w:val="clear" w:color="auto" w:fill="FFFFFF" w:themeFill="background1"/>
          </w:tcPr>
          <w:p w14:paraId="5E7BF338" w14:textId="77777777" w:rsidR="00E809E9" w:rsidRPr="00E809E9"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sz w:val="24"/>
                <w:szCs w:val="24"/>
                <w:lang w:val="en-US"/>
              </w:rPr>
            </w:pPr>
          </w:p>
        </w:tc>
        <w:tc>
          <w:tcPr>
            <w:tcW w:w="1292" w:type="dxa"/>
            <w:shd w:val="clear" w:color="auto" w:fill="FFFFFF" w:themeFill="background1"/>
          </w:tcPr>
          <w:p w14:paraId="542E9D3C" w14:textId="24888FBA" w:rsidR="00E809E9" w:rsidRPr="004D4310"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4D4310">
              <w:rPr>
                <w:rStyle w:val="gd15mcfceub"/>
                <w:rFonts w:ascii="Times" w:hAnsi="Times" w:cs="Times"/>
                <w:color w:val="000000"/>
                <w:bdr w:val="none" w:sz="0" w:space="0" w:color="auto" w:frame="1"/>
              </w:rPr>
              <w:t>0.</w:t>
            </w:r>
            <w:r w:rsidR="007256AE">
              <w:rPr>
                <w:rStyle w:val="gd15mcfceub"/>
                <w:rFonts w:ascii="Times" w:hAnsi="Times" w:cs="Times"/>
                <w:color w:val="000000"/>
                <w:bdr w:val="none" w:sz="0" w:space="0" w:color="auto" w:frame="1"/>
              </w:rPr>
              <w:t>569</w:t>
            </w:r>
          </w:p>
          <w:p w14:paraId="1B52E43C" w14:textId="1D9E1BC6" w:rsidR="00E809E9" w:rsidRPr="004D4310"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4D4310">
              <w:rPr>
                <w:rStyle w:val="gd15mcfceub"/>
                <w:rFonts w:ascii="Times" w:hAnsi="Times" w:cs="Times"/>
                <w:color w:val="000000"/>
                <w:bdr w:val="none" w:sz="0" w:space="0" w:color="auto" w:frame="1"/>
              </w:rPr>
              <w:t>0.</w:t>
            </w:r>
            <w:r w:rsidR="007256AE">
              <w:rPr>
                <w:rStyle w:val="gd15mcfceub"/>
                <w:rFonts w:ascii="Times" w:hAnsi="Times" w:cs="Times"/>
                <w:color w:val="000000"/>
                <w:bdr w:val="none" w:sz="0" w:space="0" w:color="auto" w:frame="1"/>
              </w:rPr>
              <w:t>5</w:t>
            </w:r>
            <w:r w:rsidR="00576635">
              <w:rPr>
                <w:rStyle w:val="gd15mcfceub"/>
                <w:rFonts w:ascii="Times" w:hAnsi="Times" w:cs="Times"/>
                <w:color w:val="000000"/>
                <w:bdr w:val="none" w:sz="0" w:space="0" w:color="auto" w:frame="1"/>
              </w:rPr>
              <w:t>90</w:t>
            </w:r>
          </w:p>
          <w:p w14:paraId="6F901E9B" w14:textId="67F44C2E" w:rsidR="00E809E9" w:rsidRPr="00EF08D2"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4D4310">
              <w:rPr>
                <w:rStyle w:val="gd15mcfceub"/>
                <w:rFonts w:ascii="Times" w:hAnsi="Times" w:cs="Times"/>
                <w:color w:val="000000"/>
                <w:bdr w:val="none" w:sz="0" w:space="0" w:color="auto" w:frame="1"/>
              </w:rPr>
              <w:t>0.</w:t>
            </w:r>
            <w:r w:rsidR="00F77B6B">
              <w:rPr>
                <w:rStyle w:val="gd15mcfceub"/>
                <w:rFonts w:ascii="Times" w:hAnsi="Times" w:cs="Times"/>
                <w:color w:val="000000"/>
                <w:bdr w:val="none" w:sz="0" w:space="0" w:color="auto" w:frame="1"/>
              </w:rPr>
              <w:t>63</w:t>
            </w:r>
            <w:r w:rsidR="00576635">
              <w:rPr>
                <w:rStyle w:val="gd15mcfceub"/>
                <w:rFonts w:ascii="Times" w:hAnsi="Times" w:cs="Times"/>
                <w:color w:val="000000"/>
                <w:bdr w:val="none" w:sz="0" w:space="0" w:color="auto" w:frame="1"/>
              </w:rPr>
              <w:t>1</w:t>
            </w:r>
          </w:p>
        </w:tc>
        <w:tc>
          <w:tcPr>
            <w:tcW w:w="2043" w:type="dxa"/>
            <w:shd w:val="clear" w:color="auto" w:fill="FFFFFF" w:themeFill="background1"/>
          </w:tcPr>
          <w:p w14:paraId="06F30085" w14:textId="77777777" w:rsidR="00E809E9"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p>
        </w:tc>
      </w:tr>
      <w:tr w:rsidR="00E809E9" w:rsidRPr="00681F4A" w14:paraId="254E5D1C"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2A7F5416" w14:textId="6EE8819A" w:rsidR="00E809E9" w:rsidRPr="009B4057" w:rsidRDefault="00E809E9" w:rsidP="00591B34">
            <w:pPr>
              <w:pStyle w:val="Pr-formataoHTML"/>
              <w:shd w:val="clear" w:color="auto" w:fill="FFFFFF"/>
              <w:wordWrap w:val="0"/>
              <w:rPr>
                <w:rStyle w:val="gd15mcfceub"/>
                <w:rFonts w:ascii="Times" w:hAnsi="Times" w:cs="Times"/>
                <w:color w:val="000000"/>
                <w:bdr w:val="none" w:sz="0" w:space="0" w:color="auto" w:frame="1"/>
              </w:rPr>
            </w:pPr>
            <w:r>
              <w:rPr>
                <w:rStyle w:val="gd15mcfceub"/>
                <w:rFonts w:ascii="Times" w:hAnsi="Times" w:cs="Times"/>
                <w:color w:val="000000"/>
                <w:bdr w:val="none" w:sz="0" w:space="0" w:color="auto" w:frame="1"/>
              </w:rPr>
              <w:t>tec1</w:t>
            </w:r>
          </w:p>
          <w:p w14:paraId="606E2315" w14:textId="7E5BB5FB" w:rsidR="00E809E9" w:rsidRPr="00F77B6B" w:rsidRDefault="00E809E9" w:rsidP="00591B34">
            <w:pPr>
              <w:pStyle w:val="Pr-formataoHTML"/>
              <w:shd w:val="clear" w:color="auto" w:fill="FFFFFF"/>
              <w:wordWrap w:val="0"/>
              <w:rPr>
                <w:rFonts w:ascii="Times" w:hAnsi="Times" w:cs="Times"/>
                <w:color w:val="000000"/>
                <w:bdr w:val="none" w:sz="0" w:space="0" w:color="auto" w:frame="1"/>
              </w:rPr>
            </w:pPr>
            <w:r>
              <w:rPr>
                <w:rStyle w:val="gd15mcfceub"/>
                <w:rFonts w:ascii="Times" w:hAnsi="Times" w:cs="Times"/>
                <w:color w:val="000000"/>
                <w:bdr w:val="none" w:sz="0" w:space="0" w:color="auto" w:frame="1"/>
              </w:rPr>
              <w:t>tec2</w:t>
            </w:r>
          </w:p>
        </w:tc>
        <w:tc>
          <w:tcPr>
            <w:tcW w:w="1375" w:type="dxa"/>
            <w:shd w:val="clear" w:color="auto" w:fill="FFFFFF" w:themeFill="background1"/>
          </w:tcPr>
          <w:p w14:paraId="7C44D722" w14:textId="77777777" w:rsidR="00E809E9"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z w:val="24"/>
                <w:szCs w:val="24"/>
              </w:rPr>
            </w:pPr>
          </w:p>
        </w:tc>
        <w:tc>
          <w:tcPr>
            <w:tcW w:w="1292" w:type="dxa"/>
            <w:shd w:val="clear" w:color="auto" w:fill="FFFFFF" w:themeFill="background1"/>
          </w:tcPr>
          <w:p w14:paraId="77FE32E0" w14:textId="77777777" w:rsidR="00E809E9"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z w:val="24"/>
                <w:szCs w:val="24"/>
              </w:rPr>
            </w:pPr>
          </w:p>
        </w:tc>
        <w:tc>
          <w:tcPr>
            <w:tcW w:w="2043" w:type="dxa"/>
            <w:shd w:val="clear" w:color="auto" w:fill="FFFFFF" w:themeFill="background1"/>
          </w:tcPr>
          <w:p w14:paraId="6DF2C192" w14:textId="2AF90494" w:rsidR="00E809E9" w:rsidRPr="00681F4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bdr w:val="none" w:sz="0" w:space="0" w:color="auto" w:frame="1"/>
              </w:rPr>
            </w:pPr>
            <w:r w:rsidRPr="00681F4A">
              <w:rPr>
                <w:rStyle w:val="gd15mcfceub"/>
                <w:rFonts w:ascii="Times" w:hAnsi="Times" w:cs="Times"/>
                <w:color w:val="000000"/>
                <w:bdr w:val="none" w:sz="0" w:space="0" w:color="auto" w:frame="1"/>
              </w:rPr>
              <w:t>0.</w:t>
            </w:r>
            <w:r w:rsidR="00F77B6B">
              <w:rPr>
                <w:rStyle w:val="gd15mcfceub"/>
                <w:rFonts w:ascii="Times" w:hAnsi="Times" w:cs="Times"/>
                <w:color w:val="000000"/>
                <w:bdr w:val="none" w:sz="0" w:space="0" w:color="auto" w:frame="1"/>
              </w:rPr>
              <w:t>6</w:t>
            </w:r>
            <w:r w:rsidR="00947CEA">
              <w:rPr>
                <w:rStyle w:val="gd15mcfceub"/>
                <w:rFonts w:ascii="Times" w:hAnsi="Times" w:cs="Times"/>
                <w:color w:val="000000"/>
                <w:bdr w:val="none" w:sz="0" w:space="0" w:color="auto" w:frame="1"/>
              </w:rPr>
              <w:t>31</w:t>
            </w:r>
          </w:p>
          <w:p w14:paraId="14F8E42B" w14:textId="1E3125BD" w:rsidR="00E809E9" w:rsidRPr="00681F4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bdr w:val="none" w:sz="0" w:space="0" w:color="auto" w:frame="1"/>
              </w:rPr>
            </w:pPr>
            <w:r w:rsidRPr="00681F4A">
              <w:rPr>
                <w:rStyle w:val="gd15mcfceub"/>
                <w:rFonts w:ascii="Times" w:hAnsi="Times" w:cs="Times"/>
                <w:color w:val="000000"/>
                <w:bdr w:val="none" w:sz="0" w:space="0" w:color="auto" w:frame="1"/>
              </w:rPr>
              <w:t>0.</w:t>
            </w:r>
            <w:r w:rsidR="00F77B6B">
              <w:rPr>
                <w:rStyle w:val="gd15mcfceub"/>
                <w:rFonts w:ascii="Times" w:hAnsi="Times" w:cs="Times"/>
                <w:color w:val="000000"/>
                <w:bdr w:val="none" w:sz="0" w:space="0" w:color="auto" w:frame="1"/>
              </w:rPr>
              <w:t>6</w:t>
            </w:r>
            <w:r w:rsidR="00947CEA">
              <w:rPr>
                <w:rStyle w:val="gd15mcfceub"/>
                <w:rFonts w:ascii="Times" w:hAnsi="Times" w:cs="Times"/>
                <w:color w:val="000000"/>
                <w:bdr w:val="none" w:sz="0" w:space="0" w:color="auto" w:frame="1"/>
              </w:rPr>
              <w:t>05</w:t>
            </w:r>
          </w:p>
          <w:p w14:paraId="2B560F47" w14:textId="15ADE460" w:rsidR="00E809E9" w:rsidRPr="00681F4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eastAsiaTheme="minorHAnsi" w:hAnsi="Times" w:cs="Times"/>
                <w:bdr w:val="none" w:sz="0" w:space="0" w:color="auto" w:frame="1"/>
              </w:rPr>
            </w:pPr>
          </w:p>
        </w:tc>
      </w:tr>
    </w:tbl>
    <w:bookmarkEnd w:id="251"/>
    <w:p w14:paraId="4D261068" w14:textId="398DDBFC" w:rsidR="009F1F18" w:rsidRPr="006A3EDF" w:rsidRDefault="009F1F18" w:rsidP="00747345">
      <w:pPr>
        <w:spacing w:before="240" w:line="360" w:lineRule="auto"/>
        <w:ind w:firstLine="567"/>
        <w:rPr>
          <w:rFonts w:ascii="Arial" w:hAnsi="Arial" w:cs="Arial"/>
          <w:sz w:val="24"/>
          <w:szCs w:val="24"/>
        </w:rPr>
      </w:pPr>
      <w:r w:rsidRPr="006A3EDF">
        <w:rPr>
          <w:rFonts w:ascii="Arial" w:hAnsi="Arial" w:cs="Arial"/>
          <w:sz w:val="24"/>
          <w:szCs w:val="24"/>
        </w:rPr>
        <w:tab/>
        <w:t xml:space="preserve">Posteriormente, foi realizado a Análise Fatorial Confirmatória. As cargas fatoriais desse modelo podem ser observadas na </w:t>
      </w:r>
      <w:r w:rsidRPr="006A3EDF">
        <w:rPr>
          <w:rFonts w:ascii="Arial" w:hAnsi="Arial" w:cs="Arial"/>
          <w:sz w:val="24"/>
          <w:szCs w:val="24"/>
        </w:rPr>
        <w:fldChar w:fldCharType="begin"/>
      </w:r>
      <w:r w:rsidRPr="006A3EDF">
        <w:rPr>
          <w:rFonts w:ascii="Arial" w:hAnsi="Arial" w:cs="Arial"/>
          <w:sz w:val="24"/>
          <w:szCs w:val="24"/>
        </w:rPr>
        <w:instrText xml:space="preserve"> REF _Ref28928360 \h  \* MERGEFORMAT </w:instrText>
      </w:r>
      <w:r w:rsidRPr="006A3EDF">
        <w:rPr>
          <w:rFonts w:ascii="Arial" w:hAnsi="Arial" w:cs="Arial"/>
          <w:sz w:val="24"/>
          <w:szCs w:val="24"/>
        </w:rPr>
      </w:r>
      <w:r w:rsidRPr="006A3EDF">
        <w:rPr>
          <w:rFonts w:ascii="Arial" w:hAnsi="Arial" w:cs="Arial"/>
          <w:sz w:val="24"/>
          <w:szCs w:val="24"/>
        </w:rPr>
        <w:fldChar w:fldCharType="separate"/>
      </w:r>
      <w:r w:rsidR="00DF6BBD" w:rsidRPr="00DF6BBD">
        <w:rPr>
          <w:rFonts w:ascii="Arial" w:hAnsi="Arial" w:cs="Arial"/>
          <w:sz w:val="24"/>
          <w:szCs w:val="24"/>
        </w:rPr>
        <w:t>Tabela 24</w:t>
      </w:r>
      <w:r w:rsidRPr="006A3EDF">
        <w:rPr>
          <w:rFonts w:ascii="Arial" w:hAnsi="Arial" w:cs="Arial"/>
          <w:sz w:val="24"/>
          <w:szCs w:val="24"/>
        </w:rPr>
        <w:fldChar w:fldCharType="end"/>
      </w:r>
      <w:r w:rsidRPr="006A3EDF">
        <w:rPr>
          <w:rFonts w:ascii="Arial" w:hAnsi="Arial" w:cs="Arial"/>
          <w:sz w:val="24"/>
          <w:szCs w:val="24"/>
        </w:rPr>
        <w:t xml:space="preserve">.  </w:t>
      </w:r>
      <w:r w:rsidR="003A7834">
        <w:rPr>
          <w:rFonts w:ascii="Arial" w:hAnsi="Arial" w:cs="Arial"/>
          <w:sz w:val="24"/>
          <w:szCs w:val="24"/>
        </w:rPr>
        <w:t>Essa tabela contém o item, a dimensão e a carga fatorial encontrada.</w:t>
      </w:r>
      <w:r w:rsidRPr="006A3EDF">
        <w:rPr>
          <w:rFonts w:ascii="Arial" w:hAnsi="Arial" w:cs="Arial"/>
          <w:sz w:val="24"/>
          <w:szCs w:val="24"/>
        </w:rPr>
        <w:t xml:space="preserve"> </w:t>
      </w:r>
    </w:p>
    <w:p w14:paraId="7ACA1A0B" w14:textId="24D698B3" w:rsidR="005C23E5" w:rsidRPr="006A3EDF" w:rsidRDefault="003A7834" w:rsidP="005C23E5">
      <w:pPr>
        <w:spacing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750640">
        <w:rPr>
          <w:rFonts w:ascii="Arial" w:hAnsi="Arial" w:cs="Arial"/>
          <w:sz w:val="24"/>
          <w:szCs w:val="24"/>
        </w:rPr>
        <w:t>o qual</w:t>
      </w:r>
      <w:r w:rsidR="005C23E5" w:rsidRPr="006A3EDF">
        <w:rPr>
          <w:rFonts w:ascii="Arial" w:hAnsi="Arial" w:cs="Arial"/>
          <w:sz w:val="24"/>
          <w:szCs w:val="24"/>
        </w:rPr>
        <w:t xml:space="preserve"> o maior teve como carga fatorial 0.752 (TAF2) e o menor teve como carga fatorial 0.583 (TAF7). A dimensão instabilidade de equipe ficou com os mesmos três itens</w:t>
      </w:r>
      <w:r w:rsidR="00750640">
        <w:rPr>
          <w:rFonts w:ascii="Arial" w:hAnsi="Arial" w:cs="Arial"/>
          <w:sz w:val="24"/>
          <w:szCs w:val="24"/>
        </w:rPr>
        <w:t>.</w:t>
      </w:r>
      <w:r w:rsidR="005C23E5" w:rsidRPr="006A3EDF">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7CD40A50" w14:textId="2E5CE028"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9E3C9D" w:rsidRPr="006A3EDF">
        <w:rPr>
          <w:rFonts w:ascii="Arial" w:hAnsi="Arial" w:cs="Arial"/>
          <w:sz w:val="24"/>
          <w:szCs w:val="24"/>
        </w:rPr>
        <w:fldChar w:fldCharType="begin"/>
      </w:r>
      <w:r w:rsidR="009E3C9D" w:rsidRPr="006A3EDF">
        <w:rPr>
          <w:rFonts w:ascii="Arial" w:hAnsi="Arial" w:cs="Arial"/>
          <w:sz w:val="24"/>
          <w:szCs w:val="24"/>
        </w:rPr>
        <w:instrText xml:space="preserve"> REF _Ref29121130 \h  \* MERGEFORMAT </w:instrText>
      </w:r>
      <w:r w:rsidR="009E3C9D" w:rsidRPr="006A3EDF">
        <w:rPr>
          <w:rFonts w:ascii="Arial" w:hAnsi="Arial" w:cs="Arial"/>
          <w:sz w:val="24"/>
          <w:szCs w:val="24"/>
        </w:rPr>
      </w:r>
      <w:r w:rsidR="009E3C9D" w:rsidRPr="006A3EDF">
        <w:rPr>
          <w:rFonts w:ascii="Arial" w:hAnsi="Arial" w:cs="Arial"/>
          <w:sz w:val="24"/>
          <w:szCs w:val="24"/>
        </w:rPr>
        <w:fldChar w:fldCharType="separate"/>
      </w:r>
      <w:r w:rsidR="00DF6BBD" w:rsidRPr="00DF6BBD">
        <w:rPr>
          <w:rFonts w:ascii="Arial" w:hAnsi="Arial" w:cs="Arial"/>
          <w:sz w:val="24"/>
          <w:szCs w:val="24"/>
        </w:rPr>
        <w:t xml:space="preserve">Tabela </w:t>
      </w:r>
      <w:r w:rsidR="00DF6BBD" w:rsidRPr="00DF6BBD">
        <w:rPr>
          <w:rFonts w:ascii="Arial" w:hAnsi="Arial" w:cs="Arial"/>
          <w:noProof/>
          <w:sz w:val="24"/>
          <w:szCs w:val="24"/>
        </w:rPr>
        <w:t>25</w:t>
      </w:r>
      <w:r w:rsidR="009E3C9D" w:rsidRPr="006A3EDF">
        <w:rPr>
          <w:rFonts w:ascii="Arial" w:hAnsi="Arial" w:cs="Arial"/>
          <w:sz w:val="24"/>
          <w:szCs w:val="24"/>
        </w:rPr>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xml:space="preserve">. O modelo investigado apresentou uma 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Pr="006A3EDF">
        <w:rPr>
          <w:rFonts w:ascii="Arial" w:hAnsi="Arial" w:cs="Arial"/>
          <w:sz w:val="24"/>
          <w:szCs w:val="24"/>
        </w:rPr>
        <w:t xml:space="preserve"> </w:t>
      </w:r>
      <w:proofErr w:type="spellStart"/>
      <w:r w:rsidRPr="006A3EDF">
        <w:rPr>
          <w:rFonts w:ascii="Arial" w:hAnsi="Arial" w:cs="Arial"/>
          <w:sz w:val="24"/>
          <w:szCs w:val="24"/>
        </w:rPr>
        <w:t>of</w:t>
      </w:r>
      <w:proofErr w:type="spellEnd"/>
      <w:r w:rsidRPr="006A3EDF">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9E3C9D" w:rsidRPr="006A3EDF">
        <w:rPr>
          <w:rFonts w:ascii="Arial" w:hAnsi="Arial" w:cs="Arial"/>
          <w:sz w:val="24"/>
          <w:szCs w:val="24"/>
        </w:rPr>
        <w:t>10</w:t>
      </w:r>
      <w:r w:rsidR="002C294A" w:rsidRPr="006A3EDF">
        <w:rPr>
          <w:rFonts w:ascii="Arial" w:hAnsi="Arial" w:cs="Arial"/>
          <w:sz w:val="24"/>
          <w:szCs w:val="24"/>
        </w:rPr>
        <w:t>6</w:t>
      </w:r>
      <w:r w:rsidRPr="006A3EDF">
        <w:rPr>
          <w:rFonts w:ascii="Arial" w:hAnsi="Arial" w:cs="Arial"/>
          <w:sz w:val="24"/>
          <w:szCs w:val="24"/>
        </w:rPr>
        <w:t>.</w:t>
      </w:r>
      <w:r w:rsidR="002C294A" w:rsidRPr="006A3EDF">
        <w:rPr>
          <w:rFonts w:ascii="Arial" w:hAnsi="Arial" w:cs="Arial"/>
          <w:sz w:val="24"/>
          <w:szCs w:val="24"/>
        </w:rPr>
        <w:t>476</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9C7913" w:rsidRPr="006A3EDF">
        <w:rPr>
          <w:rFonts w:ascii="Arial" w:hAnsi="Arial" w:cs="Arial"/>
          <w:sz w:val="24"/>
          <w:szCs w:val="24"/>
        </w:rPr>
        <w:t>41.000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2C294A" w:rsidRPr="006A3EDF">
        <w:rPr>
          <w:rFonts w:ascii="Arial" w:hAnsi="Arial" w:cs="Arial"/>
          <w:sz w:val="24"/>
          <w:szCs w:val="24"/>
        </w:rPr>
        <w:t>2,596</w:t>
      </w:r>
      <w:r w:rsidRPr="006A3EDF">
        <w:rPr>
          <w:rFonts w:ascii="Arial" w:hAnsi="Arial" w:cs="Arial"/>
          <w:sz w:val="24"/>
          <w:szCs w:val="24"/>
        </w:rPr>
        <w:t>; TLI = 0,9</w:t>
      </w:r>
      <w:r w:rsidR="002C294A" w:rsidRPr="006A3EDF">
        <w:rPr>
          <w:rFonts w:ascii="Arial" w:hAnsi="Arial" w:cs="Arial"/>
          <w:sz w:val="24"/>
          <w:szCs w:val="24"/>
        </w:rPr>
        <w:t>5</w:t>
      </w:r>
      <w:r w:rsidRPr="006A3EDF">
        <w:rPr>
          <w:rFonts w:ascii="Arial" w:hAnsi="Arial" w:cs="Arial"/>
          <w:sz w:val="24"/>
          <w:szCs w:val="24"/>
        </w:rPr>
        <w:t>1; CFI = 0,9</w:t>
      </w:r>
      <w:r w:rsidR="002C294A" w:rsidRPr="006A3EDF">
        <w:rPr>
          <w:rFonts w:ascii="Arial" w:hAnsi="Arial" w:cs="Arial"/>
          <w:sz w:val="24"/>
          <w:szCs w:val="24"/>
        </w:rPr>
        <w:t>35</w:t>
      </w:r>
      <w:r w:rsidRPr="006A3EDF">
        <w:rPr>
          <w:rFonts w:ascii="Arial" w:hAnsi="Arial" w:cs="Arial"/>
          <w:sz w:val="24"/>
          <w:szCs w:val="24"/>
        </w:rPr>
        <w:t>; IFI = 0,9</w:t>
      </w:r>
      <w:r w:rsidR="009C7913" w:rsidRPr="006A3EDF">
        <w:rPr>
          <w:rFonts w:ascii="Arial" w:hAnsi="Arial" w:cs="Arial"/>
          <w:sz w:val="24"/>
          <w:szCs w:val="24"/>
        </w:rPr>
        <w:t>52</w:t>
      </w:r>
      <w:r w:rsidRPr="006A3EDF">
        <w:rPr>
          <w:rFonts w:ascii="Arial" w:hAnsi="Arial" w:cs="Arial"/>
          <w:sz w:val="24"/>
          <w:szCs w:val="24"/>
        </w:rPr>
        <w:t>; RMSEA = 0,0</w:t>
      </w:r>
      <w:r w:rsidR="00634202" w:rsidRPr="006A3EDF">
        <w:rPr>
          <w:rFonts w:ascii="Arial" w:hAnsi="Arial" w:cs="Arial"/>
          <w:sz w:val="24"/>
          <w:szCs w:val="24"/>
        </w:rPr>
        <w:t>6</w:t>
      </w:r>
      <w:r w:rsidRPr="006A3EDF">
        <w:rPr>
          <w:rFonts w:ascii="Arial" w:hAnsi="Arial" w:cs="Arial"/>
          <w:sz w:val="24"/>
          <w:szCs w:val="24"/>
        </w:rPr>
        <w:t>1; SRMR = 0,04</w:t>
      </w:r>
      <w:r w:rsidR="00634202" w:rsidRPr="006A3EDF">
        <w:rPr>
          <w:rFonts w:ascii="Arial" w:hAnsi="Arial" w:cs="Arial"/>
          <w:sz w:val="24"/>
          <w:szCs w:val="24"/>
        </w:rPr>
        <w:t>1</w:t>
      </w:r>
      <w:r w:rsidRPr="006A3EDF">
        <w:rPr>
          <w:rFonts w:ascii="Arial" w:hAnsi="Arial" w:cs="Arial"/>
          <w:sz w:val="24"/>
          <w:szCs w:val="24"/>
        </w:rPr>
        <w:t xml:space="preserve">), sugerindo uma estrutura fatorial consistente. </w:t>
      </w:r>
      <w:r w:rsidR="00DB0416" w:rsidRPr="006A3EDF">
        <w:rPr>
          <w:rFonts w:ascii="Arial" w:hAnsi="Arial" w:cs="Arial"/>
        </w:rPr>
        <w:t xml:space="preserve"> </w:t>
      </w:r>
      <w:r w:rsidR="0004371E" w:rsidRPr="006A3EDF">
        <w:rPr>
          <w:rFonts w:ascii="Arial" w:hAnsi="Arial" w:cs="Arial"/>
        </w:rPr>
        <w:tab/>
      </w:r>
    </w:p>
    <w:p w14:paraId="4E608889" w14:textId="2465A0BD" w:rsidR="000562D1" w:rsidRDefault="000562D1" w:rsidP="000562D1">
      <w:pPr>
        <w:pStyle w:val="Legenda"/>
        <w:keepNext/>
      </w:pPr>
      <w:bookmarkStart w:id="261" w:name="_Ref29121130"/>
      <w:bookmarkStart w:id="262" w:name="_Toc31965971"/>
      <w:bookmarkStart w:id="263" w:name="_Toc43927122"/>
      <w:r>
        <w:t xml:space="preserve">Tabela </w:t>
      </w:r>
      <w:r>
        <w:fldChar w:fldCharType="begin"/>
      </w:r>
      <w:r>
        <w:instrText xml:space="preserve"> SEQ Tabela \* ARABIC </w:instrText>
      </w:r>
      <w:r>
        <w:fldChar w:fldCharType="separate"/>
      </w:r>
      <w:r w:rsidR="00DF6BBD">
        <w:rPr>
          <w:noProof/>
        </w:rPr>
        <w:t>25</w:t>
      </w:r>
      <w:r>
        <w:fldChar w:fldCharType="end"/>
      </w:r>
      <w:bookmarkEnd w:id="261"/>
      <w:r>
        <w:t xml:space="preserve"> - </w:t>
      </w:r>
      <w:r w:rsidR="00A3623F">
        <w:t>Índices</w:t>
      </w:r>
      <w:r>
        <w:t xml:space="preserve"> de confiabilidade </w:t>
      </w:r>
      <w:r w:rsidR="00072D0E" w:rsidRPr="00072D0E">
        <w:t xml:space="preserve">da escala </w:t>
      </w:r>
      <w:r>
        <w:t>de instabilidade</w:t>
      </w:r>
      <w:bookmarkEnd w:id="262"/>
      <w:bookmarkEnd w:id="263"/>
    </w:p>
    <w:tbl>
      <w:tblPr>
        <w:tblStyle w:val="TabelaSimples5"/>
        <w:tblW w:w="0" w:type="auto"/>
        <w:tblLook w:val="04A0" w:firstRow="1" w:lastRow="0" w:firstColumn="1" w:lastColumn="0" w:noHBand="0" w:noVBand="1"/>
      </w:tblPr>
      <w:tblGrid>
        <w:gridCol w:w="3020"/>
        <w:gridCol w:w="2645"/>
        <w:gridCol w:w="1843"/>
      </w:tblGrid>
      <w:tr w:rsidR="00BD7CD3" w14:paraId="56E6C14C" w14:textId="77777777" w:rsidTr="00952A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D9CABDA" w14:textId="55617363" w:rsidR="00BD7CD3" w:rsidRDefault="00836F38" w:rsidP="0026425B">
            <w:pPr>
              <w:rPr>
                <w:rFonts w:eastAsia="Calibri"/>
                <w:sz w:val="24"/>
                <w:szCs w:val="24"/>
              </w:rPr>
            </w:pPr>
            <w:r>
              <w:rPr>
                <w:rFonts w:eastAsia="Calibri"/>
                <w:sz w:val="24"/>
                <w:szCs w:val="24"/>
              </w:rPr>
              <w:t>Item</w:t>
            </w:r>
          </w:p>
        </w:tc>
        <w:tc>
          <w:tcPr>
            <w:tcW w:w="2645" w:type="dxa"/>
          </w:tcPr>
          <w:p w14:paraId="0D572AD8" w14:textId="1D028487" w:rsidR="00BD7CD3" w:rsidRDefault="00836F38" w:rsidP="0026425B">
            <w:pPr>
              <w:cnfStyle w:val="100000000000" w:firstRow="1"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Valor</w:t>
            </w:r>
          </w:p>
        </w:tc>
        <w:tc>
          <w:tcPr>
            <w:tcW w:w="1843" w:type="dxa"/>
          </w:tcPr>
          <w:p w14:paraId="641363C1" w14:textId="2511283F" w:rsidR="00BD7CD3" w:rsidRDefault="00836F38" w:rsidP="0026425B">
            <w:pPr>
              <w:cnfStyle w:val="100000000000" w:firstRow="1"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Valor de referência</w:t>
            </w:r>
          </w:p>
        </w:tc>
      </w:tr>
      <w:tr w:rsidR="00836F38" w14:paraId="350D0A09" w14:textId="77777777" w:rsidTr="00F94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AD9B933"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tcPr>
          <w:p w14:paraId="1DA2AAE7"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317F5E">
              <w:rPr>
                <w:rFonts w:eastAsia="Calibri"/>
                <w:sz w:val="24"/>
                <w:szCs w:val="24"/>
              </w:rPr>
              <w:t>106.476</w:t>
            </w:r>
            <w:r w:rsidRPr="008E3A78">
              <w:rPr>
                <w:rFonts w:eastAsia="Calibri"/>
                <w:sz w:val="24"/>
                <w:szCs w:val="24"/>
              </w:rPr>
              <w:t>(p-valor ≤</w:t>
            </w:r>
            <w:r>
              <w:rPr>
                <w:rFonts w:eastAsia="Calibri"/>
                <w:sz w:val="24"/>
                <w:szCs w:val="24"/>
              </w:rPr>
              <w:t>0,00)</w:t>
            </w:r>
          </w:p>
        </w:tc>
        <w:tc>
          <w:tcPr>
            <w:tcW w:w="1843" w:type="dxa"/>
          </w:tcPr>
          <w:p w14:paraId="04831D70"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7B05A55B" w14:textId="77777777" w:rsidTr="00952A16">
        <w:tc>
          <w:tcPr>
            <w:cnfStyle w:val="001000000000" w:firstRow="0" w:lastRow="0" w:firstColumn="1" w:lastColumn="0" w:oddVBand="0" w:evenVBand="0" w:oddHBand="0" w:evenHBand="0" w:firstRowFirstColumn="0" w:firstRowLastColumn="0" w:lastRowFirstColumn="0" w:lastRowLastColumn="0"/>
            <w:tcW w:w="3020" w:type="dxa"/>
          </w:tcPr>
          <w:p w14:paraId="6D9266CF" w14:textId="77777777" w:rsidR="00BD7CD3" w:rsidRPr="008E3A78" w:rsidRDefault="00BD7CD3" w:rsidP="0026425B">
            <w:pPr>
              <w:rPr>
                <w:rFonts w:eastAsia="Calibri"/>
                <w:sz w:val="24"/>
                <w:szCs w:val="24"/>
              </w:rPr>
            </w:pPr>
            <w:r w:rsidRPr="008E3A78">
              <w:rPr>
                <w:rFonts w:eastAsia="Calibri"/>
                <w:sz w:val="24"/>
                <w:szCs w:val="24"/>
              </w:rPr>
              <w:lastRenderedPageBreak/>
              <w:t>ꭓ²/</w:t>
            </w:r>
            <w:proofErr w:type="spellStart"/>
            <w:r w:rsidRPr="008E3A78">
              <w:rPr>
                <w:rFonts w:eastAsia="Calibri"/>
                <w:sz w:val="24"/>
                <w:szCs w:val="24"/>
              </w:rPr>
              <w:t>gl</w:t>
            </w:r>
            <w:proofErr w:type="spellEnd"/>
          </w:p>
          <w:p w14:paraId="247F0A1D" w14:textId="77777777" w:rsidR="00BD7CD3" w:rsidRPr="00154451" w:rsidRDefault="00BD7CD3" w:rsidP="0026425B">
            <w:pPr>
              <w:rPr>
                <w:rFonts w:eastAsia="Calibri"/>
                <w:color w:val="FF0000"/>
                <w:sz w:val="24"/>
                <w:szCs w:val="24"/>
              </w:rPr>
            </w:pPr>
          </w:p>
        </w:tc>
        <w:tc>
          <w:tcPr>
            <w:tcW w:w="2645" w:type="dxa"/>
          </w:tcPr>
          <w:p w14:paraId="38B3B834" w14:textId="5C0855A9"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A3623F">
              <w:rPr>
                <w:rFonts w:eastAsia="Calibri"/>
                <w:sz w:val="24"/>
                <w:szCs w:val="24"/>
              </w:rPr>
              <w:t>596</w:t>
            </w:r>
          </w:p>
        </w:tc>
        <w:tc>
          <w:tcPr>
            <w:tcW w:w="1843" w:type="dxa"/>
          </w:tcPr>
          <w:p w14:paraId="61AE692C"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50343E31" w14:textId="77777777" w:rsidTr="00B84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2A5953D" w14:textId="77777777" w:rsidR="00BD7CD3" w:rsidRDefault="00BD7CD3" w:rsidP="0026425B">
            <w:pPr>
              <w:rPr>
                <w:rFonts w:eastAsia="Calibri"/>
                <w:sz w:val="24"/>
                <w:szCs w:val="24"/>
              </w:rPr>
            </w:pPr>
            <w:r>
              <w:rPr>
                <w:rFonts w:eastAsia="Calibri"/>
                <w:sz w:val="24"/>
                <w:szCs w:val="24"/>
              </w:rPr>
              <w:t>TLI (</w:t>
            </w:r>
            <w:r w:rsidRPr="00AB2911">
              <w:rPr>
                <w:rFonts w:eastAsia="Calibri"/>
                <w:i w:val="0"/>
                <w:iCs w:val="0"/>
                <w:sz w:val="24"/>
                <w:szCs w:val="24"/>
              </w:rPr>
              <w:t>Tucker-Lewis Index</w:t>
            </w:r>
            <w:r>
              <w:rPr>
                <w:rFonts w:eastAsia="Calibri"/>
                <w:sz w:val="24"/>
                <w:szCs w:val="24"/>
              </w:rPr>
              <w:t>)</w:t>
            </w:r>
          </w:p>
        </w:tc>
        <w:tc>
          <w:tcPr>
            <w:tcW w:w="2645" w:type="dxa"/>
          </w:tcPr>
          <w:p w14:paraId="4EDBCD0F" w14:textId="68F682F1"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tcPr>
          <w:p w14:paraId="61568B8B"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848F1" w14:paraId="48EE9CAB" w14:textId="77777777" w:rsidTr="00B848F1">
        <w:tc>
          <w:tcPr>
            <w:cnfStyle w:val="001000000000" w:firstRow="0" w:lastRow="0" w:firstColumn="1" w:lastColumn="0" w:oddVBand="0" w:evenVBand="0" w:oddHBand="0" w:evenHBand="0" w:firstRowFirstColumn="0" w:firstRowLastColumn="0" w:lastRowFirstColumn="0" w:lastRowLastColumn="0"/>
            <w:tcW w:w="3020" w:type="dxa"/>
            <w:tcBorders>
              <w:bottom w:val="single" w:sz="4" w:space="0" w:color="auto"/>
            </w:tcBorders>
          </w:tcPr>
          <w:p w14:paraId="6DD4D393" w14:textId="2120D4A7" w:rsidR="00B848F1" w:rsidRPr="00B848F1" w:rsidRDefault="00B848F1" w:rsidP="00B848F1">
            <w:pPr>
              <w:rPr>
                <w:rFonts w:eastAsia="Calibri"/>
                <w:sz w:val="24"/>
                <w:szCs w:val="24"/>
                <w:lang w:val="en-US"/>
              </w:rPr>
            </w:pPr>
            <w:r w:rsidRPr="00B848F1">
              <w:rPr>
                <w:rFonts w:eastAsia="Calibri"/>
                <w:sz w:val="24"/>
                <w:szCs w:val="24"/>
              </w:rPr>
              <w:t>Item</w:t>
            </w:r>
          </w:p>
        </w:tc>
        <w:tc>
          <w:tcPr>
            <w:tcW w:w="2645" w:type="dxa"/>
            <w:tcBorders>
              <w:bottom w:val="single" w:sz="4" w:space="0" w:color="auto"/>
            </w:tcBorders>
          </w:tcPr>
          <w:p w14:paraId="18C5A158" w14:textId="038AC33E" w:rsidR="00B848F1" w:rsidRPr="00B848F1" w:rsidRDefault="00B848F1" w:rsidP="00B848F1">
            <w:pPr>
              <w:cnfStyle w:val="000000000000" w:firstRow="0" w:lastRow="0" w:firstColumn="0" w:lastColumn="0" w:oddVBand="0" w:evenVBand="0" w:oddHBand="0" w:evenHBand="0" w:firstRowFirstColumn="0" w:firstRowLastColumn="0" w:lastRowFirstColumn="0" w:lastRowLastColumn="0"/>
              <w:rPr>
                <w:rFonts w:eastAsia="Calibri"/>
                <w:i/>
                <w:iCs/>
                <w:sz w:val="24"/>
                <w:szCs w:val="24"/>
              </w:rPr>
            </w:pPr>
            <w:r w:rsidRPr="00B848F1">
              <w:rPr>
                <w:rFonts w:eastAsia="Calibri"/>
                <w:i/>
                <w:iCs/>
                <w:sz w:val="24"/>
                <w:szCs w:val="24"/>
              </w:rPr>
              <w:t>Valor</w:t>
            </w:r>
          </w:p>
        </w:tc>
        <w:tc>
          <w:tcPr>
            <w:tcW w:w="1843" w:type="dxa"/>
            <w:tcBorders>
              <w:bottom w:val="single" w:sz="4" w:space="0" w:color="auto"/>
            </w:tcBorders>
          </w:tcPr>
          <w:p w14:paraId="70CB7905" w14:textId="7D70DA51" w:rsidR="00B848F1" w:rsidRPr="00B848F1" w:rsidRDefault="00B848F1" w:rsidP="00B848F1">
            <w:pPr>
              <w:cnfStyle w:val="000000000000" w:firstRow="0" w:lastRow="0" w:firstColumn="0" w:lastColumn="0" w:oddVBand="0" w:evenVBand="0" w:oddHBand="0" w:evenHBand="0" w:firstRowFirstColumn="0" w:firstRowLastColumn="0" w:lastRowFirstColumn="0" w:lastRowLastColumn="0"/>
              <w:rPr>
                <w:rFonts w:eastAsia="Calibri"/>
                <w:i/>
                <w:iCs/>
                <w:sz w:val="24"/>
                <w:szCs w:val="24"/>
              </w:rPr>
            </w:pPr>
            <w:r w:rsidRPr="00B848F1">
              <w:rPr>
                <w:rFonts w:eastAsia="Calibri"/>
                <w:i/>
                <w:iCs/>
                <w:sz w:val="24"/>
                <w:szCs w:val="24"/>
              </w:rPr>
              <w:t>Valor de referência</w:t>
            </w:r>
          </w:p>
        </w:tc>
      </w:tr>
      <w:tr w:rsidR="00BD7CD3" w14:paraId="13D6B781" w14:textId="77777777" w:rsidTr="00B84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7F42D0D0" w14:textId="77777777" w:rsidR="00BD7CD3" w:rsidRPr="00FA736E" w:rsidRDefault="00BD7CD3" w:rsidP="0026425B">
            <w:pPr>
              <w:rPr>
                <w:rFonts w:eastAsia="Calibri"/>
                <w:sz w:val="24"/>
                <w:szCs w:val="24"/>
                <w:lang w:val="en-US"/>
              </w:rPr>
            </w:pPr>
            <w:r w:rsidRPr="00FA736E">
              <w:rPr>
                <w:rFonts w:eastAsia="Calibri"/>
                <w:sz w:val="24"/>
                <w:szCs w:val="24"/>
                <w:lang w:val="en-US"/>
              </w:rPr>
              <w:t>CFI (</w:t>
            </w:r>
            <w:r w:rsidRPr="00FA736E">
              <w:rPr>
                <w:rFonts w:eastAsia="Calibri"/>
                <w:i w:val="0"/>
                <w:iCs w:val="0"/>
                <w:sz w:val="24"/>
                <w:szCs w:val="24"/>
                <w:lang w:val="en-US"/>
              </w:rPr>
              <w:t>comparative fit index</w:t>
            </w:r>
            <w:r w:rsidRPr="00FA736E">
              <w:rPr>
                <w:rFonts w:eastAsia="Calibri"/>
                <w:sz w:val="24"/>
                <w:szCs w:val="24"/>
                <w:lang w:val="en-US"/>
              </w:rPr>
              <w:t>)</w:t>
            </w:r>
          </w:p>
        </w:tc>
        <w:tc>
          <w:tcPr>
            <w:tcW w:w="2645" w:type="dxa"/>
            <w:tcBorders>
              <w:top w:val="single" w:sz="4" w:space="0" w:color="auto"/>
            </w:tcBorders>
          </w:tcPr>
          <w:p w14:paraId="4151B4CC" w14:textId="4C62941C"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9</w:t>
            </w:r>
            <w:r w:rsidR="00A3623F">
              <w:rPr>
                <w:rFonts w:eastAsia="Calibri"/>
                <w:sz w:val="24"/>
                <w:szCs w:val="24"/>
              </w:rPr>
              <w:t>35</w:t>
            </w:r>
          </w:p>
          <w:p w14:paraId="7691CC0D"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tcBorders>
              <w:top w:val="single" w:sz="4" w:space="0" w:color="auto"/>
            </w:tcBorders>
          </w:tcPr>
          <w:p w14:paraId="524DF5AC"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492F9F27" w14:textId="77777777" w:rsidTr="00952A16">
        <w:tc>
          <w:tcPr>
            <w:cnfStyle w:val="001000000000" w:firstRow="0" w:lastRow="0" w:firstColumn="1" w:lastColumn="0" w:oddVBand="0" w:evenVBand="0" w:oddHBand="0" w:evenHBand="0" w:firstRowFirstColumn="0" w:firstRowLastColumn="0" w:lastRowFirstColumn="0" w:lastRowLastColumn="0"/>
            <w:tcW w:w="3020" w:type="dxa"/>
          </w:tcPr>
          <w:p w14:paraId="2F4A988C"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r>
              <w:rPr>
                <w:rFonts w:eastAsia="Calibri"/>
                <w:sz w:val="24"/>
                <w:szCs w:val="24"/>
                <w:lang w:val="en-US"/>
              </w:rPr>
              <w:t xml:space="preserve"> </w:t>
            </w:r>
            <w:r w:rsidRPr="00AB2911">
              <w:rPr>
                <w:rFonts w:eastAsia="Calibri"/>
                <w:sz w:val="24"/>
                <w:szCs w:val="24"/>
                <w:lang w:val="en-US"/>
              </w:rPr>
              <w:t>(</w:t>
            </w:r>
            <w:r w:rsidRPr="00AB2911">
              <w:rPr>
                <w:rFonts w:eastAsia="Calibri"/>
                <w:i w:val="0"/>
                <w:iCs w:val="0"/>
                <w:sz w:val="24"/>
                <w:szCs w:val="24"/>
                <w:lang w:val="en-US"/>
              </w:rPr>
              <w:t>goodness of fit index</w:t>
            </w:r>
            <w:r>
              <w:rPr>
                <w:rFonts w:eastAsia="Calibri"/>
                <w:sz w:val="24"/>
                <w:szCs w:val="24"/>
                <w:lang w:val="en-US"/>
              </w:rPr>
              <w:t>)</w:t>
            </w:r>
          </w:p>
        </w:tc>
        <w:tc>
          <w:tcPr>
            <w:tcW w:w="2645" w:type="dxa"/>
          </w:tcPr>
          <w:p w14:paraId="5BCAEDAD" w14:textId="5EF2C90B" w:rsidR="00BD7CD3" w:rsidRPr="00A1617E"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A1617E">
              <w:rPr>
                <w:rFonts w:eastAsia="Calibri"/>
                <w:sz w:val="24"/>
                <w:szCs w:val="24"/>
              </w:rPr>
              <w:t>0.9</w:t>
            </w:r>
            <w:r w:rsidR="00077625">
              <w:rPr>
                <w:rFonts w:eastAsia="Calibri"/>
                <w:sz w:val="24"/>
                <w:szCs w:val="24"/>
              </w:rPr>
              <w:t>55</w:t>
            </w:r>
          </w:p>
          <w:p w14:paraId="130CF63E" w14:textId="77777777" w:rsidR="00BD7CD3" w:rsidRPr="0000346E"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Pr>
          <w:p w14:paraId="734F6DAE"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39B8B74F" w14:textId="77777777" w:rsidTr="0095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F96738"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i w:val="0"/>
                <w:iCs w:val="0"/>
                <w:sz w:val="24"/>
                <w:szCs w:val="24"/>
                <w:lang w:val="en-US"/>
              </w:rPr>
              <w:t xml:space="preserve">Root mean square </w:t>
            </w:r>
            <w:proofErr w:type="spellStart"/>
            <w:r w:rsidRPr="00AB2911">
              <w:rPr>
                <w:rFonts w:eastAsia="Calibri"/>
                <w:i w:val="0"/>
                <w:iCs w:val="0"/>
                <w:sz w:val="24"/>
                <w:szCs w:val="24"/>
                <w:lang w:val="en-US"/>
              </w:rPr>
              <w:t>erro</w:t>
            </w:r>
            <w:proofErr w:type="spellEnd"/>
            <w:r w:rsidRPr="00AB2911">
              <w:rPr>
                <w:rFonts w:eastAsia="Calibri"/>
                <w:i w:val="0"/>
                <w:iCs w:val="0"/>
                <w:sz w:val="24"/>
                <w:szCs w:val="24"/>
                <w:lang w:val="en-US"/>
              </w:rPr>
              <w:t xml:space="preserve"> of approximation</w:t>
            </w:r>
            <w:r>
              <w:rPr>
                <w:rFonts w:eastAsia="Calibri"/>
                <w:sz w:val="24"/>
                <w:szCs w:val="24"/>
                <w:lang w:val="en-US"/>
              </w:rPr>
              <w:t xml:space="preserve">) </w:t>
            </w:r>
          </w:p>
        </w:tc>
        <w:tc>
          <w:tcPr>
            <w:tcW w:w="2645" w:type="dxa"/>
          </w:tcPr>
          <w:p w14:paraId="74F9B731" w14:textId="36810302"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61</w:t>
            </w:r>
          </w:p>
          <w:p w14:paraId="2AF5C990" w14:textId="57051A72" w:rsidR="00BD7CD3" w:rsidRPr="0034746C" w:rsidRDefault="00077625"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tcPr>
          <w:p w14:paraId="32426F68"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27A9E4CD" w14:textId="77777777" w:rsidTr="00952A16">
        <w:tc>
          <w:tcPr>
            <w:cnfStyle w:val="001000000000" w:firstRow="0" w:lastRow="0" w:firstColumn="1" w:lastColumn="0" w:oddVBand="0" w:evenVBand="0" w:oddHBand="0" w:evenHBand="0" w:firstRowFirstColumn="0" w:firstRowLastColumn="0" w:lastRowFirstColumn="0" w:lastRowLastColumn="0"/>
            <w:tcW w:w="3020" w:type="dxa"/>
          </w:tcPr>
          <w:p w14:paraId="7E5D12F5"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i w:val="0"/>
                <w:iCs w:val="0"/>
                <w:sz w:val="24"/>
                <w:szCs w:val="24"/>
                <w:lang w:val="en-US"/>
              </w:rPr>
              <w:t>Randow</w:t>
            </w:r>
            <w:proofErr w:type="spellEnd"/>
            <w:r w:rsidRPr="00AB2911">
              <w:rPr>
                <w:rFonts w:eastAsia="Calibri"/>
                <w:i w:val="0"/>
                <w:iCs w:val="0"/>
                <w:sz w:val="24"/>
                <w:szCs w:val="24"/>
                <w:lang w:val="en-US"/>
              </w:rPr>
              <w:t xml:space="preserve"> mean square residual</w:t>
            </w:r>
            <w:r>
              <w:rPr>
                <w:rFonts w:eastAsia="Calibri"/>
                <w:sz w:val="24"/>
                <w:szCs w:val="24"/>
                <w:lang w:val="en-US"/>
              </w:rPr>
              <w:t>)</w:t>
            </w:r>
          </w:p>
        </w:tc>
        <w:tc>
          <w:tcPr>
            <w:tcW w:w="2645" w:type="dxa"/>
          </w:tcPr>
          <w:p w14:paraId="53AD4939" w14:textId="1E19902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41</w:t>
            </w:r>
          </w:p>
          <w:p w14:paraId="39DEF23D" w14:textId="0C0123E9" w:rsidR="00BD7CD3" w:rsidRPr="00753DBD"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Pr>
          <w:p w14:paraId="38FFE288"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SRMR≤ 0,08</w:t>
            </w:r>
          </w:p>
          <w:p w14:paraId="4BA2431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p w14:paraId="2AF582DB"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r>
    </w:tbl>
    <w:p w14:paraId="6A742349" w14:textId="3B3C57F7" w:rsidR="00FA47FC" w:rsidRPr="00D83799" w:rsidRDefault="00FA47FC" w:rsidP="00050912">
      <w:pPr>
        <w:pStyle w:val="Legenda"/>
        <w:keepNext/>
        <w:spacing w:before="240"/>
        <w:rPr>
          <w:rFonts w:cs="Times"/>
          <w:sz w:val="24"/>
          <w:szCs w:val="24"/>
        </w:rPr>
      </w:pPr>
      <w:bookmarkStart w:id="264" w:name="_Ref29122936"/>
      <w:bookmarkStart w:id="265" w:name="_Toc31965972"/>
      <w:bookmarkStart w:id="266" w:name="_Toc43927123"/>
      <w:r w:rsidRPr="00D83799">
        <w:rPr>
          <w:rFonts w:cs="Times"/>
          <w:sz w:val="24"/>
          <w:szCs w:val="24"/>
        </w:rPr>
        <w:t xml:space="preserve">Tabela </w:t>
      </w:r>
      <w:r w:rsidRPr="00D83799">
        <w:rPr>
          <w:rFonts w:cs="Times"/>
          <w:sz w:val="24"/>
          <w:szCs w:val="24"/>
        </w:rPr>
        <w:fldChar w:fldCharType="begin"/>
      </w:r>
      <w:r w:rsidRPr="00D83799">
        <w:rPr>
          <w:rFonts w:cs="Times"/>
          <w:sz w:val="24"/>
          <w:szCs w:val="24"/>
        </w:rPr>
        <w:instrText xml:space="preserve"> SEQ Tabela \* ARABIC </w:instrText>
      </w:r>
      <w:r w:rsidRPr="00D83799">
        <w:rPr>
          <w:rFonts w:cs="Times"/>
          <w:sz w:val="24"/>
          <w:szCs w:val="24"/>
        </w:rPr>
        <w:fldChar w:fldCharType="separate"/>
      </w:r>
      <w:r w:rsidR="00DF6BBD">
        <w:rPr>
          <w:rFonts w:cs="Times"/>
          <w:noProof/>
          <w:sz w:val="24"/>
          <w:szCs w:val="24"/>
        </w:rPr>
        <w:t>26</w:t>
      </w:r>
      <w:r w:rsidRPr="00D83799">
        <w:rPr>
          <w:rFonts w:cs="Times"/>
          <w:sz w:val="24"/>
          <w:szCs w:val="24"/>
        </w:rPr>
        <w:fldChar w:fldCharType="end"/>
      </w:r>
      <w:bookmarkEnd w:id="264"/>
      <w:r w:rsidRPr="00D83799">
        <w:rPr>
          <w:rFonts w:cs="Times"/>
          <w:sz w:val="24"/>
          <w:szCs w:val="24"/>
        </w:rPr>
        <w:t xml:space="preserve"> - V</w:t>
      </w:r>
      <w:r w:rsidR="00276354">
        <w:rPr>
          <w:rFonts w:cs="Times"/>
          <w:sz w:val="24"/>
          <w:szCs w:val="24"/>
        </w:rPr>
        <w:t>ME</w:t>
      </w:r>
      <w:r w:rsidRPr="00D83799">
        <w:rPr>
          <w:rFonts w:cs="Times"/>
          <w:sz w:val="24"/>
          <w:szCs w:val="24"/>
        </w:rPr>
        <w:t xml:space="preserve"> </w:t>
      </w:r>
      <w:r w:rsidR="000F671B">
        <w:rPr>
          <w:rFonts w:cs="Times"/>
          <w:sz w:val="24"/>
          <w:szCs w:val="24"/>
        </w:rPr>
        <w:t xml:space="preserve">e a confiabilidade composta </w:t>
      </w:r>
      <w:r w:rsidR="00072D0E" w:rsidRPr="00072D0E">
        <w:rPr>
          <w:rFonts w:cs="Times"/>
          <w:sz w:val="24"/>
          <w:szCs w:val="24"/>
        </w:rPr>
        <w:t xml:space="preserve">da escala </w:t>
      </w:r>
      <w:r w:rsidRPr="00D83799">
        <w:rPr>
          <w:rFonts w:cs="Times"/>
          <w:sz w:val="24"/>
          <w:szCs w:val="24"/>
        </w:rPr>
        <w:t xml:space="preserve">de </w:t>
      </w:r>
      <w:bookmarkEnd w:id="265"/>
      <w:r w:rsidR="007038FA">
        <w:rPr>
          <w:rFonts w:cs="Times"/>
          <w:sz w:val="24"/>
          <w:szCs w:val="24"/>
        </w:rPr>
        <w:t>Instabilidade</w:t>
      </w:r>
      <w:bookmarkEnd w:id="266"/>
    </w:p>
    <w:tbl>
      <w:tblPr>
        <w:tblStyle w:val="TabelaSimples5"/>
        <w:tblW w:w="0" w:type="auto"/>
        <w:jc w:val="center"/>
        <w:tblLook w:val="04A0" w:firstRow="1" w:lastRow="0" w:firstColumn="1" w:lastColumn="0" w:noHBand="0" w:noVBand="1"/>
      </w:tblPr>
      <w:tblGrid>
        <w:gridCol w:w="2265"/>
        <w:gridCol w:w="2265"/>
        <w:gridCol w:w="2265"/>
      </w:tblGrid>
      <w:tr w:rsidR="00692E25" w:rsidRPr="00D83799" w14:paraId="4BAE388F" w14:textId="7D3538AC" w:rsidTr="00F528E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auto"/>
          </w:tcPr>
          <w:p w14:paraId="047A9DD6" w14:textId="77777777" w:rsidR="00692E25" w:rsidRPr="00D83799" w:rsidRDefault="00692E25"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i w:val="0"/>
                <w:iCs w:val="0"/>
                <w:sz w:val="24"/>
                <w:szCs w:val="24"/>
              </w:rPr>
              <w:t>Dimensões</w:t>
            </w:r>
          </w:p>
        </w:tc>
        <w:tc>
          <w:tcPr>
            <w:tcW w:w="2265" w:type="dxa"/>
            <w:shd w:val="clear" w:color="auto" w:fill="auto"/>
          </w:tcPr>
          <w:p w14:paraId="6F05C6F3" w14:textId="62FEE629" w:rsidR="00692E25" w:rsidRPr="005574BC" w:rsidRDefault="005574BC"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i w:val="0"/>
                <w:iCs w:val="0"/>
                <w:sz w:val="24"/>
                <w:szCs w:val="24"/>
              </w:rPr>
            </w:pPr>
            <w:r>
              <w:rPr>
                <w:i w:val="0"/>
                <w:iCs w:val="0"/>
                <w:color w:val="000000" w:themeColor="text1"/>
                <w:sz w:val="24"/>
                <w:szCs w:val="24"/>
              </w:rPr>
              <w:t>V</w:t>
            </w:r>
            <w:r w:rsidRPr="005574BC">
              <w:rPr>
                <w:i w:val="0"/>
                <w:iCs w:val="0"/>
                <w:color w:val="000000" w:themeColor="text1"/>
                <w:sz w:val="24"/>
                <w:szCs w:val="24"/>
              </w:rPr>
              <w:t>ariância média extraída</w:t>
            </w:r>
          </w:p>
        </w:tc>
        <w:tc>
          <w:tcPr>
            <w:tcW w:w="2265" w:type="dxa"/>
          </w:tcPr>
          <w:p w14:paraId="7DCC0E80" w14:textId="20F35DBC" w:rsidR="00692E25" w:rsidRPr="00D83799" w:rsidRDefault="00692E25"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i w:val="0"/>
                <w:iCs w:val="0"/>
                <w:sz w:val="24"/>
                <w:szCs w:val="24"/>
              </w:rPr>
            </w:pPr>
            <w:r>
              <w:rPr>
                <w:rFonts w:eastAsiaTheme="minorHAnsi" w:cs="Times"/>
                <w:i w:val="0"/>
                <w:iCs w:val="0"/>
                <w:sz w:val="24"/>
                <w:szCs w:val="24"/>
              </w:rPr>
              <w:t>Confiabilidade Composta</w:t>
            </w:r>
          </w:p>
        </w:tc>
      </w:tr>
      <w:tr w:rsidR="00692E25" w:rsidRPr="00D83799" w14:paraId="0974F3C1" w14:textId="7418F300" w:rsidTr="00692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5FC9F520" w14:textId="135C7010" w:rsidR="00692E25" w:rsidRPr="00D83799" w:rsidRDefault="00EA75E7"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61CDB419" w14:textId="77777777" w:rsidR="00692E25" w:rsidRPr="00D83799" w:rsidRDefault="00692E25" w:rsidP="0026425B">
            <w:pPr>
              <w:autoSpaceDE w:val="0"/>
              <w:autoSpaceDN w:val="0"/>
              <w:adjustRightInd w:val="0"/>
              <w:spacing w:after="0"/>
              <w:jc w:val="left"/>
              <w:rPr>
                <w:rFonts w:eastAsiaTheme="minorHAnsi" w:cs="Times"/>
                <w:i w:val="0"/>
                <w:iCs w:val="0"/>
                <w:sz w:val="24"/>
                <w:szCs w:val="24"/>
              </w:rPr>
            </w:pPr>
          </w:p>
          <w:p w14:paraId="2B831D5E" w14:textId="38EBC950" w:rsidR="00692E25" w:rsidRPr="00D83799" w:rsidRDefault="00692E25"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600A6368" w14:textId="77777777" w:rsidR="00692E25" w:rsidRPr="00D83799" w:rsidRDefault="00692E25" w:rsidP="0026425B">
            <w:pPr>
              <w:autoSpaceDE w:val="0"/>
              <w:autoSpaceDN w:val="0"/>
              <w:adjustRightInd w:val="0"/>
              <w:spacing w:after="0"/>
              <w:jc w:val="left"/>
              <w:rPr>
                <w:rFonts w:eastAsiaTheme="minorHAnsi" w:cs="Times"/>
                <w:i w:val="0"/>
                <w:iCs w:val="0"/>
                <w:sz w:val="24"/>
                <w:szCs w:val="24"/>
              </w:rPr>
            </w:pPr>
          </w:p>
          <w:p w14:paraId="1FEC3402" w14:textId="2C66C5C3" w:rsidR="00692E25" w:rsidRDefault="00EA75E7" w:rsidP="0026425B">
            <w:pPr>
              <w:autoSpaceDE w:val="0"/>
              <w:autoSpaceDN w:val="0"/>
              <w:adjustRightInd w:val="0"/>
              <w:spacing w:after="0"/>
              <w:jc w:val="left"/>
              <w:rPr>
                <w:rFonts w:eastAsiaTheme="minorHAnsi" w:cs="Times"/>
                <w:sz w:val="24"/>
                <w:szCs w:val="24"/>
              </w:rPr>
            </w:pPr>
            <w:r>
              <w:rPr>
                <w:rFonts w:eastAsiaTheme="minorHAnsi" w:cs="Times"/>
                <w:i w:val="0"/>
                <w:iCs w:val="0"/>
                <w:sz w:val="24"/>
                <w:szCs w:val="24"/>
              </w:rPr>
              <w:t>Tarefa</w:t>
            </w:r>
          </w:p>
          <w:p w14:paraId="7DBD90F1" w14:textId="77777777" w:rsidR="00EA75E7" w:rsidRPr="00D83799" w:rsidRDefault="00EA75E7" w:rsidP="0026425B">
            <w:pPr>
              <w:autoSpaceDE w:val="0"/>
              <w:autoSpaceDN w:val="0"/>
              <w:adjustRightInd w:val="0"/>
              <w:spacing w:after="0"/>
              <w:jc w:val="left"/>
              <w:rPr>
                <w:rFonts w:eastAsiaTheme="minorHAnsi" w:cs="Times"/>
                <w:i w:val="0"/>
                <w:iCs w:val="0"/>
                <w:sz w:val="24"/>
                <w:szCs w:val="24"/>
              </w:rPr>
            </w:pPr>
          </w:p>
          <w:p w14:paraId="43940625" w14:textId="77777777" w:rsidR="00692E25" w:rsidRPr="00D83799" w:rsidRDefault="00692E25"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completa</w:t>
            </w:r>
            <w:r w:rsidRPr="00D83799">
              <w:rPr>
                <w:rFonts w:eastAsiaTheme="minorHAnsi" w:cs="Times"/>
                <w:sz w:val="24"/>
                <w:szCs w:val="24"/>
              </w:rPr>
              <w:br/>
            </w:r>
          </w:p>
          <w:p w14:paraId="20BC95FB" w14:textId="77777777" w:rsidR="00692E25" w:rsidRPr="00D83799" w:rsidRDefault="00692E25" w:rsidP="0026425B">
            <w:pPr>
              <w:autoSpaceDE w:val="0"/>
              <w:autoSpaceDN w:val="0"/>
              <w:adjustRightInd w:val="0"/>
              <w:spacing w:after="0"/>
              <w:jc w:val="left"/>
              <w:rPr>
                <w:rFonts w:eastAsiaTheme="minorHAnsi" w:cs="Times"/>
                <w:sz w:val="24"/>
                <w:szCs w:val="24"/>
              </w:rPr>
            </w:pPr>
          </w:p>
        </w:tc>
        <w:tc>
          <w:tcPr>
            <w:tcW w:w="2265" w:type="dxa"/>
            <w:shd w:val="clear" w:color="auto" w:fill="auto"/>
          </w:tcPr>
          <w:p w14:paraId="7DD27E2B" w14:textId="66F2F4D4" w:rsidR="00692E25" w:rsidRPr="00D83799" w:rsidRDefault="0042203B"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4D4CB5">
              <w:rPr>
                <w:rFonts w:eastAsiaTheme="minorHAnsi" w:cs="Times"/>
                <w:sz w:val="24"/>
                <w:szCs w:val="24"/>
              </w:rPr>
              <w:t>3</w:t>
            </w:r>
            <w:r>
              <w:rPr>
                <w:rFonts w:eastAsiaTheme="minorHAnsi" w:cs="Times"/>
                <w:sz w:val="24"/>
                <w:szCs w:val="24"/>
              </w:rPr>
              <w:t>81</w:t>
            </w:r>
          </w:p>
          <w:p w14:paraId="0F3F3C79" w14:textId="77777777"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7FFA362" w14:textId="7C9C41B8"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42203B">
              <w:rPr>
                <w:rFonts w:eastAsiaTheme="minorHAnsi" w:cs="Times"/>
                <w:sz w:val="24"/>
                <w:szCs w:val="24"/>
              </w:rPr>
              <w:t>457</w:t>
            </w:r>
          </w:p>
          <w:p w14:paraId="752BADA1" w14:textId="77777777"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7B1012F" w14:textId="3107C592"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0. 4</w:t>
            </w:r>
            <w:r w:rsidR="0042203B">
              <w:rPr>
                <w:rFonts w:eastAsiaTheme="minorHAnsi" w:cs="Times"/>
                <w:sz w:val="24"/>
                <w:szCs w:val="24"/>
              </w:rPr>
              <w:t>76</w:t>
            </w:r>
          </w:p>
          <w:p w14:paraId="4C87401D" w14:textId="77777777"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BB382C8" w14:textId="713B3851"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42203B">
              <w:rPr>
                <w:rFonts w:eastAsiaTheme="minorHAnsi" w:cs="Times"/>
                <w:sz w:val="24"/>
                <w:szCs w:val="24"/>
              </w:rPr>
              <w:t>42</w:t>
            </w:r>
            <w:r w:rsidR="00053527">
              <w:rPr>
                <w:rFonts w:eastAsiaTheme="minorHAnsi" w:cs="Times"/>
                <w:sz w:val="24"/>
                <w:szCs w:val="24"/>
              </w:rPr>
              <w:t>1</w:t>
            </w:r>
          </w:p>
          <w:p w14:paraId="30AD223A" w14:textId="77777777"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D06D060" w14:textId="77777777"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233D13DD" w14:textId="77777777" w:rsidR="004D4CB5" w:rsidRDefault="004D4CB5"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0.552</w:t>
            </w:r>
          </w:p>
          <w:p w14:paraId="5A195202" w14:textId="77777777" w:rsidR="00053527" w:rsidRDefault="00053527"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ED5A398" w14:textId="77777777" w:rsidR="00053527" w:rsidRDefault="00053527"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5DBB2074" w14:textId="77777777" w:rsidR="00053527" w:rsidRDefault="00053527"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5529FB0" w14:textId="77777777" w:rsidR="004D4CB5" w:rsidRDefault="004D4CB5"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0.844</w:t>
            </w:r>
          </w:p>
          <w:p w14:paraId="158FE509" w14:textId="77777777" w:rsidR="000F671B" w:rsidRDefault="000F671B"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C2F2EC6" w14:textId="2FE0B28A" w:rsidR="000F671B" w:rsidRPr="00D83799" w:rsidRDefault="000F671B"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r>
    </w:tbl>
    <w:p w14:paraId="6977619A" w14:textId="1B7CA8D6" w:rsidR="00DB0416" w:rsidRPr="00981F5F" w:rsidRDefault="00DB0416" w:rsidP="00981F5F"/>
    <w:p w14:paraId="2E9A570A" w14:textId="24D498AC" w:rsidR="00195C55" w:rsidRPr="006A3EDF"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Já a </w:t>
      </w:r>
      <w:r w:rsidRPr="006A3EDF">
        <w:rPr>
          <w:rFonts w:ascii="Arial" w:hAnsi="Arial" w:cs="Arial"/>
          <w:color w:val="000000" w:themeColor="text1"/>
          <w:sz w:val="24"/>
          <w:szCs w:val="24"/>
        </w:rPr>
        <w:fldChar w:fldCharType="begin"/>
      </w:r>
      <w:r w:rsidRPr="006A3EDF">
        <w:rPr>
          <w:rFonts w:ascii="Arial" w:hAnsi="Arial" w:cs="Arial"/>
          <w:color w:val="000000" w:themeColor="text1"/>
          <w:sz w:val="24"/>
          <w:szCs w:val="24"/>
        </w:rPr>
        <w:instrText xml:space="preserve"> REF _Ref29122936 \h </w:instrText>
      </w:r>
      <w:r w:rsidR="005341E7" w:rsidRPr="006A3EDF">
        <w:rPr>
          <w:rFonts w:ascii="Arial" w:hAnsi="Arial" w:cs="Arial"/>
          <w:color w:val="000000" w:themeColor="text1"/>
          <w:sz w:val="24"/>
          <w:szCs w:val="24"/>
        </w:rPr>
        <w:instrText xml:space="preserve"> \* MERGEFORMAT </w:instrText>
      </w:r>
      <w:r w:rsidRPr="006A3EDF">
        <w:rPr>
          <w:rFonts w:ascii="Arial" w:hAnsi="Arial" w:cs="Arial"/>
          <w:color w:val="000000" w:themeColor="text1"/>
          <w:sz w:val="24"/>
          <w:szCs w:val="24"/>
        </w:rPr>
      </w:r>
      <w:r w:rsidRPr="006A3EDF">
        <w:rPr>
          <w:rFonts w:ascii="Arial" w:hAnsi="Arial" w:cs="Arial"/>
          <w:color w:val="000000" w:themeColor="text1"/>
          <w:sz w:val="24"/>
          <w:szCs w:val="24"/>
        </w:rPr>
        <w:fldChar w:fldCharType="separate"/>
      </w:r>
      <w:r w:rsidR="00DF6BBD" w:rsidRPr="00DF6BBD">
        <w:rPr>
          <w:rFonts w:ascii="Arial" w:hAnsi="Arial" w:cs="Arial"/>
          <w:color w:val="000000" w:themeColor="text1"/>
          <w:sz w:val="24"/>
          <w:szCs w:val="24"/>
        </w:rPr>
        <w:t xml:space="preserve">Tabela </w:t>
      </w:r>
      <w:r w:rsidR="00DF6BBD" w:rsidRPr="00DF6BBD">
        <w:rPr>
          <w:rFonts w:ascii="Arial" w:hAnsi="Arial" w:cs="Arial"/>
          <w:noProof/>
          <w:color w:val="000000" w:themeColor="text1"/>
          <w:sz w:val="24"/>
          <w:szCs w:val="24"/>
        </w:rPr>
        <w:t>26</w:t>
      </w:r>
      <w:r w:rsidRPr="006A3EDF">
        <w:rPr>
          <w:rFonts w:ascii="Arial" w:hAnsi="Arial" w:cs="Arial"/>
          <w:color w:val="000000" w:themeColor="text1"/>
          <w:sz w:val="24"/>
          <w:szCs w:val="24"/>
        </w:rPr>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 assim a validade discriminante.  A dimensão tecnológica ficou com 0.38, a dimensão equipe com 0.457, e a dimensão da tarefa com 0.476. A escala completa ficou com 0.421. A dimensão equipe e de tarefa ficaram muito próximas do valor de referência</w:t>
      </w:r>
      <w:r w:rsidR="00195C55" w:rsidRPr="006A3EDF">
        <w:rPr>
          <w:rFonts w:ascii="Arial" w:hAnsi="Arial" w:cs="Arial"/>
          <w:color w:val="000000" w:themeColor="text1"/>
          <w:sz w:val="24"/>
          <w:szCs w:val="24"/>
        </w:rPr>
        <w:t xml:space="preserve"> da variância média </w:t>
      </w:r>
      <w:r w:rsidR="000976F6" w:rsidRPr="006A3EDF">
        <w:rPr>
          <w:rFonts w:ascii="Arial" w:hAnsi="Arial" w:cs="Arial"/>
          <w:color w:val="000000" w:themeColor="text1"/>
          <w:sz w:val="24"/>
          <w:szCs w:val="24"/>
        </w:rPr>
        <w:t>extraída</w:t>
      </w:r>
      <w:r w:rsidRPr="006A3EDF">
        <w:rPr>
          <w:rFonts w:ascii="Arial" w:hAnsi="Arial" w:cs="Arial"/>
          <w:color w:val="000000" w:themeColor="text1"/>
          <w:sz w:val="24"/>
          <w:szCs w:val="24"/>
        </w:rPr>
        <w:t>.</w:t>
      </w:r>
    </w:p>
    <w:p w14:paraId="23D1334E" w14:textId="5E749BD6" w:rsidR="002A0D2B" w:rsidRPr="006A3EDF"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 Além disso, a confiabilidade composta desses itens é 0.552, 0.624, e 0.844, respectivamente.</w:t>
      </w:r>
      <w:r w:rsidR="008C17F5" w:rsidRPr="006A3EDF">
        <w:rPr>
          <w:rFonts w:ascii="Arial" w:hAnsi="Arial" w:cs="Arial"/>
          <w:color w:val="000000" w:themeColor="text1"/>
          <w:sz w:val="24"/>
          <w:szCs w:val="24"/>
        </w:rPr>
        <w:t xml:space="preserve"> Com esses valores, optou-se por desconsiderar a dimensão tecnológica para efeitos </w:t>
      </w:r>
      <w:r w:rsidR="00195C55" w:rsidRPr="006A3EDF">
        <w:rPr>
          <w:rFonts w:ascii="Arial" w:hAnsi="Arial" w:cs="Arial"/>
          <w:color w:val="000000" w:themeColor="text1"/>
          <w:sz w:val="24"/>
          <w:szCs w:val="24"/>
        </w:rPr>
        <w:t>de avaliação e considerar apenas as dimensões de equipe</w:t>
      </w:r>
      <w:r w:rsidR="007441ED">
        <w:rPr>
          <w:rFonts w:ascii="Arial" w:hAnsi="Arial" w:cs="Arial"/>
          <w:color w:val="000000" w:themeColor="text1"/>
          <w:sz w:val="24"/>
          <w:szCs w:val="24"/>
        </w:rPr>
        <w:t xml:space="preserve"> e </w:t>
      </w:r>
      <w:r w:rsidR="00195C55" w:rsidRPr="006A3EDF">
        <w:rPr>
          <w:rFonts w:ascii="Arial" w:hAnsi="Arial" w:cs="Arial"/>
          <w:color w:val="000000" w:themeColor="text1"/>
          <w:sz w:val="24"/>
          <w:szCs w:val="24"/>
        </w:rPr>
        <w:t>tarefa</w:t>
      </w:r>
      <w:r w:rsidR="00D243A3" w:rsidRPr="006A3EDF">
        <w:rPr>
          <w:rFonts w:ascii="Arial" w:hAnsi="Arial" w:cs="Arial"/>
          <w:color w:val="000000" w:themeColor="text1"/>
          <w:sz w:val="24"/>
          <w:szCs w:val="24"/>
        </w:rPr>
        <w:t>.</w:t>
      </w:r>
    </w:p>
    <w:p w14:paraId="6FF98530" w14:textId="44EEB358" w:rsidR="00C73E39" w:rsidRDefault="002A0D2B" w:rsidP="00933920">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lastRenderedPageBreak/>
        <w:t>É necessário, portanto,</w:t>
      </w:r>
      <w:r w:rsidR="00D243A3" w:rsidRPr="006A3EDF">
        <w:rPr>
          <w:rFonts w:ascii="Arial" w:hAnsi="Arial" w:cs="Arial"/>
          <w:color w:val="000000" w:themeColor="text1"/>
          <w:sz w:val="24"/>
          <w:szCs w:val="24"/>
        </w:rPr>
        <w:t xml:space="preserve"> </w:t>
      </w:r>
      <w:r w:rsidRPr="006A3EDF">
        <w:rPr>
          <w:rFonts w:ascii="Arial" w:hAnsi="Arial" w:cs="Arial"/>
          <w:color w:val="000000" w:themeColor="text1"/>
          <w:sz w:val="24"/>
          <w:szCs w:val="24"/>
        </w:rPr>
        <w:t xml:space="preserve">investigar como </w:t>
      </w:r>
      <w:r w:rsidR="0053390D" w:rsidRPr="0053390D">
        <w:rPr>
          <w:rFonts w:ascii="Arial" w:hAnsi="Arial" w:cs="Arial"/>
          <w:color w:val="000000" w:themeColor="text1"/>
          <w:sz w:val="24"/>
          <w:szCs w:val="24"/>
        </w:rPr>
        <w:t xml:space="preserve">a escala </w:t>
      </w:r>
      <w:r w:rsidR="00933920" w:rsidRPr="006A3EDF">
        <w:rPr>
          <w:rFonts w:ascii="Arial" w:hAnsi="Arial" w:cs="Arial"/>
          <w:color w:val="000000" w:themeColor="text1"/>
          <w:sz w:val="24"/>
          <w:szCs w:val="24"/>
        </w:rPr>
        <w:t>de instabilidade pode ser melhorad</w:t>
      </w:r>
      <w:r w:rsidR="0053390D">
        <w:rPr>
          <w:rFonts w:ascii="Arial" w:hAnsi="Arial" w:cs="Arial"/>
          <w:color w:val="000000" w:themeColor="text1"/>
          <w:sz w:val="24"/>
          <w:szCs w:val="24"/>
        </w:rPr>
        <w:t>a</w:t>
      </w:r>
      <w:r w:rsidR="00933920" w:rsidRPr="006A3EDF">
        <w:rPr>
          <w:rFonts w:ascii="Arial" w:hAnsi="Arial" w:cs="Arial"/>
          <w:color w:val="000000" w:themeColor="text1"/>
          <w:sz w:val="24"/>
          <w:szCs w:val="24"/>
        </w:rPr>
        <w:t>, e em especial a dimensão de tecnologia que é importante para o desenvolvimento de software</w:t>
      </w:r>
      <w:r w:rsidR="003D008B">
        <w:rPr>
          <w:rFonts w:ascii="Arial" w:hAnsi="Arial" w:cs="Arial"/>
          <w:color w:val="000000" w:themeColor="text1"/>
          <w:sz w:val="24"/>
          <w:szCs w:val="24"/>
        </w:rPr>
        <w:t>, portanto</w:t>
      </w:r>
      <w:r w:rsidR="001351B9">
        <w:rPr>
          <w:rFonts w:ascii="Arial" w:hAnsi="Arial" w:cs="Arial"/>
          <w:color w:val="000000" w:themeColor="text1"/>
          <w:sz w:val="24"/>
          <w:szCs w:val="24"/>
        </w:rPr>
        <w:t>,</w:t>
      </w:r>
      <w:r w:rsidR="003D008B">
        <w:rPr>
          <w:rFonts w:ascii="Arial" w:hAnsi="Arial" w:cs="Arial"/>
          <w:color w:val="000000" w:themeColor="text1"/>
          <w:sz w:val="24"/>
          <w:szCs w:val="24"/>
        </w:rPr>
        <w:t xml:space="preserve"> como trabalho futuro é </w:t>
      </w:r>
      <w:r w:rsidR="001351B9">
        <w:rPr>
          <w:rFonts w:ascii="Arial" w:hAnsi="Arial" w:cs="Arial"/>
          <w:color w:val="000000" w:themeColor="text1"/>
          <w:sz w:val="24"/>
          <w:szCs w:val="24"/>
        </w:rPr>
        <w:t>importante trabalhar na melhoria dessa escala</w:t>
      </w:r>
      <w:r w:rsidR="00933920" w:rsidRPr="006A3EDF">
        <w:rPr>
          <w:rFonts w:ascii="Arial" w:hAnsi="Arial" w:cs="Arial"/>
          <w:color w:val="000000" w:themeColor="text1"/>
          <w:sz w:val="24"/>
          <w:szCs w:val="24"/>
        </w:rPr>
        <w:t>.</w:t>
      </w:r>
    </w:p>
    <w:p w14:paraId="1DE59510" w14:textId="2406D3B6" w:rsidR="00AE4CDB" w:rsidRPr="00741284" w:rsidRDefault="00606EF7" w:rsidP="00AE4CDB">
      <w:pPr>
        <w:pStyle w:val="PhD-Title2"/>
      </w:pPr>
      <w:bookmarkStart w:id="267" w:name="_Toc42242469"/>
      <w:r>
        <w:t>RESUMO DO CAPÍTULO</w:t>
      </w:r>
      <w:r w:rsidR="00E1464A">
        <w:t xml:space="preserve"> e reflexões</w:t>
      </w:r>
      <w:bookmarkEnd w:id="267"/>
    </w:p>
    <w:p w14:paraId="2D7C2D83" w14:textId="77777777" w:rsidR="00B4356C" w:rsidRDefault="004405DF" w:rsidP="00A54163">
      <w:pPr>
        <w:spacing w:after="200" w:line="360" w:lineRule="auto"/>
        <w:ind w:firstLine="360"/>
        <w:rPr>
          <w:rFonts w:ascii="Arial" w:hAnsi="Arial" w:cs="Arial"/>
          <w:color w:val="000000" w:themeColor="text1"/>
          <w:sz w:val="24"/>
          <w:szCs w:val="24"/>
        </w:rPr>
      </w:pPr>
      <w:r>
        <w:rPr>
          <w:rFonts w:ascii="Arial" w:hAnsi="Arial" w:cs="Arial"/>
          <w:color w:val="000000" w:themeColor="text1"/>
          <w:sz w:val="24"/>
          <w:szCs w:val="24"/>
        </w:rPr>
        <w:t>Neste capítulo foram apresentados os dados demográficos desta pesquisa</w:t>
      </w:r>
      <w:r w:rsidR="000B7FE3">
        <w:rPr>
          <w:rFonts w:ascii="Arial" w:hAnsi="Arial" w:cs="Arial"/>
          <w:color w:val="000000" w:themeColor="text1"/>
          <w:sz w:val="24"/>
          <w:szCs w:val="24"/>
        </w:rPr>
        <w:t xml:space="preserve"> c</w:t>
      </w:r>
      <w:r>
        <w:rPr>
          <w:rFonts w:ascii="Arial" w:hAnsi="Arial" w:cs="Arial"/>
          <w:color w:val="000000" w:themeColor="text1"/>
          <w:sz w:val="24"/>
          <w:szCs w:val="24"/>
        </w:rPr>
        <w:t>omo</w:t>
      </w:r>
      <w:r w:rsidR="000B7FE3">
        <w:rPr>
          <w:rFonts w:ascii="Arial" w:hAnsi="Arial" w:cs="Arial"/>
          <w:color w:val="000000" w:themeColor="text1"/>
          <w:sz w:val="24"/>
          <w:szCs w:val="24"/>
        </w:rPr>
        <w:t xml:space="preserve">: </w:t>
      </w:r>
      <w:r>
        <w:rPr>
          <w:rFonts w:ascii="Arial" w:hAnsi="Arial" w:cs="Arial"/>
          <w:color w:val="000000" w:themeColor="text1"/>
          <w:sz w:val="24"/>
          <w:szCs w:val="24"/>
        </w:rPr>
        <w:t xml:space="preserve"> quantidade de respondentes </w:t>
      </w:r>
      <w:r w:rsidR="007A0784">
        <w:rPr>
          <w:rFonts w:ascii="Arial" w:hAnsi="Arial" w:cs="Arial"/>
          <w:color w:val="000000" w:themeColor="text1"/>
          <w:sz w:val="24"/>
          <w:szCs w:val="24"/>
        </w:rPr>
        <w:t>masculinos (</w:t>
      </w:r>
      <w:r w:rsidR="0046085D">
        <w:rPr>
          <w:rFonts w:ascii="Arial" w:hAnsi="Arial" w:cs="Arial"/>
          <w:color w:val="000000" w:themeColor="text1"/>
          <w:sz w:val="24"/>
          <w:szCs w:val="24"/>
        </w:rPr>
        <w:t>85%)</w:t>
      </w:r>
      <w:r>
        <w:rPr>
          <w:rFonts w:ascii="Arial" w:hAnsi="Arial" w:cs="Arial"/>
          <w:color w:val="000000" w:themeColor="text1"/>
          <w:sz w:val="24"/>
          <w:szCs w:val="24"/>
        </w:rPr>
        <w:t xml:space="preserve"> e femininos</w:t>
      </w:r>
      <w:r w:rsidR="004E3C8B">
        <w:rPr>
          <w:rFonts w:ascii="Arial" w:hAnsi="Arial" w:cs="Arial"/>
          <w:color w:val="000000" w:themeColor="text1"/>
          <w:sz w:val="24"/>
          <w:szCs w:val="24"/>
        </w:rPr>
        <w:t xml:space="preserve"> </w:t>
      </w:r>
      <w:r w:rsidR="00F41347">
        <w:rPr>
          <w:rFonts w:ascii="Arial" w:hAnsi="Arial" w:cs="Arial"/>
          <w:color w:val="000000" w:themeColor="text1"/>
          <w:sz w:val="24"/>
          <w:szCs w:val="24"/>
        </w:rPr>
        <w:t>(15%)</w:t>
      </w:r>
      <w:r>
        <w:rPr>
          <w:rFonts w:ascii="Arial" w:hAnsi="Arial" w:cs="Arial"/>
          <w:color w:val="000000" w:themeColor="text1"/>
          <w:sz w:val="24"/>
          <w:szCs w:val="24"/>
        </w:rPr>
        <w:t xml:space="preserve">, </w:t>
      </w:r>
      <w:r w:rsidR="0046085D">
        <w:rPr>
          <w:rFonts w:ascii="Arial" w:hAnsi="Arial" w:cs="Arial"/>
          <w:color w:val="000000" w:themeColor="text1"/>
          <w:sz w:val="24"/>
          <w:szCs w:val="24"/>
        </w:rPr>
        <w:t>tempo de experiência</w:t>
      </w:r>
      <w:r w:rsidR="006F790C">
        <w:rPr>
          <w:rFonts w:ascii="Arial" w:hAnsi="Arial" w:cs="Arial"/>
          <w:color w:val="000000" w:themeColor="text1"/>
          <w:sz w:val="24"/>
          <w:szCs w:val="24"/>
        </w:rPr>
        <w:t xml:space="preserve"> (7,7 anos)</w:t>
      </w:r>
      <w:r w:rsidR="0046085D">
        <w:rPr>
          <w:rFonts w:ascii="Arial" w:hAnsi="Arial" w:cs="Arial"/>
          <w:color w:val="000000" w:themeColor="text1"/>
          <w:sz w:val="24"/>
          <w:szCs w:val="24"/>
        </w:rPr>
        <w:t xml:space="preserve">, tempo de experiência na função </w:t>
      </w:r>
      <w:r w:rsidR="006F790C">
        <w:rPr>
          <w:rFonts w:ascii="Arial" w:hAnsi="Arial" w:cs="Arial"/>
          <w:color w:val="000000" w:themeColor="text1"/>
          <w:sz w:val="24"/>
          <w:szCs w:val="24"/>
        </w:rPr>
        <w:t>(</w:t>
      </w:r>
      <w:r w:rsidR="00CB4838">
        <w:rPr>
          <w:rFonts w:ascii="Arial" w:hAnsi="Arial" w:cs="Arial"/>
          <w:color w:val="000000" w:themeColor="text1"/>
          <w:sz w:val="24"/>
          <w:szCs w:val="24"/>
        </w:rPr>
        <w:t>5,16 anos</w:t>
      </w:r>
      <w:r w:rsidR="006F790C">
        <w:rPr>
          <w:rFonts w:ascii="Arial" w:hAnsi="Arial" w:cs="Arial"/>
          <w:color w:val="000000" w:themeColor="text1"/>
          <w:sz w:val="24"/>
          <w:szCs w:val="24"/>
        </w:rPr>
        <w:t xml:space="preserve">), </w:t>
      </w:r>
      <w:r w:rsidR="0046085D">
        <w:rPr>
          <w:rFonts w:ascii="Arial" w:hAnsi="Arial" w:cs="Arial"/>
          <w:color w:val="000000" w:themeColor="text1"/>
          <w:sz w:val="24"/>
          <w:szCs w:val="24"/>
        </w:rPr>
        <w:t>tipo de equipe</w:t>
      </w:r>
      <w:r w:rsidR="00CE0E0F">
        <w:rPr>
          <w:rFonts w:ascii="Arial" w:hAnsi="Arial" w:cs="Arial"/>
          <w:color w:val="000000" w:themeColor="text1"/>
          <w:sz w:val="24"/>
          <w:szCs w:val="24"/>
        </w:rPr>
        <w:t xml:space="preserve"> </w:t>
      </w:r>
      <w:r w:rsidR="006F790C">
        <w:rPr>
          <w:rFonts w:ascii="Arial" w:hAnsi="Arial" w:cs="Arial"/>
          <w:color w:val="000000" w:themeColor="text1"/>
          <w:sz w:val="24"/>
          <w:szCs w:val="24"/>
        </w:rPr>
        <w:t>(maioria que</w:t>
      </w:r>
      <w:r w:rsidR="00CE0E0F">
        <w:rPr>
          <w:rFonts w:ascii="Arial" w:hAnsi="Arial" w:cs="Arial"/>
          <w:color w:val="000000" w:themeColor="text1"/>
          <w:sz w:val="24"/>
          <w:szCs w:val="24"/>
        </w:rPr>
        <w:t xml:space="preserve"> usa ao menos parcialmente ágil)</w:t>
      </w:r>
      <w:r w:rsidR="000B7FE3">
        <w:rPr>
          <w:rFonts w:ascii="Arial" w:hAnsi="Arial" w:cs="Arial"/>
          <w:color w:val="000000" w:themeColor="text1"/>
          <w:sz w:val="24"/>
          <w:szCs w:val="24"/>
        </w:rPr>
        <w:t>, a grande maioria dos respondentes eram desenvolvedores (</w:t>
      </w:r>
      <w:r w:rsidR="00FD0BE5">
        <w:rPr>
          <w:rFonts w:ascii="Arial" w:hAnsi="Arial" w:cs="Arial"/>
          <w:color w:val="000000" w:themeColor="text1"/>
          <w:sz w:val="24"/>
          <w:szCs w:val="24"/>
        </w:rPr>
        <w:t>59,8 %), com formação em Ciência da Computação (</w:t>
      </w:r>
      <w:r w:rsidR="00CB261A">
        <w:rPr>
          <w:rFonts w:ascii="Arial" w:hAnsi="Arial" w:cs="Arial"/>
          <w:color w:val="000000" w:themeColor="text1"/>
          <w:sz w:val="24"/>
          <w:szCs w:val="24"/>
        </w:rPr>
        <w:t>42</w:t>
      </w:r>
      <w:r w:rsidR="004E3C8B">
        <w:rPr>
          <w:rFonts w:ascii="Arial" w:hAnsi="Arial" w:cs="Arial"/>
          <w:color w:val="000000" w:themeColor="text1"/>
          <w:sz w:val="24"/>
          <w:szCs w:val="24"/>
        </w:rPr>
        <w:t>%)</w:t>
      </w:r>
      <w:r w:rsidR="00CB261A">
        <w:rPr>
          <w:rFonts w:ascii="Arial" w:hAnsi="Arial" w:cs="Arial"/>
          <w:color w:val="000000" w:themeColor="text1"/>
          <w:sz w:val="24"/>
          <w:szCs w:val="24"/>
        </w:rPr>
        <w:t>, com</w:t>
      </w:r>
      <w:r w:rsidR="00B4356C">
        <w:rPr>
          <w:rFonts w:ascii="Arial" w:hAnsi="Arial" w:cs="Arial"/>
          <w:color w:val="000000" w:themeColor="text1"/>
          <w:sz w:val="24"/>
          <w:szCs w:val="24"/>
        </w:rPr>
        <w:t xml:space="preserve"> apenas</w:t>
      </w:r>
      <w:r w:rsidR="00CB261A">
        <w:rPr>
          <w:rFonts w:ascii="Arial" w:hAnsi="Arial" w:cs="Arial"/>
          <w:color w:val="000000" w:themeColor="text1"/>
          <w:sz w:val="24"/>
          <w:szCs w:val="24"/>
        </w:rPr>
        <w:t xml:space="preserve"> o ensino superior completo (</w:t>
      </w:r>
      <w:r w:rsidR="00B4356C">
        <w:rPr>
          <w:rFonts w:ascii="Arial" w:hAnsi="Arial" w:cs="Arial"/>
          <w:color w:val="000000" w:themeColor="text1"/>
          <w:sz w:val="24"/>
          <w:szCs w:val="24"/>
        </w:rPr>
        <w:t>37%).</w:t>
      </w:r>
    </w:p>
    <w:p w14:paraId="1A263F29" w14:textId="401756F4" w:rsidR="00154AD5" w:rsidRPr="00154AD5" w:rsidRDefault="006D71EA" w:rsidP="00154AD5">
      <w:pPr>
        <w:spacing w:line="360" w:lineRule="auto"/>
        <w:ind w:firstLine="360"/>
        <w:rPr>
          <w:rFonts w:ascii="Arial" w:hAnsi="Arial" w:cs="Arial"/>
          <w:color w:val="000000" w:themeColor="text1"/>
          <w:sz w:val="24"/>
          <w:szCs w:val="24"/>
        </w:rPr>
      </w:pPr>
      <w:r>
        <w:rPr>
          <w:rFonts w:ascii="Arial" w:hAnsi="Arial" w:cs="Arial"/>
          <w:sz w:val="24"/>
          <w:szCs w:val="24"/>
        </w:rPr>
        <w:t xml:space="preserve">Quanto as validações </w:t>
      </w:r>
      <w:r w:rsidR="0053390D" w:rsidRPr="0053390D">
        <w:rPr>
          <w:rFonts w:ascii="Arial" w:hAnsi="Arial" w:cs="Arial"/>
          <w:sz w:val="24"/>
          <w:szCs w:val="24"/>
        </w:rPr>
        <w:t>da</w:t>
      </w:r>
      <w:r w:rsidR="0053390D">
        <w:rPr>
          <w:rFonts w:ascii="Arial" w:hAnsi="Arial" w:cs="Arial"/>
          <w:sz w:val="24"/>
          <w:szCs w:val="24"/>
        </w:rPr>
        <w:t>s</w:t>
      </w:r>
      <w:r w:rsidR="0053390D" w:rsidRPr="0053390D">
        <w:rPr>
          <w:rFonts w:ascii="Arial" w:hAnsi="Arial" w:cs="Arial"/>
          <w:sz w:val="24"/>
          <w:szCs w:val="24"/>
        </w:rPr>
        <w:t xml:space="preserve"> escala</w:t>
      </w:r>
      <w:r w:rsidR="0053390D">
        <w:rPr>
          <w:rFonts w:ascii="Arial" w:hAnsi="Arial" w:cs="Arial"/>
          <w:sz w:val="24"/>
          <w:szCs w:val="24"/>
        </w:rPr>
        <w:t>s</w:t>
      </w:r>
      <w:r>
        <w:rPr>
          <w:rFonts w:ascii="Arial" w:hAnsi="Arial" w:cs="Arial"/>
          <w:sz w:val="24"/>
          <w:szCs w:val="24"/>
        </w:rPr>
        <w:t>, o</w:t>
      </w:r>
      <w:r w:rsidR="00BD5F6B">
        <w:rPr>
          <w:rFonts w:ascii="Arial" w:hAnsi="Arial" w:cs="Arial"/>
          <w:color w:val="000000" w:themeColor="text1"/>
          <w:sz w:val="24"/>
          <w:szCs w:val="24"/>
        </w:rPr>
        <w:t xml:space="preserve"> </w:t>
      </w:r>
      <w:r w:rsidR="005549E7">
        <w:rPr>
          <w:rFonts w:ascii="Arial" w:hAnsi="Arial" w:cs="Arial"/>
          <w:color w:val="000000" w:themeColor="text1"/>
          <w:sz w:val="24"/>
          <w:szCs w:val="24"/>
        </w:rPr>
        <w:t xml:space="preserve">valor do </w:t>
      </w:r>
      <w:r w:rsidR="00BD5F6B">
        <w:rPr>
          <w:rFonts w:ascii="Arial" w:hAnsi="Arial" w:cs="Arial"/>
          <w:color w:val="000000" w:themeColor="text1"/>
          <w:sz w:val="24"/>
          <w:szCs w:val="24"/>
        </w:rPr>
        <w:t xml:space="preserve">Alfa de </w:t>
      </w:r>
      <w:proofErr w:type="spellStart"/>
      <w:r w:rsidR="00BD5F6B">
        <w:rPr>
          <w:rFonts w:ascii="Arial" w:hAnsi="Arial" w:cs="Arial"/>
          <w:color w:val="000000" w:themeColor="text1"/>
          <w:sz w:val="24"/>
          <w:szCs w:val="24"/>
        </w:rPr>
        <w:t>Cronbach</w:t>
      </w:r>
      <w:proofErr w:type="spellEnd"/>
      <w:r w:rsidR="00BD5F6B">
        <w:rPr>
          <w:rFonts w:ascii="Arial" w:hAnsi="Arial" w:cs="Arial"/>
          <w:color w:val="000000" w:themeColor="text1"/>
          <w:sz w:val="24"/>
          <w:szCs w:val="24"/>
        </w:rPr>
        <w:t xml:space="preserve"> </w:t>
      </w:r>
      <w:r w:rsidR="0053390D" w:rsidRPr="0053390D">
        <w:rPr>
          <w:rFonts w:ascii="Arial" w:hAnsi="Arial" w:cs="Arial"/>
          <w:color w:val="000000" w:themeColor="text1"/>
          <w:sz w:val="24"/>
          <w:szCs w:val="24"/>
        </w:rPr>
        <w:t>da escala</w:t>
      </w:r>
      <w:r w:rsidR="00BD5F6B">
        <w:rPr>
          <w:rFonts w:ascii="Arial" w:hAnsi="Arial" w:cs="Arial"/>
          <w:color w:val="000000" w:themeColor="text1"/>
          <w:sz w:val="24"/>
          <w:szCs w:val="24"/>
        </w:rPr>
        <w:t xml:space="preserve"> de satisfação é </w:t>
      </w:r>
      <w:r w:rsidR="005549E7">
        <w:rPr>
          <w:rFonts w:ascii="Arial" w:hAnsi="Arial" w:cs="Arial"/>
          <w:color w:val="000000" w:themeColor="text1"/>
          <w:sz w:val="24"/>
          <w:szCs w:val="24"/>
        </w:rPr>
        <w:t>0.823</w:t>
      </w:r>
      <w:r>
        <w:rPr>
          <w:rFonts w:ascii="Arial" w:hAnsi="Arial" w:cs="Arial"/>
          <w:color w:val="000000" w:themeColor="text1"/>
          <w:sz w:val="24"/>
          <w:szCs w:val="24"/>
        </w:rPr>
        <w:t>.</w:t>
      </w:r>
      <w:r w:rsidR="00107E44">
        <w:rPr>
          <w:rFonts w:ascii="Arial" w:hAnsi="Arial" w:cs="Arial"/>
          <w:color w:val="000000" w:themeColor="text1"/>
          <w:sz w:val="24"/>
          <w:szCs w:val="24"/>
        </w:rPr>
        <w:t xml:space="preserve"> </w:t>
      </w:r>
      <w:r w:rsidR="00B232E8">
        <w:rPr>
          <w:rFonts w:ascii="Arial" w:eastAsiaTheme="minorHAnsi" w:hAnsi="Arial" w:cs="Arial"/>
          <w:sz w:val="24"/>
          <w:szCs w:val="24"/>
        </w:rPr>
        <w:t xml:space="preserve">Para o </w:t>
      </w:r>
      <w:proofErr w:type="spellStart"/>
      <w:r w:rsidR="00B232E8">
        <w:rPr>
          <w:rFonts w:ascii="Arial" w:eastAsiaTheme="minorHAnsi" w:hAnsi="Arial" w:cs="Arial"/>
          <w:sz w:val="24"/>
          <w:szCs w:val="24"/>
        </w:rPr>
        <w:t>burnout</w:t>
      </w:r>
      <w:proofErr w:type="spellEnd"/>
      <w:r w:rsidR="00B232E8">
        <w:rPr>
          <w:rFonts w:ascii="Arial" w:eastAsiaTheme="minorHAnsi" w:hAnsi="Arial" w:cs="Arial"/>
          <w:sz w:val="24"/>
          <w:szCs w:val="24"/>
        </w:rPr>
        <w:t xml:space="preserve">, os valores do Alfa de </w:t>
      </w:r>
      <w:proofErr w:type="spellStart"/>
      <w:r w:rsidR="00B232E8">
        <w:rPr>
          <w:rFonts w:ascii="Arial" w:eastAsiaTheme="minorHAnsi" w:hAnsi="Arial" w:cs="Arial"/>
          <w:sz w:val="24"/>
          <w:szCs w:val="24"/>
        </w:rPr>
        <w:t>Cronbach</w:t>
      </w:r>
      <w:proofErr w:type="spellEnd"/>
      <w:r w:rsidR="00B232E8">
        <w:rPr>
          <w:rFonts w:ascii="Arial" w:eastAsiaTheme="minorHAnsi" w:hAnsi="Arial" w:cs="Arial"/>
          <w:sz w:val="24"/>
          <w:szCs w:val="24"/>
        </w:rPr>
        <w:t xml:space="preserve"> foram: </w:t>
      </w:r>
      <w:r w:rsidR="00B232E8" w:rsidRPr="002C7A0F">
        <w:rPr>
          <w:rFonts w:ascii="Arial" w:hAnsi="Arial" w:cs="Arial"/>
          <w:sz w:val="24"/>
          <w:szCs w:val="24"/>
        </w:rPr>
        <w:t>A dimensão exaustão teve o α =</w:t>
      </w:r>
      <w:r w:rsidR="00B232E8" w:rsidRPr="002C7A0F">
        <w:rPr>
          <w:rFonts w:ascii="Arial" w:hAnsi="Arial" w:cs="Arial"/>
        </w:rPr>
        <w:t xml:space="preserve"> </w:t>
      </w:r>
      <w:r w:rsidR="00B232E8" w:rsidRPr="002C7A0F">
        <w:rPr>
          <w:rFonts w:ascii="Arial" w:hAnsi="Arial" w:cs="Arial"/>
          <w:sz w:val="24"/>
          <w:szCs w:val="24"/>
        </w:rPr>
        <w:t>0</w:t>
      </w:r>
      <w:r w:rsidR="00B232E8">
        <w:rPr>
          <w:rFonts w:ascii="Arial" w:hAnsi="Arial" w:cs="Arial"/>
          <w:sz w:val="24"/>
          <w:szCs w:val="24"/>
        </w:rPr>
        <w:t>.</w:t>
      </w:r>
      <w:r w:rsidR="00B232E8" w:rsidRPr="002C7A0F">
        <w:rPr>
          <w:rFonts w:ascii="Arial" w:hAnsi="Arial" w:cs="Arial"/>
          <w:sz w:val="24"/>
          <w:szCs w:val="24"/>
        </w:rPr>
        <w:t>878, a dimensão cinismo teve α = 0,797, enquanto a dimensão eficácia teve α = 0</w:t>
      </w:r>
      <w:r w:rsidR="00B232E8">
        <w:rPr>
          <w:rFonts w:ascii="Arial" w:hAnsi="Arial" w:cs="Arial"/>
          <w:sz w:val="24"/>
          <w:szCs w:val="24"/>
        </w:rPr>
        <w:t>.</w:t>
      </w:r>
      <w:r w:rsidR="00B232E8" w:rsidRPr="002C7A0F">
        <w:rPr>
          <w:rFonts w:ascii="Arial" w:hAnsi="Arial" w:cs="Arial"/>
          <w:sz w:val="24"/>
          <w:szCs w:val="24"/>
        </w:rPr>
        <w:t>803.</w:t>
      </w:r>
      <w:r w:rsidR="00B232E8">
        <w:rPr>
          <w:rFonts w:ascii="Arial" w:hAnsi="Arial" w:cs="Arial"/>
          <w:sz w:val="24"/>
          <w:szCs w:val="24"/>
        </w:rPr>
        <w:t xml:space="preserve"> </w:t>
      </w:r>
    </w:p>
    <w:p w14:paraId="39E4D0AD" w14:textId="063DE821" w:rsidR="00154AD5" w:rsidRPr="00B24B9A" w:rsidRDefault="00154AD5" w:rsidP="00B24B9A">
      <w:pPr>
        <w:spacing w:line="360" w:lineRule="auto"/>
        <w:ind w:firstLine="360"/>
        <w:rPr>
          <w:rFonts w:ascii="Arial" w:hAnsi="Arial" w:cs="Arial"/>
          <w:sz w:val="24"/>
          <w:szCs w:val="24"/>
        </w:rPr>
      </w:pPr>
      <w:r>
        <w:rPr>
          <w:rFonts w:ascii="Arial" w:hAnsi="Arial" w:cs="Arial"/>
          <w:sz w:val="24"/>
          <w:szCs w:val="24"/>
        </w:rPr>
        <w:t xml:space="preserve">Para validar a escala de </w:t>
      </w:r>
      <w:proofErr w:type="spellStart"/>
      <w:r>
        <w:rPr>
          <w:rFonts w:ascii="Arial" w:hAnsi="Arial" w:cs="Arial"/>
          <w:sz w:val="24"/>
          <w:szCs w:val="24"/>
        </w:rPr>
        <w:t>burnout</w:t>
      </w:r>
      <w:proofErr w:type="spellEnd"/>
      <w:r>
        <w:rPr>
          <w:rFonts w:ascii="Arial" w:hAnsi="Arial" w:cs="Arial"/>
          <w:sz w:val="24"/>
          <w:szCs w:val="24"/>
        </w:rPr>
        <w:t>, foi realizado uma análise fatorial confirmatória. Os itens o</w:t>
      </w:r>
      <w:r w:rsidRPr="006A3EDF">
        <w:rPr>
          <w:rFonts w:ascii="Arial" w:hAnsi="Arial" w:cs="Arial"/>
          <w:sz w:val="24"/>
          <w:szCs w:val="24"/>
        </w:rPr>
        <w:t>s itens EE6</w:t>
      </w:r>
      <w:r>
        <w:rPr>
          <w:rFonts w:ascii="Arial" w:hAnsi="Arial" w:cs="Arial"/>
          <w:sz w:val="24"/>
          <w:szCs w:val="24"/>
        </w:rPr>
        <w:t xml:space="preserve"> (</w:t>
      </w:r>
      <w:r w:rsidRPr="006A3EDF">
        <w:rPr>
          <w:rFonts w:ascii="Arial" w:hAnsi="Arial" w:cs="Arial"/>
          <w:i/>
          <w:iCs/>
          <w:sz w:val="24"/>
          <w:szCs w:val="24"/>
        </w:rPr>
        <w:t>Quero apenas fazer o meu trabalho sem ser incomodad</w:t>
      </w:r>
      <w:r w:rsidRPr="00F53F13">
        <w:rPr>
          <w:rFonts w:ascii="Arial" w:hAnsi="Arial" w:cs="Arial"/>
          <w:i/>
          <w:iCs/>
          <w:sz w:val="24"/>
          <w:szCs w:val="24"/>
        </w:rPr>
        <w:t>o</w:t>
      </w:r>
      <w:r w:rsidRPr="00F53F13">
        <w:rPr>
          <w:rFonts w:ascii="Arial" w:hAnsi="Arial" w:cs="Arial"/>
          <w:sz w:val="24"/>
          <w:szCs w:val="24"/>
        </w:rPr>
        <w:t>)</w:t>
      </w:r>
      <w:r w:rsidRPr="006A3EDF">
        <w:rPr>
          <w:rFonts w:ascii="Arial" w:hAnsi="Arial" w:cs="Arial"/>
          <w:sz w:val="24"/>
          <w:szCs w:val="24"/>
        </w:rPr>
        <w:t xml:space="preserve"> e EF5</w:t>
      </w:r>
      <w:r>
        <w:rPr>
          <w:rFonts w:ascii="Arial" w:hAnsi="Arial" w:cs="Arial"/>
          <w:sz w:val="24"/>
          <w:szCs w:val="24"/>
        </w:rPr>
        <w:t xml:space="preserve"> (</w:t>
      </w:r>
      <w:r w:rsidRPr="00F53F13">
        <w:rPr>
          <w:rFonts w:ascii="Arial" w:hAnsi="Arial" w:cs="Arial"/>
          <w:i/>
          <w:iCs/>
          <w:sz w:val="24"/>
          <w:szCs w:val="24"/>
        </w:rPr>
        <w:t>em minha opinião, eu sou bom no que faço</w:t>
      </w:r>
      <w:r>
        <w:rPr>
          <w:rFonts w:ascii="Arial" w:hAnsi="Arial" w:cs="Arial"/>
          <w:sz w:val="24"/>
          <w:szCs w:val="24"/>
        </w:rPr>
        <w:t>)</w:t>
      </w:r>
      <w:r w:rsidRPr="006A3EDF">
        <w:rPr>
          <w:rFonts w:ascii="Arial" w:hAnsi="Arial" w:cs="Arial"/>
          <w:sz w:val="24"/>
          <w:szCs w:val="24"/>
        </w:rPr>
        <w:t xml:space="preserve"> apresentaram problemas com amostra desta pesquisa e por isso foram excluídos</w:t>
      </w:r>
      <w:r>
        <w:rPr>
          <w:rFonts w:ascii="Arial" w:hAnsi="Arial" w:cs="Arial"/>
          <w:sz w:val="24"/>
          <w:szCs w:val="24"/>
        </w:rPr>
        <w:t xml:space="preserve">. A variância média e confiabilidade composta foi considerada adequada a partir da exclusão dos itens. Com isso, </w:t>
      </w:r>
      <w:r w:rsidRPr="0053390D">
        <w:rPr>
          <w:rFonts w:ascii="Arial" w:hAnsi="Arial" w:cs="Arial"/>
          <w:sz w:val="24"/>
          <w:szCs w:val="24"/>
        </w:rPr>
        <w:t>a escala</w:t>
      </w:r>
      <w:r>
        <w:rPr>
          <w:rFonts w:ascii="Arial" w:hAnsi="Arial" w:cs="Arial"/>
          <w:sz w:val="24"/>
          <w:szCs w:val="24"/>
        </w:rPr>
        <w:t xml:space="preserve"> foi considerada apta para realizar as investigações desta pesquisa.</w:t>
      </w:r>
    </w:p>
    <w:p w14:paraId="65D332E8" w14:textId="245031CA" w:rsidR="00E53729" w:rsidRDefault="00E756BE" w:rsidP="00B232E8">
      <w:pPr>
        <w:spacing w:line="360" w:lineRule="auto"/>
        <w:ind w:firstLine="360"/>
        <w:rPr>
          <w:rFonts w:ascii="Arial" w:eastAsiaTheme="minorHAnsi" w:hAnsi="Arial" w:cs="Arial"/>
          <w:sz w:val="24"/>
          <w:szCs w:val="24"/>
        </w:rPr>
      </w:pPr>
      <w:r>
        <w:rPr>
          <w:rFonts w:ascii="Arial" w:hAnsi="Arial" w:cs="Arial"/>
          <w:color w:val="000000" w:themeColor="text1"/>
          <w:sz w:val="24"/>
          <w:szCs w:val="24"/>
        </w:rPr>
        <w:t xml:space="preserve">Para </w:t>
      </w:r>
      <w:r w:rsidR="0053390D" w:rsidRPr="0053390D">
        <w:rPr>
          <w:rFonts w:ascii="Arial" w:hAnsi="Arial" w:cs="Arial"/>
          <w:color w:val="000000" w:themeColor="text1"/>
          <w:sz w:val="24"/>
          <w:szCs w:val="24"/>
        </w:rPr>
        <w:t xml:space="preserve">a escala </w:t>
      </w:r>
      <w:r w:rsidR="00484F30">
        <w:rPr>
          <w:rFonts w:ascii="Arial" w:hAnsi="Arial" w:cs="Arial"/>
          <w:color w:val="000000" w:themeColor="text1"/>
          <w:sz w:val="24"/>
          <w:szCs w:val="24"/>
        </w:rPr>
        <w:t xml:space="preserve">de adaptabilidade individual, os valores foram:  </w:t>
      </w:r>
      <w:r w:rsidR="00056469">
        <w:rPr>
          <w:rFonts w:ascii="Arial" w:hAnsi="Arial" w:cs="Arial"/>
          <w:color w:val="000000" w:themeColor="text1"/>
          <w:sz w:val="24"/>
          <w:szCs w:val="24"/>
        </w:rPr>
        <w:t>0.</w:t>
      </w:r>
      <w:r w:rsidR="00484F30">
        <w:rPr>
          <w:rFonts w:ascii="Arial" w:hAnsi="Arial" w:cs="Arial"/>
          <w:color w:val="000000" w:themeColor="text1"/>
          <w:sz w:val="24"/>
          <w:szCs w:val="24"/>
        </w:rPr>
        <w:t xml:space="preserve">744 para </w:t>
      </w:r>
      <w:r w:rsidR="00484F30" w:rsidRPr="006A3EDF">
        <w:rPr>
          <w:rFonts w:ascii="Arial" w:eastAsiaTheme="minorHAnsi" w:hAnsi="Arial" w:cs="Arial"/>
          <w:sz w:val="24"/>
          <w:szCs w:val="24"/>
        </w:rPr>
        <w:t>Emergência e situações inesperadas</w:t>
      </w:r>
      <w:r w:rsidR="00056469">
        <w:rPr>
          <w:rFonts w:ascii="Arial" w:eastAsiaTheme="minorHAnsi" w:hAnsi="Arial" w:cs="Arial"/>
          <w:sz w:val="24"/>
          <w:szCs w:val="24"/>
        </w:rPr>
        <w:t>, 0.689 para aprendizado, 0.644 para interpessoal, 0.606 para estresse, 0.629 para criatividade/resolução de problemas</w:t>
      </w:r>
      <w:r w:rsidR="006206C9">
        <w:rPr>
          <w:rFonts w:ascii="Arial" w:eastAsiaTheme="minorHAnsi" w:hAnsi="Arial" w:cs="Arial"/>
          <w:sz w:val="24"/>
          <w:szCs w:val="24"/>
        </w:rPr>
        <w:t xml:space="preserve"> e 0.868 para o questionário total. </w:t>
      </w:r>
      <w:r w:rsidR="00E53729">
        <w:rPr>
          <w:rFonts w:ascii="Arial" w:eastAsiaTheme="minorHAnsi" w:hAnsi="Arial" w:cs="Arial"/>
          <w:sz w:val="24"/>
          <w:szCs w:val="24"/>
        </w:rPr>
        <w:t>Foram retirados dois itens, um da dimensão da adaptabilidade para resolução de problemas (</w:t>
      </w:r>
      <w:r w:rsidR="00E53729" w:rsidRPr="00E53729">
        <w:rPr>
          <w:rFonts w:ascii="Arial" w:eastAsiaTheme="minorHAnsi" w:hAnsi="Arial" w:cs="Arial"/>
          <w:sz w:val="24"/>
          <w:szCs w:val="24"/>
        </w:rPr>
        <w:t xml:space="preserve">Dentro da minha equipe, as pessoas confiam em mim para sugerir soluções, carga de 0.389), e </w:t>
      </w:r>
      <w:r w:rsidR="00154AD5">
        <w:rPr>
          <w:rFonts w:ascii="Arial" w:eastAsiaTheme="minorHAnsi" w:hAnsi="Arial" w:cs="Arial"/>
          <w:sz w:val="24"/>
          <w:szCs w:val="24"/>
        </w:rPr>
        <w:t>outro d</w:t>
      </w:r>
      <w:r w:rsidR="00E53729" w:rsidRPr="00E53729">
        <w:rPr>
          <w:rFonts w:ascii="Arial" w:eastAsiaTheme="minorHAnsi" w:hAnsi="Arial" w:cs="Arial"/>
          <w:sz w:val="24"/>
          <w:szCs w:val="24"/>
        </w:rPr>
        <w:t>a dimensão interpessoal (I2 - Considero que desenvolver um bom relacionamento com todos os meus colegas é importante para meu desempenho, carga de 0.426).</w:t>
      </w:r>
    </w:p>
    <w:p w14:paraId="24668770" w14:textId="77777777" w:rsidR="00154AD5" w:rsidRDefault="00154AD5" w:rsidP="00154AD5">
      <w:pPr>
        <w:spacing w:line="360" w:lineRule="auto"/>
        <w:ind w:firstLine="360"/>
        <w:rPr>
          <w:rFonts w:ascii="Arial" w:hAnsi="Arial" w:cs="Arial"/>
          <w:sz w:val="24"/>
          <w:szCs w:val="24"/>
        </w:rPr>
      </w:pPr>
      <w:r>
        <w:rPr>
          <w:rFonts w:ascii="Arial" w:hAnsi="Arial" w:cs="Arial"/>
          <w:sz w:val="24"/>
          <w:szCs w:val="24"/>
        </w:rPr>
        <w:t>A</w:t>
      </w:r>
      <w:r w:rsidRPr="00964845">
        <w:rPr>
          <w:rFonts w:ascii="Arial" w:hAnsi="Arial" w:cs="Arial"/>
          <w:sz w:val="24"/>
          <w:szCs w:val="24"/>
        </w:rPr>
        <w:t xml:space="preserve"> escala </w:t>
      </w:r>
      <w:r>
        <w:rPr>
          <w:rFonts w:ascii="Arial" w:hAnsi="Arial" w:cs="Arial"/>
          <w:sz w:val="24"/>
          <w:szCs w:val="24"/>
        </w:rPr>
        <w:t xml:space="preserve">de adaptabilidade individual foi considerada válida, mas com algumas ressalvas. A variância média das dimensões precisa ser melhorada, mas a </w:t>
      </w:r>
      <w:r>
        <w:rPr>
          <w:rFonts w:ascii="Arial" w:hAnsi="Arial" w:cs="Arial"/>
          <w:sz w:val="24"/>
          <w:szCs w:val="24"/>
        </w:rPr>
        <w:lastRenderedPageBreak/>
        <w:t xml:space="preserve">confiabilidade composta foi adequada. Devido a todas as outras métricas (TLI, CLI, </w:t>
      </w:r>
      <w:proofErr w:type="spellStart"/>
      <w:r>
        <w:rPr>
          <w:rFonts w:ascii="Arial" w:hAnsi="Arial" w:cs="Arial"/>
          <w:sz w:val="24"/>
          <w:szCs w:val="24"/>
        </w:rPr>
        <w:t>GoF</w:t>
      </w:r>
      <w:proofErr w:type="spellEnd"/>
      <w:r>
        <w:rPr>
          <w:rFonts w:ascii="Arial" w:hAnsi="Arial" w:cs="Arial"/>
          <w:sz w:val="24"/>
          <w:szCs w:val="24"/>
        </w:rPr>
        <w:t xml:space="preserve">, RMSEA, SRMR, Alfa de </w:t>
      </w:r>
      <w:proofErr w:type="spellStart"/>
      <w:r>
        <w:rPr>
          <w:rFonts w:ascii="Arial" w:hAnsi="Arial" w:cs="Arial"/>
          <w:sz w:val="24"/>
          <w:szCs w:val="24"/>
        </w:rPr>
        <w:t>Cronbach</w:t>
      </w:r>
      <w:proofErr w:type="spellEnd"/>
      <w:r>
        <w:rPr>
          <w:rFonts w:ascii="Arial" w:hAnsi="Arial" w:cs="Arial"/>
          <w:sz w:val="24"/>
          <w:szCs w:val="24"/>
        </w:rPr>
        <w:t>, Confiabilidade composta entre outras) terem sido adequada, optou-se, portanto, seguir com a escala a investigação e considerar a escala validada, mas com objetivos futuros de melhorar seu AVE.</w:t>
      </w:r>
    </w:p>
    <w:p w14:paraId="0887DFB1" w14:textId="5A6FB24B" w:rsidR="002139D1" w:rsidRDefault="00B24B9A" w:rsidP="006206C9">
      <w:pPr>
        <w:spacing w:line="360" w:lineRule="auto"/>
        <w:ind w:firstLine="360"/>
        <w:rPr>
          <w:rFonts w:ascii="Arial" w:hAnsi="Arial" w:cs="Arial"/>
          <w:sz w:val="24"/>
          <w:szCs w:val="24"/>
        </w:rPr>
      </w:pPr>
      <w:r>
        <w:rPr>
          <w:rFonts w:ascii="Arial" w:hAnsi="Arial" w:cs="Arial"/>
          <w:color w:val="000000" w:themeColor="text1"/>
          <w:sz w:val="24"/>
          <w:szCs w:val="24"/>
        </w:rPr>
        <w:t xml:space="preserve">O valor dos itens de instabilidade são 0.844 para tarefa, 0.629 para equipe, e 0.552 para a dimensão tecnológica. </w:t>
      </w:r>
      <w:r w:rsidR="007D0529">
        <w:rPr>
          <w:rFonts w:ascii="Arial" w:hAnsi="Arial" w:cs="Arial"/>
          <w:sz w:val="24"/>
          <w:szCs w:val="24"/>
        </w:rPr>
        <w:t xml:space="preserve">A dimensão tecnológica da escala de instabilidade foi retirada da análise final devido a apresentar valores baixos. Ela precisa </w:t>
      </w:r>
      <w:r w:rsidR="000F1499">
        <w:rPr>
          <w:rFonts w:ascii="Arial" w:hAnsi="Arial" w:cs="Arial"/>
          <w:sz w:val="24"/>
          <w:szCs w:val="24"/>
        </w:rPr>
        <w:t xml:space="preserve">ser melhor investigada, uma possível solução seria </w:t>
      </w:r>
      <w:r w:rsidR="001C3070">
        <w:rPr>
          <w:rFonts w:ascii="Arial" w:hAnsi="Arial" w:cs="Arial"/>
          <w:sz w:val="24"/>
          <w:szCs w:val="24"/>
        </w:rPr>
        <w:t xml:space="preserve">investigar se ao dividir a dimensão em situações ligadas a linguagem de programação e situação ligadas a </w:t>
      </w:r>
      <w:r w:rsidR="002139D1">
        <w:rPr>
          <w:rFonts w:ascii="Arial" w:hAnsi="Arial" w:cs="Arial"/>
          <w:sz w:val="24"/>
          <w:szCs w:val="24"/>
        </w:rPr>
        <w:t xml:space="preserve">infraestrutura, desenvolvendo mais </w:t>
      </w:r>
      <w:r w:rsidR="00964845">
        <w:rPr>
          <w:rFonts w:ascii="Arial" w:hAnsi="Arial" w:cs="Arial"/>
          <w:sz w:val="24"/>
          <w:szCs w:val="24"/>
        </w:rPr>
        <w:t>itens</w:t>
      </w:r>
      <w:r w:rsidR="002139D1">
        <w:rPr>
          <w:rFonts w:ascii="Arial" w:hAnsi="Arial" w:cs="Arial"/>
          <w:sz w:val="24"/>
          <w:szCs w:val="24"/>
        </w:rPr>
        <w:t>, ajudaria essa dimensão</w:t>
      </w:r>
      <w:r w:rsidR="001C3070">
        <w:rPr>
          <w:rFonts w:ascii="Arial" w:hAnsi="Arial" w:cs="Arial"/>
          <w:sz w:val="24"/>
          <w:szCs w:val="24"/>
        </w:rPr>
        <w:t>.</w:t>
      </w:r>
      <w:r w:rsidR="00791305">
        <w:rPr>
          <w:rFonts w:ascii="Arial" w:hAnsi="Arial" w:cs="Arial"/>
          <w:sz w:val="24"/>
          <w:szCs w:val="24"/>
        </w:rPr>
        <w:t xml:space="preserve"> </w:t>
      </w:r>
      <w:r w:rsidR="002139D1">
        <w:rPr>
          <w:rFonts w:ascii="Arial" w:hAnsi="Arial" w:cs="Arial"/>
          <w:sz w:val="24"/>
          <w:szCs w:val="24"/>
        </w:rPr>
        <w:t>Com a retirada dessa dimensão, foi utilizado para análise das relações apenas as dimensões da tarefa e da equipe.</w:t>
      </w:r>
    </w:p>
    <w:p w14:paraId="50B258DF" w14:textId="318ECBBD" w:rsidR="00AE4CDB" w:rsidRPr="00FD60F4" w:rsidRDefault="00E74EA8" w:rsidP="00FD60F4">
      <w:pPr>
        <w:spacing w:line="360" w:lineRule="auto"/>
        <w:ind w:firstLine="360"/>
        <w:rPr>
          <w:rFonts w:ascii="Arial" w:hAnsi="Arial" w:cs="Arial"/>
          <w:sz w:val="24"/>
          <w:szCs w:val="24"/>
        </w:rPr>
      </w:pPr>
      <w:r>
        <w:rPr>
          <w:rFonts w:ascii="Arial" w:hAnsi="Arial" w:cs="Arial"/>
          <w:sz w:val="24"/>
          <w:szCs w:val="24"/>
        </w:rPr>
        <w:t>No próximo capítulo ser</w:t>
      </w:r>
      <w:r w:rsidR="00D32DBF">
        <w:rPr>
          <w:rFonts w:ascii="Arial" w:hAnsi="Arial" w:cs="Arial"/>
          <w:sz w:val="24"/>
          <w:szCs w:val="24"/>
        </w:rPr>
        <w:t>ão apresentad</w:t>
      </w:r>
      <w:r w:rsidR="00146F9A">
        <w:rPr>
          <w:rFonts w:ascii="Arial" w:hAnsi="Arial" w:cs="Arial"/>
          <w:sz w:val="24"/>
          <w:szCs w:val="24"/>
        </w:rPr>
        <w:t>as</w:t>
      </w:r>
      <w:r w:rsidR="00D32DBF">
        <w:rPr>
          <w:rFonts w:ascii="Arial" w:hAnsi="Arial" w:cs="Arial"/>
          <w:sz w:val="24"/>
          <w:szCs w:val="24"/>
        </w:rPr>
        <w:t xml:space="preserve"> as correlações </w:t>
      </w:r>
      <w:r w:rsidR="00146F9A">
        <w:rPr>
          <w:rFonts w:ascii="Arial" w:hAnsi="Arial" w:cs="Arial"/>
          <w:sz w:val="24"/>
          <w:szCs w:val="24"/>
        </w:rPr>
        <w:t>entre as variáveis investigadas</w:t>
      </w:r>
      <w:r w:rsidR="002C7A0F">
        <w:rPr>
          <w:rFonts w:ascii="Arial" w:hAnsi="Arial" w:cs="Arial"/>
          <w:b/>
          <w:sz w:val="24"/>
          <w:szCs w:val="24"/>
        </w:rPr>
        <w:tab/>
      </w:r>
      <w:r w:rsidR="00AE4CDB" w:rsidRPr="002C7A0F">
        <w:rPr>
          <w:rFonts w:ascii="Arial" w:hAnsi="Arial" w:cs="Arial"/>
          <w:b/>
          <w:sz w:val="24"/>
          <w:szCs w:val="24"/>
        </w:rPr>
        <w:br w:type="page"/>
      </w:r>
    </w:p>
    <w:p w14:paraId="4FC626B2" w14:textId="31D346E7" w:rsidR="00FA4208" w:rsidRPr="001D7E25" w:rsidRDefault="00E00474" w:rsidP="00FF2AD4">
      <w:pPr>
        <w:pStyle w:val="PhD-Title1"/>
      </w:pPr>
      <w:bookmarkStart w:id="268" w:name="_Ref38960018"/>
      <w:bookmarkStart w:id="269" w:name="_Toc42242470"/>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68"/>
      <w:bookmarkEnd w:id="269"/>
    </w:p>
    <w:p w14:paraId="5E370F64" w14:textId="18C122F3"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 xml:space="preserve">Para entender as relações entre adaptabilidade individual, instabilidade,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e satisfação na Engenharia de Software é necessário avaliar os índices de mensuração dentro do modelo. Portanto, esta seção começa apresentando esses índices. </w:t>
      </w:r>
    </w:p>
    <w:p w14:paraId="318800F1" w14:textId="72F320F0" w:rsidR="00C95B79" w:rsidRDefault="00BF4CBB" w:rsidP="000735F7">
      <w:pPr>
        <w:spacing w:line="360" w:lineRule="auto"/>
        <w:rPr>
          <w:rFonts w:ascii="Arial" w:hAnsi="Arial" w:cs="Arial"/>
          <w:sz w:val="24"/>
          <w:szCs w:val="24"/>
        </w:rPr>
      </w:pPr>
      <w:r w:rsidRPr="006A3EDF">
        <w:rPr>
          <w:rFonts w:ascii="Arial" w:hAnsi="Arial" w:cs="Arial"/>
          <w:sz w:val="24"/>
          <w:szCs w:val="24"/>
        </w:rPr>
        <w:t xml:space="preserve"> </w:t>
      </w: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A2D2D" w:rsidRPr="006A3EDF">
        <w:rPr>
          <w:rFonts w:ascii="Arial" w:hAnsi="Arial" w:cs="Arial"/>
          <w:sz w:val="24"/>
          <w:szCs w:val="24"/>
        </w:rPr>
        <w:t xml:space="preserve"> </w:t>
      </w:r>
      <w:r w:rsidRPr="006A3EDF">
        <w:rPr>
          <w:rFonts w:ascii="Arial" w:hAnsi="Arial" w:cs="Arial"/>
          <w:sz w:val="24"/>
          <w:szCs w:val="24"/>
        </w:rPr>
        <w:t xml:space="preserve">apresentou uma 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Pr="006A3EDF">
        <w:rPr>
          <w:rFonts w:ascii="Arial" w:hAnsi="Arial" w:cs="Arial"/>
          <w:sz w:val="24"/>
          <w:szCs w:val="24"/>
        </w:rPr>
        <w:t xml:space="preserve"> </w:t>
      </w:r>
      <w:proofErr w:type="spellStart"/>
      <w:r w:rsidRPr="006A3EDF">
        <w:rPr>
          <w:rFonts w:ascii="Arial" w:hAnsi="Arial" w:cs="Arial"/>
          <w:sz w:val="24"/>
          <w:szCs w:val="24"/>
        </w:rPr>
        <w:t>of</w:t>
      </w:r>
      <w:proofErr w:type="spellEnd"/>
      <w:r w:rsidRPr="006A3EDF">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1370.143; </w:t>
      </w:r>
      <w:proofErr w:type="spellStart"/>
      <w:r w:rsidRPr="006A3EDF">
        <w:rPr>
          <w:rFonts w:ascii="Arial" w:hAnsi="Arial" w:cs="Arial"/>
          <w:sz w:val="24"/>
          <w:szCs w:val="24"/>
        </w:rPr>
        <w:t>gl</w:t>
      </w:r>
      <w:proofErr w:type="spellEnd"/>
      <w:r w:rsidRPr="006A3EDF">
        <w:rPr>
          <w:rFonts w:ascii="Arial" w:hAnsi="Arial" w:cs="Arial"/>
          <w:sz w:val="24"/>
          <w:szCs w:val="24"/>
        </w:rPr>
        <w:t xml:space="preserve"> = 651.000;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2,10; TLI = 0,901; CFI = 0.914; IFI = 0,915; RMSEA = 0,059; SRMR = 0,059).  A partir deste modelo a </w:t>
      </w:r>
      <w:r w:rsidRPr="006A3EDF">
        <w:rPr>
          <w:rFonts w:ascii="Arial" w:hAnsi="Arial" w:cs="Arial"/>
          <w:sz w:val="24"/>
          <w:szCs w:val="24"/>
        </w:rPr>
        <w:fldChar w:fldCharType="begin"/>
      </w:r>
      <w:r w:rsidRPr="006A3EDF">
        <w:rPr>
          <w:rFonts w:ascii="Arial" w:hAnsi="Arial" w:cs="Arial"/>
          <w:sz w:val="24"/>
          <w:szCs w:val="24"/>
        </w:rPr>
        <w:instrText xml:space="preserve"> REF _Ref30060537 \h  \* MERGEFORMAT </w:instrText>
      </w:r>
      <w:r w:rsidRPr="006A3EDF">
        <w:rPr>
          <w:rFonts w:ascii="Arial" w:hAnsi="Arial" w:cs="Arial"/>
          <w:sz w:val="24"/>
          <w:szCs w:val="24"/>
        </w:rPr>
      </w:r>
      <w:r w:rsidRPr="006A3EDF">
        <w:rPr>
          <w:rFonts w:ascii="Arial" w:hAnsi="Arial" w:cs="Arial"/>
          <w:sz w:val="24"/>
          <w:szCs w:val="24"/>
        </w:rPr>
        <w:fldChar w:fldCharType="separate"/>
      </w:r>
      <w:r w:rsidR="00943565" w:rsidRPr="00943565">
        <w:rPr>
          <w:rFonts w:ascii="Arial" w:hAnsi="Arial" w:cs="Arial"/>
          <w:sz w:val="24"/>
          <w:szCs w:val="24"/>
        </w:rPr>
        <w:t xml:space="preserve">Tabela </w:t>
      </w:r>
      <w:r w:rsidR="00943565" w:rsidRPr="00943565">
        <w:rPr>
          <w:rFonts w:ascii="Arial" w:hAnsi="Arial" w:cs="Arial"/>
          <w:noProof/>
          <w:sz w:val="24"/>
          <w:szCs w:val="24"/>
        </w:rPr>
        <w:t>27</w:t>
      </w:r>
      <w:r w:rsidRPr="006A3EDF">
        <w:rPr>
          <w:rFonts w:ascii="Arial" w:hAnsi="Arial" w:cs="Arial"/>
          <w:sz w:val="24"/>
          <w:szCs w:val="24"/>
        </w:rPr>
        <w:fldChar w:fldCharType="end"/>
      </w:r>
      <w:r w:rsidRPr="006A3EDF">
        <w:rPr>
          <w:rFonts w:ascii="Arial" w:hAnsi="Arial" w:cs="Arial"/>
          <w:sz w:val="24"/>
          <w:szCs w:val="24"/>
        </w:rPr>
        <w:t xml:space="preserve"> que apresenta as correlações entre as variáveis observadas neste estudo.</w:t>
      </w:r>
      <w:r w:rsidR="00FE5A54">
        <w:rPr>
          <w:rFonts w:ascii="Arial" w:hAnsi="Arial" w:cs="Arial"/>
          <w:sz w:val="24"/>
          <w:szCs w:val="24"/>
        </w:rPr>
        <w:t xml:space="preserve"> </w:t>
      </w:r>
      <w:r w:rsidR="00AE5E7A" w:rsidRPr="006A3EDF">
        <w:rPr>
          <w:rFonts w:ascii="Arial" w:hAnsi="Arial" w:cs="Arial"/>
          <w:sz w:val="24"/>
          <w:szCs w:val="24"/>
        </w:rPr>
        <w:t>Para avaliar o modelo foram utilizados 414 respondentes</w:t>
      </w:r>
      <w:r w:rsidR="000735F7">
        <w:rPr>
          <w:rFonts w:ascii="Arial" w:hAnsi="Arial" w:cs="Arial"/>
          <w:sz w:val="24"/>
          <w:szCs w:val="24"/>
        </w:rPr>
        <w:t>.</w:t>
      </w:r>
    </w:p>
    <w:p w14:paraId="5DB52449" w14:textId="77777777" w:rsidR="00936A11" w:rsidRDefault="00936A11" w:rsidP="00936A11">
      <w:pPr>
        <w:spacing w:line="360" w:lineRule="auto"/>
        <w:ind w:firstLine="360"/>
        <w:rPr>
          <w:rFonts w:ascii="Arial" w:hAnsi="Arial" w:cs="Arial"/>
          <w:sz w:val="24"/>
          <w:szCs w:val="24"/>
        </w:rPr>
      </w:pPr>
      <w:r>
        <w:rPr>
          <w:rFonts w:ascii="Arial" w:hAnsi="Arial" w:cs="Arial"/>
          <w:sz w:val="24"/>
          <w:szCs w:val="24"/>
        </w:rPr>
        <w:t>P</w:t>
      </w:r>
      <w:r w:rsidRPr="00B10139">
        <w:rPr>
          <w:rFonts w:ascii="Arial" w:hAnsi="Arial" w:cs="Arial"/>
          <w:sz w:val="24"/>
          <w:szCs w:val="24"/>
        </w:rPr>
        <w:t>ara a categorização da intensidade das relações atendeu-se os seguintes parâmetros correlacionais</w:t>
      </w:r>
      <w:r>
        <w:rPr>
          <w:rFonts w:ascii="Arial" w:hAnsi="Arial" w:cs="Arial"/>
          <w:sz w:val="24"/>
          <w:szCs w:val="24"/>
        </w:rPr>
        <w:t xml:space="preserve"> utilizados em pesquisas da área de psicologia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{"citationItems":[{"id":"ITEM-1","itemData":{"author":[{"dropping-particle":"","family":"Dancey","given":"Christine P","non-dropping-particle":"","parse-names":false,"suffix":""},{"dropping-particle":"","family":"Reidy","given":"John","non-dropping-particle":"","parse-names":false,"suffix":""}],"id":"ITEM-1","issued":{"date-parts":[["2007"]]},"publisher":"Pearson education","title":"Statistics without maths for psychology","type":"book"},"uris":["http://www.mendeley.com/documents/?uuid=5f58168f-dea3-42f8-b3ff-c3b40dc87337"]}],"mendeley":{"formattedCitation":"(DANCEY; REIDY, 2007)","plainTextFormattedCitation":"(DANCEY; REIDY, 2007)"},"properties":{"noteIndex":0},"schema":"https://github.com/citation-style-language/schema/raw/master/csl-citation.json"}</w:instrText>
      </w:r>
      <w:r>
        <w:rPr>
          <w:rFonts w:ascii="Arial" w:hAnsi="Arial" w:cs="Arial"/>
          <w:sz w:val="24"/>
          <w:szCs w:val="24"/>
        </w:rPr>
        <w:fldChar w:fldCharType="separate"/>
      </w:r>
      <w:r w:rsidRPr="00B10139">
        <w:rPr>
          <w:rFonts w:ascii="Arial" w:hAnsi="Arial" w:cs="Arial"/>
          <w:noProof/>
          <w:sz w:val="24"/>
          <w:szCs w:val="24"/>
        </w:rPr>
        <w:t>(DANCEY; REIDY, 2007)</w:t>
      </w:r>
      <w:r>
        <w:rPr>
          <w:rFonts w:ascii="Arial" w:hAnsi="Arial" w:cs="Arial"/>
          <w:sz w:val="24"/>
          <w:szCs w:val="24"/>
        </w:rPr>
        <w:fldChar w:fldCharType="end"/>
      </w:r>
      <w:r w:rsidRPr="00B10139">
        <w:rPr>
          <w:rFonts w:ascii="Arial" w:hAnsi="Arial" w:cs="Arial"/>
          <w:sz w:val="24"/>
          <w:szCs w:val="24"/>
        </w:rPr>
        <w:t>:</w:t>
      </w:r>
    </w:p>
    <w:p w14:paraId="093DF78A" w14:textId="77777777" w:rsidR="00936A11" w:rsidRPr="00B10139" w:rsidRDefault="00936A11" w:rsidP="00936A11">
      <w:pPr>
        <w:pStyle w:val="PargrafodaLista"/>
        <w:numPr>
          <w:ilvl w:val="0"/>
          <w:numId w:val="25"/>
        </w:numPr>
        <w:spacing w:line="360" w:lineRule="auto"/>
        <w:rPr>
          <w:rFonts w:ascii="Arial" w:hAnsi="Arial" w:cs="Arial"/>
          <w:sz w:val="24"/>
          <w:szCs w:val="24"/>
        </w:rPr>
      </w:pPr>
      <w:r w:rsidRPr="00B10139">
        <w:rPr>
          <w:rFonts w:ascii="Arial" w:hAnsi="Arial" w:cs="Arial"/>
          <w:sz w:val="24"/>
          <w:szCs w:val="24"/>
        </w:rPr>
        <w:t xml:space="preserve">sem correlação (0); </w:t>
      </w:r>
    </w:p>
    <w:p w14:paraId="294E15A4" w14:textId="77777777" w:rsidR="00936A11" w:rsidRPr="00B10139" w:rsidRDefault="00936A11" w:rsidP="00936A11">
      <w:pPr>
        <w:pStyle w:val="PargrafodaLista"/>
        <w:numPr>
          <w:ilvl w:val="0"/>
          <w:numId w:val="25"/>
        </w:numPr>
        <w:spacing w:line="360" w:lineRule="auto"/>
        <w:rPr>
          <w:rFonts w:ascii="Arial" w:hAnsi="Arial" w:cs="Arial"/>
          <w:sz w:val="24"/>
          <w:szCs w:val="24"/>
        </w:rPr>
      </w:pPr>
      <w:r w:rsidRPr="00B10139">
        <w:rPr>
          <w:rFonts w:ascii="Arial" w:hAnsi="Arial" w:cs="Arial"/>
          <w:sz w:val="24"/>
          <w:szCs w:val="24"/>
        </w:rPr>
        <w:t>fraco (0,1/-0,1 a 0,3/-0,3);</w:t>
      </w:r>
    </w:p>
    <w:p w14:paraId="33A10A5F" w14:textId="77777777" w:rsidR="00936A11" w:rsidRPr="00B10139" w:rsidRDefault="00936A11" w:rsidP="00936A11">
      <w:pPr>
        <w:pStyle w:val="PargrafodaLista"/>
        <w:numPr>
          <w:ilvl w:val="0"/>
          <w:numId w:val="25"/>
        </w:numPr>
        <w:spacing w:line="360" w:lineRule="auto"/>
        <w:rPr>
          <w:rFonts w:ascii="Arial" w:hAnsi="Arial" w:cs="Arial"/>
          <w:sz w:val="24"/>
          <w:szCs w:val="24"/>
        </w:rPr>
      </w:pPr>
      <w:r w:rsidRPr="00B10139">
        <w:rPr>
          <w:rFonts w:ascii="Arial" w:hAnsi="Arial" w:cs="Arial"/>
          <w:sz w:val="24"/>
          <w:szCs w:val="24"/>
        </w:rPr>
        <w:t>moderado (0,4/-0,4 a 0,6/-0,6);</w:t>
      </w:r>
    </w:p>
    <w:p w14:paraId="4417B787" w14:textId="77777777" w:rsidR="00936A11" w:rsidRPr="00B10139" w:rsidRDefault="00936A11" w:rsidP="00936A11">
      <w:pPr>
        <w:pStyle w:val="PargrafodaLista"/>
        <w:numPr>
          <w:ilvl w:val="0"/>
          <w:numId w:val="25"/>
        </w:numPr>
        <w:spacing w:line="360" w:lineRule="auto"/>
        <w:rPr>
          <w:rFonts w:ascii="Arial" w:hAnsi="Arial" w:cs="Arial"/>
          <w:sz w:val="24"/>
          <w:szCs w:val="24"/>
        </w:rPr>
      </w:pPr>
      <w:r w:rsidRPr="00B10139">
        <w:rPr>
          <w:rFonts w:ascii="Arial" w:hAnsi="Arial" w:cs="Arial"/>
          <w:sz w:val="24"/>
          <w:szCs w:val="24"/>
        </w:rPr>
        <w:t>forte (0,7/-0,7 a 0,9/-0,9);</w:t>
      </w:r>
    </w:p>
    <w:p w14:paraId="74438794" w14:textId="2BD107F1" w:rsidR="00936A11" w:rsidRPr="00936A11" w:rsidRDefault="00936A11" w:rsidP="000735F7">
      <w:pPr>
        <w:pStyle w:val="PargrafodaLista"/>
        <w:numPr>
          <w:ilvl w:val="0"/>
          <w:numId w:val="25"/>
        </w:numPr>
        <w:spacing w:line="360" w:lineRule="auto"/>
        <w:rPr>
          <w:rFonts w:ascii="Arial" w:hAnsi="Arial" w:cs="Arial"/>
          <w:sz w:val="24"/>
          <w:szCs w:val="24"/>
        </w:rPr>
      </w:pPr>
      <w:r w:rsidRPr="00B10139">
        <w:rPr>
          <w:rFonts w:ascii="Arial" w:hAnsi="Arial" w:cs="Arial"/>
          <w:sz w:val="24"/>
          <w:szCs w:val="24"/>
        </w:rPr>
        <w:t>perfeito (1).</w:t>
      </w:r>
    </w:p>
    <w:p w14:paraId="7B6AC2E2" w14:textId="285C2DF7" w:rsidR="00BF4CBB" w:rsidRPr="001D7E25" w:rsidRDefault="00346D96" w:rsidP="00FF2AD4">
      <w:pPr>
        <w:pStyle w:val="PhD-Title2"/>
      </w:pPr>
      <w:bookmarkStart w:id="270" w:name="_Ref32137630"/>
      <w:bookmarkStart w:id="271" w:name="_Toc42242471"/>
      <w:r>
        <w:t>C</w:t>
      </w:r>
      <w:r w:rsidR="000B31F1">
        <w:t>orrelações</w:t>
      </w:r>
      <w:r w:rsidR="000B31F1" w:rsidRPr="001D7E25">
        <w:t xml:space="preserve"> </w:t>
      </w:r>
      <w:r w:rsidR="000B31F1">
        <w:t>e</w:t>
      </w:r>
      <w:r w:rsidR="000B31F1" w:rsidRPr="001D7E25">
        <w:t xml:space="preserve">ntre </w:t>
      </w:r>
      <w:r w:rsidR="000B31F1">
        <w:t>A</w:t>
      </w:r>
      <w:r w:rsidR="000B31F1" w:rsidRPr="001D7E25">
        <w:t xml:space="preserve">daptabilidade, </w:t>
      </w:r>
      <w:r w:rsidR="000B31F1">
        <w:t>I</w:t>
      </w:r>
      <w:r w:rsidR="000B31F1" w:rsidRPr="001D7E25">
        <w:t xml:space="preserve">nstabilidade, </w:t>
      </w:r>
      <w:r w:rsidR="000B31F1">
        <w:t>B</w:t>
      </w:r>
      <w:r w:rsidR="000B31F1" w:rsidRPr="001D7E25">
        <w:t xml:space="preserve">urnout </w:t>
      </w:r>
      <w:r w:rsidR="000B31F1">
        <w:t>e</w:t>
      </w:r>
      <w:r w:rsidR="000B31F1" w:rsidRPr="001D7E25">
        <w:t xml:space="preserve"> </w:t>
      </w:r>
      <w:r w:rsidR="000B31F1">
        <w:t>S</w:t>
      </w:r>
      <w:r w:rsidR="000B31F1" w:rsidRPr="001D7E25">
        <w:t xml:space="preserve">atisfação </w:t>
      </w:r>
      <w:r w:rsidR="000B31F1">
        <w:t>n</w:t>
      </w:r>
      <w:r w:rsidR="000B31F1" w:rsidRPr="001D7E25">
        <w:t xml:space="preserve">a </w:t>
      </w:r>
      <w:r w:rsidR="000B31F1">
        <w:t>E</w:t>
      </w:r>
      <w:r w:rsidR="000B31F1" w:rsidRPr="001D7E25">
        <w:t xml:space="preserve">ngenharia </w:t>
      </w:r>
      <w:r w:rsidR="000B31F1">
        <w:t>d</w:t>
      </w:r>
      <w:r w:rsidR="000B31F1" w:rsidRPr="001D7E25">
        <w:t xml:space="preserve">e </w:t>
      </w:r>
      <w:r w:rsidR="000B31F1">
        <w:t>S</w:t>
      </w:r>
      <w:r w:rsidR="000B31F1" w:rsidRPr="001D7E25">
        <w:t>oftware</w:t>
      </w:r>
      <w:bookmarkEnd w:id="270"/>
      <w:bookmarkEnd w:id="271"/>
    </w:p>
    <w:p w14:paraId="0B96E110" w14:textId="48BFBC9F" w:rsidR="006B7E89" w:rsidRPr="00D46619" w:rsidRDefault="006B7E89" w:rsidP="006B7E89">
      <w:pPr>
        <w:pStyle w:val="Legenda"/>
        <w:keepNext/>
        <w:rPr>
          <w:u w:val="single"/>
        </w:rPr>
      </w:pPr>
      <w:bookmarkStart w:id="272" w:name="_Ref30060537"/>
      <w:bookmarkStart w:id="273" w:name="_Ref30324507"/>
      <w:bookmarkStart w:id="274" w:name="_Toc31965973"/>
      <w:bookmarkStart w:id="275" w:name="_Toc43927124"/>
      <w:bookmarkStart w:id="276" w:name="_Hlk30067202"/>
      <w:r>
        <w:t xml:space="preserve">Tabela </w:t>
      </w:r>
      <w:r>
        <w:fldChar w:fldCharType="begin"/>
      </w:r>
      <w:r>
        <w:instrText xml:space="preserve"> SEQ Tabela \* ARABIC </w:instrText>
      </w:r>
      <w:r>
        <w:fldChar w:fldCharType="separate"/>
      </w:r>
      <w:r w:rsidR="00936A11">
        <w:rPr>
          <w:noProof/>
        </w:rPr>
        <w:t>27</w:t>
      </w:r>
      <w:r>
        <w:fldChar w:fldCharType="end"/>
      </w:r>
      <w:bookmarkEnd w:id="272"/>
      <w:r>
        <w:t xml:space="preserve"> - Correlação entre os constructos</w:t>
      </w:r>
      <w:bookmarkEnd w:id="273"/>
      <w:bookmarkEnd w:id="274"/>
      <w:r w:rsidR="00D46619">
        <w:t xml:space="preserve"> investigados</w:t>
      </w:r>
      <w:bookmarkEnd w:id="275"/>
    </w:p>
    <w:tbl>
      <w:tblPr>
        <w:tblStyle w:val="TabelaSimples5"/>
        <w:tblW w:w="9923" w:type="dxa"/>
        <w:tblLook w:val="04A0" w:firstRow="1" w:lastRow="0" w:firstColumn="1" w:lastColumn="0" w:noHBand="0" w:noVBand="1"/>
      </w:tblPr>
      <w:tblGrid>
        <w:gridCol w:w="1166"/>
        <w:gridCol w:w="961"/>
        <w:gridCol w:w="851"/>
        <w:gridCol w:w="850"/>
        <w:gridCol w:w="892"/>
        <w:gridCol w:w="856"/>
        <w:gridCol w:w="694"/>
        <w:gridCol w:w="769"/>
        <w:gridCol w:w="765"/>
        <w:gridCol w:w="750"/>
        <w:gridCol w:w="753"/>
        <w:gridCol w:w="616"/>
      </w:tblGrid>
      <w:tr w:rsidR="005C369A" w14:paraId="043F71D5" w14:textId="0A344094" w:rsidTr="00B12E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6" w:type="dxa"/>
          </w:tcPr>
          <w:p w14:paraId="3D6C9070" w14:textId="77777777" w:rsidR="000E7EFE" w:rsidRPr="009C63F8" w:rsidRDefault="000E7EFE" w:rsidP="00BF7159">
            <w:pPr>
              <w:rPr>
                <w:rFonts w:cs="Times"/>
                <w:color w:val="000000"/>
                <w:sz w:val="20"/>
                <w:szCs w:val="20"/>
                <w:bdr w:val="none" w:sz="0" w:space="0" w:color="auto" w:frame="1"/>
                <w:lang w:eastAsia="pt-BR"/>
              </w:rPr>
            </w:pPr>
          </w:p>
        </w:tc>
        <w:tc>
          <w:tcPr>
            <w:tcW w:w="961" w:type="dxa"/>
          </w:tcPr>
          <w:p w14:paraId="64DB764D" w14:textId="0D6D8916"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STR</w:t>
            </w:r>
          </w:p>
        </w:tc>
        <w:tc>
          <w:tcPr>
            <w:tcW w:w="851" w:type="dxa"/>
          </w:tcPr>
          <w:p w14:paraId="52566780" w14:textId="233B41D6"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EM</w:t>
            </w:r>
          </w:p>
        </w:tc>
        <w:tc>
          <w:tcPr>
            <w:tcW w:w="850" w:type="dxa"/>
          </w:tcPr>
          <w:p w14:paraId="57CD792F" w14:textId="33597E18"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INT</w:t>
            </w:r>
          </w:p>
        </w:tc>
        <w:tc>
          <w:tcPr>
            <w:tcW w:w="892" w:type="dxa"/>
          </w:tcPr>
          <w:p w14:paraId="00AED832" w14:textId="0B471FE9"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CRI</w:t>
            </w:r>
          </w:p>
        </w:tc>
        <w:tc>
          <w:tcPr>
            <w:tcW w:w="856" w:type="dxa"/>
          </w:tcPr>
          <w:p w14:paraId="4EA89AA7" w14:textId="06B4EF71"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TREI</w:t>
            </w:r>
          </w:p>
        </w:tc>
        <w:tc>
          <w:tcPr>
            <w:tcW w:w="694" w:type="dxa"/>
          </w:tcPr>
          <w:p w14:paraId="3541E41E" w14:textId="429FE22B"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SAT</w:t>
            </w:r>
          </w:p>
        </w:tc>
        <w:tc>
          <w:tcPr>
            <w:tcW w:w="769" w:type="dxa"/>
          </w:tcPr>
          <w:p w14:paraId="3BD923F9" w14:textId="0AB47220"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proofErr w:type="spellStart"/>
            <w:r w:rsidRPr="00B93067">
              <w:rPr>
                <w:rFonts w:cs="Times"/>
                <w:color w:val="000000"/>
                <w:sz w:val="20"/>
                <w:szCs w:val="20"/>
                <w:bdr w:val="none" w:sz="0" w:space="0" w:color="auto" w:frame="1"/>
                <w:lang w:val="en-US" w:eastAsia="pt-BR"/>
              </w:rPr>
              <w:t>instT</w:t>
            </w:r>
            <w:proofErr w:type="spellEnd"/>
          </w:p>
        </w:tc>
        <w:tc>
          <w:tcPr>
            <w:tcW w:w="765" w:type="dxa"/>
          </w:tcPr>
          <w:p w14:paraId="1445CF77" w14:textId="478AFBAF"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proofErr w:type="spellStart"/>
            <w:r w:rsidRPr="00B93067">
              <w:rPr>
                <w:rFonts w:cs="Times"/>
                <w:color w:val="000000"/>
                <w:sz w:val="20"/>
                <w:szCs w:val="20"/>
                <w:bdr w:val="none" w:sz="0" w:space="0" w:color="auto" w:frame="1"/>
                <w:lang w:val="en-US" w:eastAsia="pt-BR"/>
              </w:rPr>
              <w:t>instE</w:t>
            </w:r>
            <w:proofErr w:type="spellEnd"/>
          </w:p>
        </w:tc>
        <w:tc>
          <w:tcPr>
            <w:tcW w:w="750" w:type="dxa"/>
          </w:tcPr>
          <w:p w14:paraId="5534D10F" w14:textId="414B742E"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proofErr w:type="spellStart"/>
            <w:r w:rsidRPr="00B93067">
              <w:rPr>
                <w:rFonts w:cs="Times"/>
                <w:color w:val="000000"/>
                <w:sz w:val="20"/>
                <w:szCs w:val="20"/>
                <w:bdr w:val="none" w:sz="0" w:space="0" w:color="auto" w:frame="1"/>
                <w:lang w:val="en-US" w:eastAsia="pt-BR"/>
              </w:rPr>
              <w:t>brtEE</w:t>
            </w:r>
            <w:proofErr w:type="spellEnd"/>
          </w:p>
        </w:tc>
        <w:tc>
          <w:tcPr>
            <w:tcW w:w="753" w:type="dxa"/>
          </w:tcPr>
          <w:p w14:paraId="66451B91" w14:textId="0552030F"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proofErr w:type="spellStart"/>
            <w:r w:rsidRPr="00B93067">
              <w:rPr>
                <w:rFonts w:cs="Times"/>
                <w:color w:val="000000"/>
                <w:sz w:val="20"/>
                <w:szCs w:val="20"/>
                <w:bdr w:val="none" w:sz="0" w:space="0" w:color="auto" w:frame="1"/>
                <w:lang w:val="en-US" w:eastAsia="pt-BR"/>
              </w:rPr>
              <w:t>brtCn</w:t>
            </w:r>
            <w:proofErr w:type="spellEnd"/>
          </w:p>
        </w:tc>
        <w:tc>
          <w:tcPr>
            <w:tcW w:w="616" w:type="dxa"/>
          </w:tcPr>
          <w:p w14:paraId="119E2E95" w14:textId="364C0A86"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proofErr w:type="spellStart"/>
            <w:r w:rsidRPr="00B93067">
              <w:rPr>
                <w:rFonts w:cs="Times"/>
                <w:color w:val="000000"/>
                <w:sz w:val="20"/>
                <w:szCs w:val="20"/>
                <w:bdr w:val="none" w:sz="0" w:space="0" w:color="auto" w:frame="1"/>
                <w:lang w:val="en-US" w:eastAsia="pt-BR"/>
              </w:rPr>
              <w:t>brtE</w:t>
            </w:r>
            <w:proofErr w:type="spellEnd"/>
          </w:p>
        </w:tc>
      </w:tr>
      <w:tr w:rsidR="005C369A" w14:paraId="6DE62D06" w14:textId="7C6DC22C"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292531BF" w14:textId="6F373CD9" w:rsidR="000E7EFE" w:rsidRPr="00F90E52" w:rsidRDefault="00B47B8E" w:rsidP="00BF7159">
            <w:pPr>
              <w:rPr>
                <w:rFonts w:cs="Times"/>
                <w:sz w:val="18"/>
                <w:szCs w:val="18"/>
              </w:rPr>
            </w:pPr>
            <w:r>
              <w:rPr>
                <w:rFonts w:cs="Times"/>
                <w:sz w:val="18"/>
                <w:szCs w:val="18"/>
              </w:rPr>
              <w:t>Estresse</w:t>
            </w:r>
          </w:p>
        </w:tc>
        <w:tc>
          <w:tcPr>
            <w:tcW w:w="961" w:type="dxa"/>
          </w:tcPr>
          <w:p w14:paraId="10FE97ED" w14:textId="7C0E5B10" w:rsidR="000E7EF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c>
          <w:tcPr>
            <w:tcW w:w="851" w:type="dxa"/>
          </w:tcPr>
          <w:p w14:paraId="121724A2"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50" w:type="dxa"/>
          </w:tcPr>
          <w:p w14:paraId="1CE523E9"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92" w:type="dxa"/>
          </w:tcPr>
          <w:p w14:paraId="1D9F58F2"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56" w:type="dxa"/>
          </w:tcPr>
          <w:p w14:paraId="0523F158"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94" w:type="dxa"/>
          </w:tcPr>
          <w:p w14:paraId="4EEE5DA3"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9" w:type="dxa"/>
          </w:tcPr>
          <w:p w14:paraId="298B178C"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5" w:type="dxa"/>
          </w:tcPr>
          <w:p w14:paraId="58132DD3"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0" w:type="dxa"/>
          </w:tcPr>
          <w:p w14:paraId="72D1DAEE"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3" w:type="dxa"/>
          </w:tcPr>
          <w:p w14:paraId="77C8D026"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16" w:type="dxa"/>
          </w:tcPr>
          <w:p w14:paraId="19BF0D18"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r>
      <w:tr w:rsidR="00FF777B" w14:paraId="05456FA9" w14:textId="516615FA" w:rsidTr="00B12EEF">
        <w:tc>
          <w:tcPr>
            <w:cnfStyle w:val="001000000000" w:firstRow="0" w:lastRow="0" w:firstColumn="1" w:lastColumn="0" w:oddVBand="0" w:evenVBand="0" w:oddHBand="0" w:evenHBand="0" w:firstRowFirstColumn="0" w:firstRowLastColumn="0" w:lastRowFirstColumn="0" w:lastRowLastColumn="0"/>
            <w:tcW w:w="1166" w:type="dxa"/>
          </w:tcPr>
          <w:p w14:paraId="7043F5DB" w14:textId="05F37720" w:rsidR="000E7EFE" w:rsidRPr="00F90E52" w:rsidRDefault="002D271E" w:rsidP="00BF7159">
            <w:pPr>
              <w:rPr>
                <w:rFonts w:cs="Times"/>
                <w:sz w:val="18"/>
                <w:szCs w:val="18"/>
              </w:rPr>
            </w:pPr>
            <w:r w:rsidRPr="00F90E52">
              <w:rPr>
                <w:rFonts w:cs="Times"/>
                <w:sz w:val="18"/>
                <w:szCs w:val="18"/>
              </w:rPr>
              <w:t xml:space="preserve">Emergência e </w:t>
            </w:r>
            <w:r w:rsidR="00A20FFE">
              <w:rPr>
                <w:rFonts w:cs="Times"/>
                <w:sz w:val="18"/>
                <w:szCs w:val="18"/>
              </w:rPr>
              <w:t>s</w:t>
            </w:r>
            <w:r w:rsidR="00A20FFE">
              <w:rPr>
                <w:sz w:val="18"/>
                <w:szCs w:val="18"/>
              </w:rPr>
              <w:t>ituações inesperadas</w:t>
            </w:r>
          </w:p>
        </w:tc>
        <w:tc>
          <w:tcPr>
            <w:tcW w:w="961" w:type="dxa"/>
          </w:tcPr>
          <w:p w14:paraId="325A3CB0" w14:textId="0EC50B52" w:rsidR="000E7EFE" w:rsidRPr="00F90E52" w:rsidRDefault="003B756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0.900  </w:t>
            </w:r>
          </w:p>
        </w:tc>
        <w:tc>
          <w:tcPr>
            <w:tcW w:w="851" w:type="dxa"/>
          </w:tcPr>
          <w:p w14:paraId="4AD6E901" w14:textId="3EBD37B1" w:rsidR="000E7EFE" w:rsidRPr="00F90E52" w:rsidRDefault="0029097C"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sz w:val="18"/>
                <w:szCs w:val="18"/>
              </w:rPr>
              <w:t>1</w:t>
            </w:r>
          </w:p>
        </w:tc>
        <w:tc>
          <w:tcPr>
            <w:tcW w:w="850" w:type="dxa"/>
          </w:tcPr>
          <w:p w14:paraId="31B5A6A1"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892" w:type="dxa"/>
          </w:tcPr>
          <w:p w14:paraId="20C62B1C"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856" w:type="dxa"/>
          </w:tcPr>
          <w:p w14:paraId="6D70829F"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94" w:type="dxa"/>
          </w:tcPr>
          <w:p w14:paraId="10500979"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69" w:type="dxa"/>
          </w:tcPr>
          <w:p w14:paraId="6988163C"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65" w:type="dxa"/>
          </w:tcPr>
          <w:p w14:paraId="24C9ED3E"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0" w:type="dxa"/>
          </w:tcPr>
          <w:p w14:paraId="719F1725"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3" w:type="dxa"/>
          </w:tcPr>
          <w:p w14:paraId="7F47EC69"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16" w:type="dxa"/>
          </w:tcPr>
          <w:p w14:paraId="546603DE"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r>
      <w:tr w:rsidR="005C369A" w14:paraId="12040654" w14:textId="68AF32A3"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630600B0" w14:textId="7205173D" w:rsidR="000E7EFE" w:rsidRPr="00F90E52" w:rsidRDefault="002D271E" w:rsidP="00BF7159">
            <w:pPr>
              <w:rPr>
                <w:rFonts w:cs="Times"/>
                <w:sz w:val="18"/>
                <w:szCs w:val="18"/>
              </w:rPr>
            </w:pPr>
            <w:r w:rsidRPr="00F90E52">
              <w:rPr>
                <w:rFonts w:cs="Times"/>
                <w:sz w:val="18"/>
                <w:szCs w:val="18"/>
              </w:rPr>
              <w:t>Interpessoal</w:t>
            </w:r>
          </w:p>
        </w:tc>
        <w:tc>
          <w:tcPr>
            <w:tcW w:w="961" w:type="dxa"/>
          </w:tcPr>
          <w:p w14:paraId="53D94F14" w14:textId="38B75058" w:rsidR="000E7EFE" w:rsidRPr="00F90E52" w:rsidRDefault="003B756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0.725  </w:t>
            </w:r>
          </w:p>
        </w:tc>
        <w:tc>
          <w:tcPr>
            <w:tcW w:w="851" w:type="dxa"/>
          </w:tcPr>
          <w:p w14:paraId="52BBA44E" w14:textId="18389B6D" w:rsidR="000E7EFE" w:rsidRPr="00F90E52" w:rsidRDefault="00CD306B"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0.801</w:t>
            </w:r>
          </w:p>
        </w:tc>
        <w:tc>
          <w:tcPr>
            <w:tcW w:w="850" w:type="dxa"/>
          </w:tcPr>
          <w:p w14:paraId="039B2FB6" w14:textId="691AA873" w:rsidR="000E7EF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c>
          <w:tcPr>
            <w:tcW w:w="892" w:type="dxa"/>
          </w:tcPr>
          <w:p w14:paraId="738217C1" w14:textId="4DC865E1"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56" w:type="dxa"/>
          </w:tcPr>
          <w:p w14:paraId="60D6419F"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94" w:type="dxa"/>
          </w:tcPr>
          <w:p w14:paraId="16A04A01"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9" w:type="dxa"/>
          </w:tcPr>
          <w:p w14:paraId="1E43C8A7"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5" w:type="dxa"/>
          </w:tcPr>
          <w:p w14:paraId="297582AA"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0" w:type="dxa"/>
          </w:tcPr>
          <w:p w14:paraId="1C227EFD"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3" w:type="dxa"/>
          </w:tcPr>
          <w:p w14:paraId="726E7178"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16" w:type="dxa"/>
          </w:tcPr>
          <w:p w14:paraId="24369300"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r>
      <w:tr w:rsidR="00FF777B" w14:paraId="3DDE7C5B" w14:textId="5CB21D2C" w:rsidTr="00B12EEF">
        <w:tc>
          <w:tcPr>
            <w:cnfStyle w:val="001000000000" w:firstRow="0" w:lastRow="0" w:firstColumn="1" w:lastColumn="0" w:oddVBand="0" w:evenVBand="0" w:oddHBand="0" w:evenHBand="0" w:firstRowFirstColumn="0" w:firstRowLastColumn="0" w:lastRowFirstColumn="0" w:lastRowLastColumn="0"/>
            <w:tcW w:w="1166" w:type="dxa"/>
          </w:tcPr>
          <w:p w14:paraId="7A904233" w14:textId="5A631C0D" w:rsidR="000E7EFE" w:rsidRPr="00F90E52" w:rsidRDefault="002D271E" w:rsidP="00BF7159">
            <w:pPr>
              <w:rPr>
                <w:rFonts w:cs="Times"/>
                <w:sz w:val="18"/>
                <w:szCs w:val="18"/>
              </w:rPr>
            </w:pPr>
            <w:r w:rsidRPr="00F90E52">
              <w:rPr>
                <w:rFonts w:cs="Times"/>
                <w:sz w:val="18"/>
                <w:szCs w:val="18"/>
              </w:rPr>
              <w:t>Criatividade</w:t>
            </w:r>
          </w:p>
        </w:tc>
        <w:tc>
          <w:tcPr>
            <w:tcW w:w="961" w:type="dxa"/>
          </w:tcPr>
          <w:p w14:paraId="3F737033" w14:textId="75FCB5C3" w:rsidR="000E7EFE" w:rsidRPr="00F90E52" w:rsidRDefault="003B756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0.669  </w:t>
            </w:r>
          </w:p>
        </w:tc>
        <w:tc>
          <w:tcPr>
            <w:tcW w:w="851" w:type="dxa"/>
          </w:tcPr>
          <w:p w14:paraId="4AA42A65" w14:textId="0ADC1ED5" w:rsidR="000E7EFE" w:rsidRPr="00F90E52" w:rsidRDefault="00CD306B"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0.639</w:t>
            </w:r>
          </w:p>
        </w:tc>
        <w:tc>
          <w:tcPr>
            <w:tcW w:w="850" w:type="dxa"/>
          </w:tcPr>
          <w:p w14:paraId="16FB44AD" w14:textId="3B3554FB" w:rsidR="000E7EFE" w:rsidRPr="00F90E52" w:rsidRDefault="003B069B"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0.641  </w:t>
            </w:r>
          </w:p>
        </w:tc>
        <w:tc>
          <w:tcPr>
            <w:tcW w:w="892" w:type="dxa"/>
          </w:tcPr>
          <w:p w14:paraId="40866E79" w14:textId="6C6490FA" w:rsidR="000E7EFE" w:rsidRPr="00F90E52" w:rsidRDefault="0029097C"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sz w:val="18"/>
                <w:szCs w:val="18"/>
              </w:rPr>
              <w:t>1</w:t>
            </w:r>
          </w:p>
        </w:tc>
        <w:tc>
          <w:tcPr>
            <w:tcW w:w="856" w:type="dxa"/>
          </w:tcPr>
          <w:p w14:paraId="0048F8B2"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94" w:type="dxa"/>
          </w:tcPr>
          <w:p w14:paraId="0A7964E3"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69" w:type="dxa"/>
          </w:tcPr>
          <w:p w14:paraId="6E200FFC"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65" w:type="dxa"/>
          </w:tcPr>
          <w:p w14:paraId="5F12359D"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0" w:type="dxa"/>
          </w:tcPr>
          <w:p w14:paraId="589FBB80"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3" w:type="dxa"/>
          </w:tcPr>
          <w:p w14:paraId="02E8F3D2"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16" w:type="dxa"/>
          </w:tcPr>
          <w:p w14:paraId="38160756"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r>
      <w:tr w:rsidR="005C369A" w14:paraId="5FA3741C" w14:textId="40244CBA"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7C7CB7FD" w14:textId="14D98896" w:rsidR="000E7EFE" w:rsidRPr="00F90E52" w:rsidRDefault="009C7168" w:rsidP="00BF7159">
            <w:pPr>
              <w:rPr>
                <w:rFonts w:cs="Times"/>
                <w:sz w:val="18"/>
                <w:szCs w:val="18"/>
              </w:rPr>
            </w:pPr>
            <w:r>
              <w:rPr>
                <w:rFonts w:cs="Times"/>
                <w:sz w:val="18"/>
                <w:szCs w:val="18"/>
              </w:rPr>
              <w:t>Aprendizado</w:t>
            </w:r>
          </w:p>
        </w:tc>
        <w:tc>
          <w:tcPr>
            <w:tcW w:w="961" w:type="dxa"/>
          </w:tcPr>
          <w:p w14:paraId="1B558A53" w14:textId="5BB1F758" w:rsidR="000E7EFE" w:rsidRPr="00F90E52" w:rsidRDefault="003B756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0.598  </w:t>
            </w:r>
          </w:p>
        </w:tc>
        <w:tc>
          <w:tcPr>
            <w:tcW w:w="851" w:type="dxa"/>
          </w:tcPr>
          <w:p w14:paraId="3BA865C6" w14:textId="29B9A541" w:rsidR="000E7EFE" w:rsidRPr="00F90E52" w:rsidRDefault="00CD306B"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0.550</w:t>
            </w:r>
          </w:p>
        </w:tc>
        <w:tc>
          <w:tcPr>
            <w:tcW w:w="850" w:type="dxa"/>
          </w:tcPr>
          <w:p w14:paraId="46552BAE" w14:textId="18CB0A72" w:rsidR="000E7EFE" w:rsidRPr="00F90E52" w:rsidRDefault="003B069B"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0.725</w:t>
            </w:r>
          </w:p>
        </w:tc>
        <w:tc>
          <w:tcPr>
            <w:tcW w:w="892" w:type="dxa"/>
          </w:tcPr>
          <w:p w14:paraId="4C798861" w14:textId="5E90EA41" w:rsidR="000E7EFE" w:rsidRPr="00F90E52" w:rsidRDefault="00D34482"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0.768  </w:t>
            </w:r>
          </w:p>
        </w:tc>
        <w:tc>
          <w:tcPr>
            <w:tcW w:w="856" w:type="dxa"/>
          </w:tcPr>
          <w:p w14:paraId="6D71C6BB" w14:textId="7FA88883" w:rsidR="000E7EF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c>
          <w:tcPr>
            <w:tcW w:w="694" w:type="dxa"/>
          </w:tcPr>
          <w:p w14:paraId="40E1D770"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9" w:type="dxa"/>
          </w:tcPr>
          <w:p w14:paraId="3312C5EB"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5" w:type="dxa"/>
          </w:tcPr>
          <w:p w14:paraId="723FA73A"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0" w:type="dxa"/>
          </w:tcPr>
          <w:p w14:paraId="0EFF5AA1"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3" w:type="dxa"/>
          </w:tcPr>
          <w:p w14:paraId="75447E05"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16" w:type="dxa"/>
          </w:tcPr>
          <w:p w14:paraId="4BA05748"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r>
      <w:tr w:rsidR="00FF777B" w14:paraId="374EA1B6" w14:textId="61414B95" w:rsidTr="00B12EEF">
        <w:tc>
          <w:tcPr>
            <w:cnfStyle w:val="001000000000" w:firstRow="0" w:lastRow="0" w:firstColumn="1" w:lastColumn="0" w:oddVBand="0" w:evenVBand="0" w:oddHBand="0" w:evenHBand="0" w:firstRowFirstColumn="0" w:firstRowLastColumn="0" w:lastRowFirstColumn="0" w:lastRowLastColumn="0"/>
            <w:tcW w:w="1166" w:type="dxa"/>
          </w:tcPr>
          <w:p w14:paraId="621FA037" w14:textId="31C55D30" w:rsidR="000E7EFE" w:rsidRPr="00F90E52" w:rsidRDefault="002D271E" w:rsidP="00BF7159">
            <w:pPr>
              <w:rPr>
                <w:rFonts w:cs="Times"/>
                <w:sz w:val="18"/>
                <w:szCs w:val="18"/>
              </w:rPr>
            </w:pPr>
            <w:r w:rsidRPr="00F90E52">
              <w:rPr>
                <w:rFonts w:cs="Times"/>
                <w:sz w:val="18"/>
                <w:szCs w:val="18"/>
              </w:rPr>
              <w:t>Satisfação</w:t>
            </w:r>
          </w:p>
        </w:tc>
        <w:tc>
          <w:tcPr>
            <w:tcW w:w="961" w:type="dxa"/>
          </w:tcPr>
          <w:p w14:paraId="1CAA3E66" w14:textId="3C877F52" w:rsidR="000E7EFE" w:rsidRPr="00F90E52" w:rsidRDefault="003B756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0.333  </w:t>
            </w:r>
          </w:p>
        </w:tc>
        <w:tc>
          <w:tcPr>
            <w:tcW w:w="851" w:type="dxa"/>
          </w:tcPr>
          <w:p w14:paraId="4A289BEE" w14:textId="7C22D077" w:rsidR="000E7EFE" w:rsidRPr="00F90E52" w:rsidRDefault="00CD306B"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0.330  </w:t>
            </w:r>
          </w:p>
        </w:tc>
        <w:tc>
          <w:tcPr>
            <w:tcW w:w="850" w:type="dxa"/>
          </w:tcPr>
          <w:p w14:paraId="12F2E13D" w14:textId="7A57C8D0" w:rsidR="000E7EFE" w:rsidRPr="00F90E52" w:rsidRDefault="003B069B"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0.278  </w:t>
            </w:r>
          </w:p>
        </w:tc>
        <w:tc>
          <w:tcPr>
            <w:tcW w:w="892" w:type="dxa"/>
          </w:tcPr>
          <w:p w14:paraId="0AB7AA98" w14:textId="72D7D03D" w:rsidR="000E7EFE" w:rsidRPr="00F90E52" w:rsidRDefault="00EB1C4D"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0.137 *</w:t>
            </w:r>
          </w:p>
        </w:tc>
        <w:tc>
          <w:tcPr>
            <w:tcW w:w="856" w:type="dxa"/>
          </w:tcPr>
          <w:p w14:paraId="43183CFF" w14:textId="087B4B00" w:rsidR="000E7EFE" w:rsidRPr="00F90E52" w:rsidRDefault="0046783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0.260  </w:t>
            </w:r>
          </w:p>
        </w:tc>
        <w:tc>
          <w:tcPr>
            <w:tcW w:w="694" w:type="dxa"/>
          </w:tcPr>
          <w:p w14:paraId="13E8C9D2" w14:textId="6258B1C4" w:rsidR="000E7EFE" w:rsidRPr="00F90E52" w:rsidRDefault="0029097C"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sz w:val="18"/>
                <w:szCs w:val="18"/>
              </w:rPr>
              <w:t>1</w:t>
            </w:r>
          </w:p>
        </w:tc>
        <w:tc>
          <w:tcPr>
            <w:tcW w:w="769" w:type="dxa"/>
          </w:tcPr>
          <w:p w14:paraId="64934631"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65" w:type="dxa"/>
          </w:tcPr>
          <w:p w14:paraId="00F8BBE4"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0" w:type="dxa"/>
          </w:tcPr>
          <w:p w14:paraId="614CD77E"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3" w:type="dxa"/>
          </w:tcPr>
          <w:p w14:paraId="5BF3E96B"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16" w:type="dxa"/>
          </w:tcPr>
          <w:p w14:paraId="20FD7896"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r>
      <w:tr w:rsidR="005C369A" w14:paraId="2A4B8BC0" w14:textId="3707C3B9"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57036729" w14:textId="16DBAAC1" w:rsidR="002D271E" w:rsidRPr="00F90E52" w:rsidRDefault="002D271E" w:rsidP="00BF7159">
            <w:pPr>
              <w:rPr>
                <w:rFonts w:cs="Times"/>
                <w:sz w:val="18"/>
                <w:szCs w:val="18"/>
              </w:rPr>
            </w:pPr>
            <w:r w:rsidRPr="00F90E52">
              <w:rPr>
                <w:rFonts w:cs="Times"/>
                <w:sz w:val="18"/>
                <w:szCs w:val="18"/>
              </w:rPr>
              <w:t>Instabilidade da tarefa</w:t>
            </w:r>
          </w:p>
        </w:tc>
        <w:tc>
          <w:tcPr>
            <w:tcW w:w="961" w:type="dxa"/>
          </w:tcPr>
          <w:p w14:paraId="5E9E95E9" w14:textId="20EDC77B" w:rsidR="000E7EFE" w:rsidRPr="00061775" w:rsidRDefault="003B7560" w:rsidP="00BF7159">
            <w:pPr>
              <w:cnfStyle w:val="000000100000" w:firstRow="0" w:lastRow="0" w:firstColumn="0" w:lastColumn="0" w:oddVBand="0" w:evenVBand="0" w:oddHBand="1" w:evenHBand="0" w:firstRowFirstColumn="0" w:firstRowLastColumn="0" w:lastRowFirstColumn="0" w:lastRowLastColumn="0"/>
            </w:pPr>
            <w:r w:rsidRPr="00F90E52">
              <w:rPr>
                <w:rFonts w:cs="Times"/>
                <w:color w:val="000000"/>
                <w:sz w:val="18"/>
                <w:szCs w:val="18"/>
                <w:bdr w:val="none" w:sz="0" w:space="0" w:color="auto" w:frame="1"/>
                <w:lang w:eastAsia="pt-BR"/>
              </w:rPr>
              <w:t>-0.027</w:t>
            </w:r>
            <w:r w:rsidR="00A268D0">
              <w:rPr>
                <w:rFonts w:cs="Times"/>
              </w:rPr>
              <w:t xml:space="preserve"> Ϯ</w:t>
            </w:r>
          </w:p>
        </w:tc>
        <w:tc>
          <w:tcPr>
            <w:tcW w:w="851" w:type="dxa"/>
          </w:tcPr>
          <w:p w14:paraId="6306199A" w14:textId="36F78469" w:rsidR="00A268D0" w:rsidRDefault="00CD306B" w:rsidP="00A268D0">
            <w:pPr>
              <w:cnfStyle w:val="000000100000" w:firstRow="0" w:lastRow="0" w:firstColumn="0" w:lastColumn="0" w:oddVBand="0" w:evenVBand="0" w:oddHBand="1" w:evenHBand="0" w:firstRowFirstColumn="0" w:firstRowLastColumn="0" w:lastRowFirstColumn="0" w:lastRowLastColumn="0"/>
            </w:pPr>
            <w:r w:rsidRPr="00F90E52">
              <w:rPr>
                <w:rFonts w:cs="Times"/>
                <w:color w:val="000000"/>
                <w:sz w:val="18"/>
                <w:szCs w:val="18"/>
                <w:bdr w:val="none" w:sz="0" w:space="0" w:color="auto" w:frame="1"/>
                <w:lang w:eastAsia="pt-BR"/>
              </w:rPr>
              <w:t>-0.009</w:t>
            </w:r>
            <w:r w:rsidR="00A268D0">
              <w:rPr>
                <w:rFonts w:cs="Times"/>
              </w:rPr>
              <w:t xml:space="preserve"> Ϯ</w:t>
            </w:r>
          </w:p>
          <w:p w14:paraId="04EA00D6" w14:textId="7C1118F6"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50" w:type="dxa"/>
          </w:tcPr>
          <w:p w14:paraId="509F917A" w14:textId="5E7C4CCC" w:rsidR="00A268D0" w:rsidRDefault="003B069B" w:rsidP="00A268D0">
            <w:pPr>
              <w:cnfStyle w:val="000000100000" w:firstRow="0" w:lastRow="0" w:firstColumn="0" w:lastColumn="0" w:oddVBand="0" w:evenVBand="0" w:oddHBand="1" w:evenHBand="0" w:firstRowFirstColumn="0" w:firstRowLastColumn="0" w:lastRowFirstColumn="0" w:lastRowLastColumn="0"/>
            </w:pPr>
            <w:r w:rsidRPr="00F90E52">
              <w:rPr>
                <w:rFonts w:cs="Times"/>
                <w:color w:val="000000"/>
                <w:sz w:val="18"/>
                <w:szCs w:val="18"/>
                <w:bdr w:val="none" w:sz="0" w:space="0" w:color="auto" w:frame="1"/>
                <w:lang w:eastAsia="pt-BR"/>
              </w:rPr>
              <w:t>-0.054</w:t>
            </w:r>
            <w:r w:rsidR="00A268D0">
              <w:rPr>
                <w:rFonts w:cs="Times"/>
              </w:rPr>
              <w:t xml:space="preserve"> Ϯ</w:t>
            </w:r>
          </w:p>
          <w:p w14:paraId="202EC884" w14:textId="149CCD4A"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92" w:type="dxa"/>
          </w:tcPr>
          <w:p w14:paraId="379DE5F2" w14:textId="5EBACF63" w:rsidR="00A268D0" w:rsidRDefault="00D34482" w:rsidP="00A268D0">
            <w:pPr>
              <w:cnfStyle w:val="000000100000" w:firstRow="0" w:lastRow="0" w:firstColumn="0" w:lastColumn="0" w:oddVBand="0" w:evenVBand="0" w:oddHBand="1" w:evenHBand="0" w:firstRowFirstColumn="0" w:firstRowLastColumn="0" w:lastRowFirstColumn="0" w:lastRowLastColumn="0"/>
            </w:pPr>
            <w:r w:rsidRPr="00F90E52">
              <w:rPr>
                <w:rFonts w:cs="Times"/>
                <w:color w:val="000000"/>
                <w:sz w:val="18"/>
                <w:szCs w:val="18"/>
                <w:bdr w:val="none" w:sz="0" w:space="0" w:color="auto" w:frame="1"/>
                <w:lang w:eastAsia="pt-BR"/>
              </w:rPr>
              <w:t>-0.006</w:t>
            </w:r>
            <w:r w:rsidR="00A268D0">
              <w:rPr>
                <w:rFonts w:cs="Times"/>
              </w:rPr>
              <w:t xml:space="preserve"> Ϯ</w:t>
            </w:r>
          </w:p>
          <w:p w14:paraId="3DCF4153" w14:textId="3F8B514D"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56" w:type="dxa"/>
          </w:tcPr>
          <w:p w14:paraId="5309F108" w14:textId="25529E60" w:rsidR="000E7EF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-0.140</w:t>
            </w:r>
            <w:r w:rsidR="007062ED">
              <w:rPr>
                <w:rFonts w:cs="Times"/>
              </w:rPr>
              <w:t xml:space="preserve"> </w:t>
            </w:r>
          </w:p>
        </w:tc>
        <w:tc>
          <w:tcPr>
            <w:tcW w:w="694" w:type="dxa"/>
          </w:tcPr>
          <w:p w14:paraId="3F709E9E" w14:textId="20C14CBA" w:rsidR="000E7EF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-0.16</w:t>
            </w:r>
            <w:r w:rsidR="005C369A">
              <w:rPr>
                <w:rFonts w:cs="Times"/>
                <w:color w:val="000000"/>
                <w:sz w:val="18"/>
                <w:szCs w:val="18"/>
                <w:bdr w:val="none" w:sz="0" w:space="0" w:color="auto" w:frame="1"/>
                <w:lang w:eastAsia="pt-BR"/>
              </w:rPr>
              <w:t>7</w:t>
            </w:r>
            <w:r w:rsidRPr="00F90E52">
              <w:rPr>
                <w:rFonts w:cs="Times"/>
                <w:color w:val="000000"/>
                <w:sz w:val="18"/>
                <w:szCs w:val="18"/>
                <w:bdr w:val="none" w:sz="0" w:space="0" w:color="auto" w:frame="1"/>
                <w:lang w:eastAsia="pt-BR"/>
              </w:rPr>
              <w:t xml:space="preserve">  </w:t>
            </w:r>
          </w:p>
        </w:tc>
        <w:tc>
          <w:tcPr>
            <w:tcW w:w="769" w:type="dxa"/>
          </w:tcPr>
          <w:p w14:paraId="5E81DDA7" w14:textId="548DE360" w:rsidR="000E7EF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c>
          <w:tcPr>
            <w:tcW w:w="765" w:type="dxa"/>
          </w:tcPr>
          <w:p w14:paraId="372129BC"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0" w:type="dxa"/>
          </w:tcPr>
          <w:p w14:paraId="0E4AD184"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3" w:type="dxa"/>
          </w:tcPr>
          <w:p w14:paraId="67545B9D"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16" w:type="dxa"/>
          </w:tcPr>
          <w:p w14:paraId="3FEC50A5"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r>
      <w:tr w:rsidR="00FF777B" w14:paraId="7206352B" w14:textId="77777777" w:rsidTr="00B12EEF">
        <w:tc>
          <w:tcPr>
            <w:cnfStyle w:val="001000000000" w:firstRow="0" w:lastRow="0" w:firstColumn="1" w:lastColumn="0" w:oddVBand="0" w:evenVBand="0" w:oddHBand="0" w:evenHBand="0" w:firstRowFirstColumn="0" w:firstRowLastColumn="0" w:lastRowFirstColumn="0" w:lastRowLastColumn="0"/>
            <w:tcW w:w="1166" w:type="dxa"/>
          </w:tcPr>
          <w:p w14:paraId="573AD40C" w14:textId="602DEDD5" w:rsidR="002D271E" w:rsidRPr="00F90E52" w:rsidRDefault="0029097C" w:rsidP="00BF7159">
            <w:pPr>
              <w:rPr>
                <w:rFonts w:cs="Times"/>
                <w:sz w:val="18"/>
                <w:szCs w:val="18"/>
              </w:rPr>
            </w:pPr>
            <w:r w:rsidRPr="00F90E52">
              <w:rPr>
                <w:rFonts w:cs="Times"/>
                <w:sz w:val="18"/>
                <w:szCs w:val="18"/>
              </w:rPr>
              <w:t>Instabilidade de Equipe</w:t>
            </w:r>
          </w:p>
        </w:tc>
        <w:tc>
          <w:tcPr>
            <w:tcW w:w="961" w:type="dxa"/>
          </w:tcPr>
          <w:p w14:paraId="06E5C361" w14:textId="77B60532" w:rsidR="002D271E" w:rsidRPr="00A268D0" w:rsidRDefault="003B7560" w:rsidP="00BF7159">
            <w:pPr>
              <w:cnfStyle w:val="000000000000" w:firstRow="0" w:lastRow="0" w:firstColumn="0" w:lastColumn="0" w:oddVBand="0" w:evenVBand="0" w:oddHBand="0" w:evenHBand="0" w:firstRowFirstColumn="0" w:firstRowLastColumn="0" w:lastRowFirstColumn="0" w:lastRowLastColumn="0"/>
            </w:pPr>
            <w:r w:rsidRPr="00F90E52">
              <w:rPr>
                <w:rFonts w:cs="Times"/>
                <w:color w:val="000000"/>
                <w:sz w:val="18"/>
                <w:szCs w:val="18"/>
                <w:bdr w:val="none" w:sz="0" w:space="0" w:color="auto" w:frame="1"/>
                <w:lang w:eastAsia="pt-BR"/>
              </w:rPr>
              <w:t>0.006</w:t>
            </w:r>
            <w:r w:rsidR="00A268D0">
              <w:rPr>
                <w:rFonts w:cs="Times"/>
              </w:rPr>
              <w:t xml:space="preserve"> Ϯ</w:t>
            </w:r>
          </w:p>
        </w:tc>
        <w:tc>
          <w:tcPr>
            <w:tcW w:w="851" w:type="dxa"/>
          </w:tcPr>
          <w:p w14:paraId="1F710E59" w14:textId="6B89A8ED" w:rsidR="00A268D0" w:rsidRDefault="00626B31" w:rsidP="00A268D0">
            <w:pPr>
              <w:cnfStyle w:val="000000000000" w:firstRow="0" w:lastRow="0" w:firstColumn="0" w:lastColumn="0" w:oddVBand="0" w:evenVBand="0" w:oddHBand="0" w:evenHBand="0" w:firstRowFirstColumn="0" w:firstRowLastColumn="0" w:lastRowFirstColumn="0" w:lastRowLastColumn="0"/>
            </w:pPr>
            <w:r w:rsidRPr="00F90E52">
              <w:rPr>
                <w:rFonts w:cs="Times"/>
                <w:color w:val="000000"/>
                <w:sz w:val="18"/>
                <w:szCs w:val="18"/>
                <w:bdr w:val="none" w:sz="0" w:space="0" w:color="auto" w:frame="1"/>
                <w:lang w:eastAsia="pt-BR"/>
              </w:rPr>
              <w:t>0.051</w:t>
            </w:r>
            <w:r w:rsidR="00A268D0">
              <w:rPr>
                <w:rFonts w:cs="Times"/>
              </w:rPr>
              <w:t xml:space="preserve"> Ϯ</w:t>
            </w:r>
          </w:p>
          <w:p w14:paraId="37851836" w14:textId="4F40299F"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850" w:type="dxa"/>
          </w:tcPr>
          <w:p w14:paraId="1CF246E7" w14:textId="54C045C6" w:rsidR="00A268D0" w:rsidRDefault="003B069B" w:rsidP="00A268D0">
            <w:pPr>
              <w:cnfStyle w:val="000000000000" w:firstRow="0" w:lastRow="0" w:firstColumn="0" w:lastColumn="0" w:oddVBand="0" w:evenVBand="0" w:oddHBand="0" w:evenHBand="0" w:firstRowFirstColumn="0" w:firstRowLastColumn="0" w:lastRowFirstColumn="0" w:lastRowLastColumn="0"/>
            </w:pPr>
            <w:r w:rsidRPr="00F90E52">
              <w:rPr>
                <w:rFonts w:cs="Times"/>
                <w:color w:val="000000"/>
                <w:sz w:val="18"/>
                <w:szCs w:val="18"/>
                <w:bdr w:val="none" w:sz="0" w:space="0" w:color="auto" w:frame="1"/>
                <w:lang w:eastAsia="pt-BR"/>
              </w:rPr>
              <w:t>-0.062</w:t>
            </w:r>
            <w:r w:rsidR="00A268D0">
              <w:rPr>
                <w:rFonts w:cs="Times"/>
              </w:rPr>
              <w:t xml:space="preserve"> Ϯ</w:t>
            </w:r>
          </w:p>
          <w:p w14:paraId="07FE9D66" w14:textId="1596C996"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892" w:type="dxa"/>
          </w:tcPr>
          <w:p w14:paraId="6F41A54D" w14:textId="03FA9D58" w:rsidR="00A268D0" w:rsidRDefault="00D34482" w:rsidP="00A268D0">
            <w:pPr>
              <w:cnfStyle w:val="000000000000" w:firstRow="0" w:lastRow="0" w:firstColumn="0" w:lastColumn="0" w:oddVBand="0" w:evenVBand="0" w:oddHBand="0" w:evenHBand="0" w:firstRowFirstColumn="0" w:firstRowLastColumn="0" w:lastRowFirstColumn="0" w:lastRowLastColumn="0"/>
            </w:pPr>
            <w:r w:rsidRPr="00F90E52">
              <w:rPr>
                <w:rFonts w:cs="Times"/>
                <w:color w:val="000000"/>
                <w:sz w:val="18"/>
                <w:szCs w:val="18"/>
                <w:bdr w:val="none" w:sz="0" w:space="0" w:color="auto" w:frame="1"/>
                <w:lang w:eastAsia="pt-BR"/>
              </w:rPr>
              <w:t>-0.085</w:t>
            </w:r>
            <w:r w:rsidR="00A268D0">
              <w:rPr>
                <w:rFonts w:cs="Times"/>
              </w:rPr>
              <w:t xml:space="preserve"> Ϯ</w:t>
            </w:r>
          </w:p>
          <w:p w14:paraId="4DE8F3FF" w14:textId="446F7C26"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856" w:type="dxa"/>
          </w:tcPr>
          <w:p w14:paraId="4072DCC9" w14:textId="6431E93B" w:rsidR="00A268D0" w:rsidRDefault="00467830" w:rsidP="00A268D0">
            <w:pPr>
              <w:cnfStyle w:val="000000000000" w:firstRow="0" w:lastRow="0" w:firstColumn="0" w:lastColumn="0" w:oddVBand="0" w:evenVBand="0" w:oddHBand="0" w:evenHBand="0" w:firstRowFirstColumn="0" w:firstRowLastColumn="0" w:lastRowFirstColumn="0" w:lastRowLastColumn="0"/>
            </w:pPr>
            <w:r w:rsidRPr="00F90E52">
              <w:rPr>
                <w:rFonts w:cs="Times"/>
                <w:color w:val="000000"/>
                <w:sz w:val="18"/>
                <w:szCs w:val="18"/>
                <w:bdr w:val="none" w:sz="0" w:space="0" w:color="auto" w:frame="1"/>
                <w:lang w:eastAsia="pt-BR"/>
              </w:rPr>
              <w:t>-0.042</w:t>
            </w:r>
            <w:r w:rsidR="00A268D0">
              <w:rPr>
                <w:rFonts w:cs="Times"/>
              </w:rPr>
              <w:t xml:space="preserve"> Ϯ</w:t>
            </w:r>
          </w:p>
          <w:p w14:paraId="7CE56256" w14:textId="118CDE1E"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94" w:type="dxa"/>
          </w:tcPr>
          <w:p w14:paraId="06FA823E" w14:textId="3DB67B3F" w:rsidR="002D271E" w:rsidRPr="00F90E52" w:rsidRDefault="0046783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-0.323  </w:t>
            </w:r>
          </w:p>
        </w:tc>
        <w:tc>
          <w:tcPr>
            <w:tcW w:w="769" w:type="dxa"/>
          </w:tcPr>
          <w:p w14:paraId="536347E2" w14:textId="799E2A16" w:rsidR="002D271E" w:rsidRPr="00F90E52" w:rsidRDefault="009C37F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0.727  </w:t>
            </w:r>
          </w:p>
        </w:tc>
        <w:tc>
          <w:tcPr>
            <w:tcW w:w="765" w:type="dxa"/>
          </w:tcPr>
          <w:p w14:paraId="22C98E42" w14:textId="20BB8299" w:rsidR="002D271E" w:rsidRPr="00F90E52" w:rsidRDefault="0029097C"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sz w:val="18"/>
                <w:szCs w:val="18"/>
              </w:rPr>
              <w:t>1</w:t>
            </w:r>
          </w:p>
        </w:tc>
        <w:tc>
          <w:tcPr>
            <w:tcW w:w="750" w:type="dxa"/>
          </w:tcPr>
          <w:p w14:paraId="296335B2" w14:textId="77777777"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3" w:type="dxa"/>
          </w:tcPr>
          <w:p w14:paraId="5E0FBE96" w14:textId="77777777"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16" w:type="dxa"/>
          </w:tcPr>
          <w:p w14:paraId="1D0F60ED" w14:textId="77777777"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r>
      <w:tr w:rsidR="005C369A" w14:paraId="22A4F66F" w14:textId="77777777"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4ECC7C52" w14:textId="76BFFDAE" w:rsidR="002D271E" w:rsidRPr="00F90E52" w:rsidRDefault="0029097C" w:rsidP="00BF7159">
            <w:pPr>
              <w:rPr>
                <w:rFonts w:cs="Times"/>
                <w:sz w:val="18"/>
                <w:szCs w:val="18"/>
              </w:rPr>
            </w:pPr>
            <w:r w:rsidRPr="00F90E52">
              <w:rPr>
                <w:rFonts w:cs="Times"/>
                <w:sz w:val="18"/>
                <w:szCs w:val="18"/>
              </w:rPr>
              <w:lastRenderedPageBreak/>
              <w:t>Burnout Exaustão</w:t>
            </w:r>
          </w:p>
        </w:tc>
        <w:tc>
          <w:tcPr>
            <w:tcW w:w="961" w:type="dxa"/>
          </w:tcPr>
          <w:p w14:paraId="15CA363A" w14:textId="5761513A" w:rsidR="002D271E" w:rsidRPr="00F90E52" w:rsidRDefault="00241AB1"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Pr>
                <w:rFonts w:cs="Times"/>
                <w:color w:val="000000"/>
                <w:sz w:val="18"/>
                <w:szCs w:val="18"/>
                <w:bdr w:val="none" w:sz="0" w:space="0" w:color="auto" w:frame="1"/>
                <w:lang w:eastAsia="pt-BR"/>
              </w:rPr>
              <w:t>-</w:t>
            </w:r>
            <w:r w:rsidR="003B7560" w:rsidRPr="00F90E52">
              <w:rPr>
                <w:rFonts w:cs="Times"/>
                <w:color w:val="000000"/>
                <w:sz w:val="18"/>
                <w:szCs w:val="18"/>
                <w:bdr w:val="none" w:sz="0" w:space="0" w:color="auto" w:frame="1"/>
                <w:lang w:eastAsia="pt-BR"/>
              </w:rPr>
              <w:t xml:space="preserve">0.333   </w:t>
            </w:r>
          </w:p>
        </w:tc>
        <w:tc>
          <w:tcPr>
            <w:tcW w:w="851" w:type="dxa"/>
          </w:tcPr>
          <w:p w14:paraId="098EF9C8" w14:textId="334CBB9E" w:rsidR="002D271E" w:rsidRPr="00F90E52" w:rsidRDefault="00626B31"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-0.318</w:t>
            </w:r>
          </w:p>
        </w:tc>
        <w:tc>
          <w:tcPr>
            <w:tcW w:w="850" w:type="dxa"/>
          </w:tcPr>
          <w:p w14:paraId="4D1135A9" w14:textId="17C62F8C" w:rsidR="002D271E" w:rsidRPr="00F90E52" w:rsidRDefault="003B069B"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-0.217</w:t>
            </w:r>
          </w:p>
        </w:tc>
        <w:tc>
          <w:tcPr>
            <w:tcW w:w="892" w:type="dxa"/>
          </w:tcPr>
          <w:p w14:paraId="28448397" w14:textId="1606A147" w:rsidR="002D271E" w:rsidRPr="00F90E52" w:rsidRDefault="00D34482"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-0.211</w:t>
            </w:r>
          </w:p>
        </w:tc>
        <w:tc>
          <w:tcPr>
            <w:tcW w:w="856" w:type="dxa"/>
          </w:tcPr>
          <w:p w14:paraId="6779009C" w14:textId="0C8E484F" w:rsidR="002D271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-0.288</w:t>
            </w:r>
          </w:p>
        </w:tc>
        <w:tc>
          <w:tcPr>
            <w:tcW w:w="694" w:type="dxa"/>
          </w:tcPr>
          <w:p w14:paraId="281948D3" w14:textId="00BEE9D4" w:rsidR="002D271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-0.686  </w:t>
            </w:r>
          </w:p>
        </w:tc>
        <w:tc>
          <w:tcPr>
            <w:tcW w:w="769" w:type="dxa"/>
          </w:tcPr>
          <w:p w14:paraId="6D0B8C8F" w14:textId="4ED91EE9"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0.290  </w:t>
            </w:r>
          </w:p>
        </w:tc>
        <w:tc>
          <w:tcPr>
            <w:tcW w:w="765" w:type="dxa"/>
          </w:tcPr>
          <w:p w14:paraId="6F1C35D8" w14:textId="4DB8FFA3"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 xml:space="preserve">0.435  </w:t>
            </w:r>
          </w:p>
        </w:tc>
        <w:tc>
          <w:tcPr>
            <w:tcW w:w="750" w:type="dxa"/>
          </w:tcPr>
          <w:p w14:paraId="284A8EE4" w14:textId="54822B14" w:rsidR="002D271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c>
          <w:tcPr>
            <w:tcW w:w="753" w:type="dxa"/>
          </w:tcPr>
          <w:p w14:paraId="4F587833" w14:textId="77777777" w:rsidR="002D271E" w:rsidRPr="00F90E52" w:rsidRDefault="002D271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16" w:type="dxa"/>
          </w:tcPr>
          <w:p w14:paraId="10081F49" w14:textId="77777777" w:rsidR="002D271E" w:rsidRPr="00F90E52" w:rsidRDefault="002D271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r>
      <w:tr w:rsidR="00FF777B" w14:paraId="716DA5D1" w14:textId="77777777" w:rsidTr="00B12EEF">
        <w:tc>
          <w:tcPr>
            <w:cnfStyle w:val="001000000000" w:firstRow="0" w:lastRow="0" w:firstColumn="1" w:lastColumn="0" w:oddVBand="0" w:evenVBand="0" w:oddHBand="0" w:evenHBand="0" w:firstRowFirstColumn="0" w:firstRowLastColumn="0" w:lastRowFirstColumn="0" w:lastRowLastColumn="0"/>
            <w:tcW w:w="1166" w:type="dxa"/>
          </w:tcPr>
          <w:p w14:paraId="568A0210" w14:textId="50359C68" w:rsidR="002D271E" w:rsidRPr="00F90E52" w:rsidRDefault="0029097C" w:rsidP="00BF7159">
            <w:pPr>
              <w:rPr>
                <w:rFonts w:cs="Times"/>
                <w:sz w:val="18"/>
                <w:szCs w:val="18"/>
              </w:rPr>
            </w:pPr>
            <w:r w:rsidRPr="00F90E52">
              <w:rPr>
                <w:rFonts w:cs="Times"/>
                <w:sz w:val="18"/>
                <w:szCs w:val="18"/>
              </w:rPr>
              <w:t>Burnout Cinismo</w:t>
            </w:r>
          </w:p>
        </w:tc>
        <w:tc>
          <w:tcPr>
            <w:tcW w:w="961" w:type="dxa"/>
          </w:tcPr>
          <w:p w14:paraId="077DF529" w14:textId="05BE32FD" w:rsidR="002D271E" w:rsidRPr="00F90E52" w:rsidRDefault="00626B31"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-0.269</w:t>
            </w:r>
          </w:p>
        </w:tc>
        <w:tc>
          <w:tcPr>
            <w:tcW w:w="851" w:type="dxa"/>
          </w:tcPr>
          <w:p w14:paraId="0632D51A" w14:textId="4E2A17F6" w:rsidR="002D271E" w:rsidRPr="00F90E52" w:rsidRDefault="00626B31"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-0.313</w:t>
            </w:r>
          </w:p>
        </w:tc>
        <w:tc>
          <w:tcPr>
            <w:tcW w:w="850" w:type="dxa"/>
          </w:tcPr>
          <w:p w14:paraId="67260A8E" w14:textId="2B8519F2" w:rsidR="002D271E" w:rsidRPr="00F90E52" w:rsidRDefault="003B069B"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-0.266</w:t>
            </w:r>
          </w:p>
        </w:tc>
        <w:tc>
          <w:tcPr>
            <w:tcW w:w="892" w:type="dxa"/>
          </w:tcPr>
          <w:p w14:paraId="396FC7B2" w14:textId="5DB56109" w:rsidR="002D271E" w:rsidRPr="00F90E52" w:rsidRDefault="00D34482"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-0.183</w:t>
            </w:r>
          </w:p>
        </w:tc>
        <w:tc>
          <w:tcPr>
            <w:tcW w:w="856" w:type="dxa"/>
          </w:tcPr>
          <w:p w14:paraId="104CD6E7" w14:textId="2E9E1AE6" w:rsidR="002D271E" w:rsidRPr="00F90E52" w:rsidRDefault="0046783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-0.311</w:t>
            </w:r>
          </w:p>
        </w:tc>
        <w:tc>
          <w:tcPr>
            <w:tcW w:w="694" w:type="dxa"/>
          </w:tcPr>
          <w:p w14:paraId="6EDD0A39" w14:textId="7F61D8D6" w:rsidR="002D271E" w:rsidRPr="00F90E52" w:rsidRDefault="0046783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-0.813  </w:t>
            </w:r>
          </w:p>
        </w:tc>
        <w:tc>
          <w:tcPr>
            <w:tcW w:w="769" w:type="dxa"/>
          </w:tcPr>
          <w:p w14:paraId="30DE104A" w14:textId="6E94C5E0" w:rsidR="002D271E" w:rsidRPr="00F90E52" w:rsidRDefault="009C37F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0.364  </w:t>
            </w:r>
          </w:p>
        </w:tc>
        <w:tc>
          <w:tcPr>
            <w:tcW w:w="765" w:type="dxa"/>
          </w:tcPr>
          <w:p w14:paraId="5223A9CB" w14:textId="4930CF67" w:rsidR="002D271E" w:rsidRPr="00F90E52" w:rsidRDefault="009C37F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 xml:space="preserve">0.516  </w:t>
            </w:r>
          </w:p>
        </w:tc>
        <w:tc>
          <w:tcPr>
            <w:tcW w:w="750" w:type="dxa"/>
          </w:tcPr>
          <w:p w14:paraId="3D35B274" w14:textId="36B56C76" w:rsidR="002D271E" w:rsidRPr="00F90E52" w:rsidRDefault="009C37F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 xml:space="preserve">0.881  </w:t>
            </w:r>
          </w:p>
        </w:tc>
        <w:tc>
          <w:tcPr>
            <w:tcW w:w="753" w:type="dxa"/>
          </w:tcPr>
          <w:p w14:paraId="500BE096" w14:textId="25D0C0D3" w:rsidR="002D271E" w:rsidRPr="00F90E52" w:rsidRDefault="0029097C"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sz w:val="18"/>
                <w:szCs w:val="18"/>
              </w:rPr>
              <w:t>1</w:t>
            </w:r>
          </w:p>
        </w:tc>
        <w:tc>
          <w:tcPr>
            <w:tcW w:w="616" w:type="dxa"/>
          </w:tcPr>
          <w:p w14:paraId="72B3A92A" w14:textId="77777777"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r>
      <w:tr w:rsidR="005C369A" w14:paraId="59B3D9CE" w14:textId="77777777"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43381BAE" w14:textId="30714EC5" w:rsidR="002D271E" w:rsidRPr="00F90E52" w:rsidRDefault="0029097C" w:rsidP="00BF7159">
            <w:pPr>
              <w:rPr>
                <w:rFonts w:cs="Times"/>
                <w:sz w:val="18"/>
                <w:szCs w:val="18"/>
              </w:rPr>
            </w:pPr>
            <w:r w:rsidRPr="00F90E52">
              <w:rPr>
                <w:rFonts w:cs="Times"/>
                <w:sz w:val="18"/>
                <w:szCs w:val="18"/>
              </w:rPr>
              <w:t>Burnout eficácia</w:t>
            </w:r>
          </w:p>
        </w:tc>
        <w:tc>
          <w:tcPr>
            <w:tcW w:w="961" w:type="dxa"/>
          </w:tcPr>
          <w:p w14:paraId="5A8AA9EB" w14:textId="14F05952" w:rsidR="002D271E" w:rsidRPr="00F90E52" w:rsidRDefault="00626B31"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0.461  </w:t>
            </w:r>
            <w:r w:rsidR="00CE5941" w:rsidRPr="00F90E52">
              <w:rPr>
                <w:rFonts w:cs="Times"/>
                <w:color w:val="000000"/>
                <w:sz w:val="18"/>
                <w:szCs w:val="18"/>
                <w:bdr w:val="none" w:sz="0" w:space="0" w:color="auto" w:frame="1"/>
                <w:lang w:eastAsia="pt-BR"/>
              </w:rPr>
              <w:t xml:space="preserve">  </w:t>
            </w:r>
          </w:p>
        </w:tc>
        <w:tc>
          <w:tcPr>
            <w:tcW w:w="851" w:type="dxa"/>
          </w:tcPr>
          <w:p w14:paraId="14A56FB2" w14:textId="68B71C4D" w:rsidR="002D271E" w:rsidRPr="00F90E52" w:rsidRDefault="00626B31"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0.504  </w:t>
            </w:r>
          </w:p>
        </w:tc>
        <w:tc>
          <w:tcPr>
            <w:tcW w:w="850" w:type="dxa"/>
          </w:tcPr>
          <w:p w14:paraId="29BAB28B" w14:textId="479717E1" w:rsidR="002D271E" w:rsidRPr="00F90E52" w:rsidRDefault="003B069B"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0.403  </w:t>
            </w:r>
          </w:p>
        </w:tc>
        <w:tc>
          <w:tcPr>
            <w:tcW w:w="892" w:type="dxa"/>
          </w:tcPr>
          <w:p w14:paraId="7A603EC8" w14:textId="44125872" w:rsidR="002D271E" w:rsidRPr="00F90E52" w:rsidRDefault="00D34482"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0.342</w:t>
            </w:r>
            <w:r w:rsidR="004E27A4">
              <w:rPr>
                <w:rFonts w:cs="Times"/>
                <w:color w:val="000000"/>
                <w:sz w:val="18"/>
                <w:szCs w:val="18"/>
                <w:bdr w:val="none" w:sz="0" w:space="0" w:color="auto" w:frame="1"/>
                <w:lang w:eastAsia="pt-BR"/>
              </w:rPr>
              <w:t>**</w:t>
            </w:r>
            <w:r w:rsidRPr="00F90E52">
              <w:rPr>
                <w:rFonts w:cs="Times"/>
                <w:color w:val="000000"/>
                <w:sz w:val="18"/>
                <w:szCs w:val="18"/>
                <w:bdr w:val="none" w:sz="0" w:space="0" w:color="auto" w:frame="1"/>
                <w:lang w:eastAsia="pt-BR"/>
              </w:rPr>
              <w:t xml:space="preserve">  </w:t>
            </w:r>
          </w:p>
        </w:tc>
        <w:tc>
          <w:tcPr>
            <w:tcW w:w="856" w:type="dxa"/>
          </w:tcPr>
          <w:p w14:paraId="59557903" w14:textId="0AE3D18F" w:rsidR="002D271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0.402  </w:t>
            </w:r>
          </w:p>
        </w:tc>
        <w:tc>
          <w:tcPr>
            <w:tcW w:w="694" w:type="dxa"/>
          </w:tcPr>
          <w:p w14:paraId="3F1059C2" w14:textId="1213A6FE" w:rsidR="002D271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0.941</w:t>
            </w:r>
          </w:p>
        </w:tc>
        <w:tc>
          <w:tcPr>
            <w:tcW w:w="769" w:type="dxa"/>
          </w:tcPr>
          <w:p w14:paraId="71503001" w14:textId="1D7068EC"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-0.162</w:t>
            </w:r>
          </w:p>
        </w:tc>
        <w:tc>
          <w:tcPr>
            <w:tcW w:w="765" w:type="dxa"/>
          </w:tcPr>
          <w:p w14:paraId="2C4E8FF9" w14:textId="575BB760"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-0.358</w:t>
            </w:r>
          </w:p>
        </w:tc>
        <w:tc>
          <w:tcPr>
            <w:tcW w:w="750" w:type="dxa"/>
          </w:tcPr>
          <w:p w14:paraId="5CF615CD" w14:textId="6E8197E6"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-0.795</w:t>
            </w:r>
          </w:p>
        </w:tc>
        <w:tc>
          <w:tcPr>
            <w:tcW w:w="753" w:type="dxa"/>
          </w:tcPr>
          <w:p w14:paraId="67AF4B36" w14:textId="19D9EBB1"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 xml:space="preserve">-0.913  </w:t>
            </w:r>
          </w:p>
        </w:tc>
        <w:tc>
          <w:tcPr>
            <w:tcW w:w="616" w:type="dxa"/>
          </w:tcPr>
          <w:p w14:paraId="4AE54C7B" w14:textId="05E7B9D4" w:rsidR="002D271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r>
    </w:tbl>
    <w:bookmarkEnd w:id="276"/>
    <w:p w14:paraId="68AF78A9" w14:textId="5BE62945" w:rsidR="000F7A98" w:rsidRPr="005C369A" w:rsidRDefault="000F7A98" w:rsidP="000F7A98">
      <w:pPr>
        <w:rPr>
          <w:sz w:val="20"/>
          <w:szCs w:val="20"/>
        </w:rPr>
      </w:pPr>
      <w:r w:rsidRPr="005C369A">
        <w:rPr>
          <w:rFonts w:cs="Times"/>
          <w:sz w:val="20"/>
          <w:szCs w:val="20"/>
        </w:rPr>
        <w:t xml:space="preserve">Ϯ </w:t>
      </w:r>
      <w:r>
        <w:rPr>
          <w:rFonts w:cs="Times"/>
          <w:sz w:val="20"/>
          <w:szCs w:val="20"/>
        </w:rPr>
        <w:t>P&gt;0.1</w:t>
      </w:r>
      <w:r w:rsidRPr="005C369A">
        <w:rPr>
          <w:rFonts w:cs="Times"/>
          <w:sz w:val="20"/>
          <w:szCs w:val="20"/>
        </w:rPr>
        <w:t>, *P&lt;0.01, *</w:t>
      </w:r>
      <w:r>
        <w:rPr>
          <w:rFonts w:cs="Times"/>
          <w:sz w:val="20"/>
          <w:szCs w:val="20"/>
        </w:rPr>
        <w:t>*</w:t>
      </w:r>
      <w:r w:rsidRPr="005C369A">
        <w:rPr>
          <w:rFonts w:cs="Times"/>
          <w:sz w:val="20"/>
          <w:szCs w:val="20"/>
        </w:rPr>
        <w:t xml:space="preserve">P&lt;0.05 e </w:t>
      </w:r>
      <w:r>
        <w:rPr>
          <w:rFonts w:cs="Times"/>
          <w:sz w:val="20"/>
          <w:szCs w:val="20"/>
        </w:rPr>
        <w:t>todos os outros</w:t>
      </w:r>
      <w:r w:rsidRPr="005C369A">
        <w:rPr>
          <w:rFonts w:cs="Times"/>
          <w:sz w:val="20"/>
          <w:szCs w:val="20"/>
        </w:rPr>
        <w:t xml:space="preserve"> P&lt;0.001</w:t>
      </w:r>
    </w:p>
    <w:p w14:paraId="3E79253A" w14:textId="45CEDB0C" w:rsidR="001A2D2D" w:rsidRPr="006A3EDF" w:rsidRDefault="008B7E59" w:rsidP="005341E7">
      <w:pPr>
        <w:spacing w:line="360" w:lineRule="auto"/>
        <w:ind w:firstLine="720"/>
        <w:rPr>
          <w:rFonts w:ascii="Arial" w:hAnsi="Arial" w:cs="Arial"/>
          <w:sz w:val="24"/>
          <w:szCs w:val="24"/>
        </w:rPr>
      </w:pPr>
      <w:r>
        <w:rPr>
          <w:rFonts w:ascii="Arial" w:hAnsi="Arial" w:cs="Arial"/>
          <w:sz w:val="24"/>
          <w:szCs w:val="24"/>
        </w:rPr>
        <w:t xml:space="preserve">Na </w:t>
      </w:r>
      <w:r w:rsidRPr="008B7E59">
        <w:rPr>
          <w:rFonts w:ascii="Arial" w:hAnsi="Arial" w:cs="Arial"/>
          <w:sz w:val="24"/>
          <w:szCs w:val="24"/>
        </w:rPr>
        <w:fldChar w:fldCharType="begin"/>
      </w:r>
      <w:r w:rsidRPr="008B7E59">
        <w:rPr>
          <w:rFonts w:ascii="Arial" w:hAnsi="Arial" w:cs="Arial"/>
          <w:sz w:val="24"/>
          <w:szCs w:val="24"/>
        </w:rPr>
        <w:instrText xml:space="preserve"> REF _Ref30060537 \h  \* MERGEFORMAT </w:instrText>
      </w:r>
      <w:r w:rsidRPr="008B7E59">
        <w:rPr>
          <w:rFonts w:ascii="Arial" w:hAnsi="Arial" w:cs="Arial"/>
          <w:sz w:val="24"/>
          <w:szCs w:val="24"/>
        </w:rPr>
      </w:r>
      <w:r w:rsidRPr="008B7E59">
        <w:rPr>
          <w:rFonts w:ascii="Arial" w:hAnsi="Arial" w:cs="Arial"/>
          <w:sz w:val="24"/>
          <w:szCs w:val="24"/>
        </w:rPr>
        <w:fldChar w:fldCharType="separate"/>
      </w:r>
      <w:r w:rsidR="00FA2E10" w:rsidRPr="00FA2E10">
        <w:rPr>
          <w:rFonts w:ascii="Arial" w:hAnsi="Arial" w:cs="Arial"/>
          <w:sz w:val="24"/>
          <w:szCs w:val="24"/>
        </w:rPr>
        <w:t xml:space="preserve">Tabela </w:t>
      </w:r>
      <w:r w:rsidR="00FA2E10" w:rsidRPr="00FA2E10">
        <w:rPr>
          <w:rFonts w:ascii="Arial" w:hAnsi="Arial" w:cs="Arial"/>
          <w:noProof/>
          <w:sz w:val="24"/>
          <w:szCs w:val="24"/>
        </w:rPr>
        <w:t>27</w:t>
      </w:r>
      <w:r w:rsidRPr="008B7E59">
        <w:rPr>
          <w:rFonts w:ascii="Arial" w:hAnsi="Arial" w:cs="Arial"/>
          <w:sz w:val="24"/>
          <w:szCs w:val="24"/>
        </w:rPr>
        <w:fldChar w:fldCharType="end"/>
      </w:r>
      <w:r w:rsidRPr="008B7E59">
        <w:rPr>
          <w:rFonts w:ascii="Arial" w:hAnsi="Arial" w:cs="Arial"/>
          <w:sz w:val="24"/>
          <w:szCs w:val="24"/>
        </w:rPr>
        <w:t xml:space="preserve"> </w:t>
      </w:r>
      <w:r w:rsidR="00442C35">
        <w:rPr>
          <w:rFonts w:ascii="Arial" w:hAnsi="Arial" w:cs="Arial"/>
          <w:sz w:val="24"/>
          <w:szCs w:val="24"/>
        </w:rPr>
        <w:t>é possível analisar as correlações</w:t>
      </w:r>
      <w:r w:rsidR="00A252B0">
        <w:rPr>
          <w:rFonts w:ascii="Arial" w:hAnsi="Arial" w:cs="Arial"/>
          <w:sz w:val="24"/>
          <w:szCs w:val="24"/>
        </w:rPr>
        <w:t xml:space="preserve"> de </w:t>
      </w:r>
      <w:proofErr w:type="spellStart"/>
      <w:r w:rsidR="00A252B0">
        <w:rPr>
          <w:rFonts w:ascii="Arial" w:hAnsi="Arial" w:cs="Arial"/>
          <w:sz w:val="24"/>
          <w:szCs w:val="24"/>
        </w:rPr>
        <w:t>Spearm</w:t>
      </w:r>
      <w:r w:rsidR="007633E5">
        <w:rPr>
          <w:rFonts w:ascii="Arial" w:hAnsi="Arial" w:cs="Arial"/>
          <w:sz w:val="24"/>
          <w:szCs w:val="24"/>
        </w:rPr>
        <w:t>a</w:t>
      </w:r>
      <w:r w:rsidR="00A252B0">
        <w:rPr>
          <w:rFonts w:ascii="Arial" w:hAnsi="Arial" w:cs="Arial"/>
          <w:sz w:val="24"/>
          <w:szCs w:val="24"/>
        </w:rPr>
        <w:t>n</w:t>
      </w:r>
      <w:proofErr w:type="spellEnd"/>
      <w:r w:rsidR="00442C35">
        <w:rPr>
          <w:rFonts w:ascii="Arial" w:hAnsi="Arial" w:cs="Arial"/>
          <w:sz w:val="24"/>
          <w:szCs w:val="24"/>
        </w:rPr>
        <w:t xml:space="preserve"> entre as variáveis. </w:t>
      </w:r>
      <w:r w:rsidR="009F6C0F" w:rsidRPr="006A3EDF">
        <w:rPr>
          <w:rFonts w:ascii="Arial" w:hAnsi="Arial" w:cs="Arial"/>
          <w:sz w:val="24"/>
          <w:szCs w:val="24"/>
        </w:rPr>
        <w:t>As duas instabilidades analisadas</w:t>
      </w:r>
      <w:r w:rsidR="009D57D0" w:rsidRPr="006A3EDF">
        <w:rPr>
          <w:rFonts w:ascii="Arial" w:hAnsi="Arial" w:cs="Arial"/>
          <w:sz w:val="24"/>
          <w:szCs w:val="24"/>
        </w:rPr>
        <w:t xml:space="preserve"> (equipe e tarefas)</w:t>
      </w:r>
      <w:r w:rsidR="009F6C0F" w:rsidRPr="006A3EDF">
        <w:rPr>
          <w:rFonts w:ascii="Arial" w:hAnsi="Arial" w:cs="Arial"/>
          <w:sz w:val="24"/>
          <w:szCs w:val="24"/>
        </w:rPr>
        <w:t xml:space="preserve"> estão </w:t>
      </w:r>
      <w:r w:rsidR="009D57D0" w:rsidRPr="006A3EDF">
        <w:rPr>
          <w:rFonts w:ascii="Arial" w:hAnsi="Arial" w:cs="Arial"/>
          <w:sz w:val="24"/>
          <w:szCs w:val="24"/>
        </w:rPr>
        <w:t>fortemente correlacionadas de maneiras positiva (</w:t>
      </w:r>
      <w:r w:rsidR="00E51D66" w:rsidRPr="006A3EDF">
        <w:rPr>
          <w:rFonts w:ascii="Arial" w:hAnsi="Arial" w:cs="Arial"/>
          <w:i/>
          <w:iCs/>
          <w:color w:val="222222"/>
          <w:sz w:val="21"/>
          <w:szCs w:val="21"/>
          <w:shd w:val="clear" w:color="auto" w:fill="FFFFFF"/>
        </w:rPr>
        <w:t xml:space="preserve">ρ = </w:t>
      </w:r>
      <w:r w:rsidR="009D57D0" w:rsidRPr="006A3EDF">
        <w:rPr>
          <w:rFonts w:ascii="Arial" w:hAnsi="Arial" w:cs="Arial"/>
          <w:sz w:val="24"/>
          <w:szCs w:val="24"/>
        </w:rPr>
        <w:t>0.727). Ainda e</w:t>
      </w:r>
      <w:r w:rsidR="001E3376" w:rsidRPr="006A3EDF">
        <w:rPr>
          <w:rFonts w:ascii="Arial" w:hAnsi="Arial" w:cs="Arial"/>
          <w:sz w:val="24"/>
          <w:szCs w:val="24"/>
        </w:rPr>
        <w:t>xiste uma correlação negativa fraca entre a instabilidade da tarefa e a satisfação</w:t>
      </w:r>
      <w:r w:rsidR="007B7925" w:rsidRPr="006A3EDF">
        <w:rPr>
          <w:rFonts w:ascii="Arial" w:hAnsi="Arial" w:cs="Arial"/>
          <w:sz w:val="24"/>
          <w:szCs w:val="24"/>
        </w:rPr>
        <w:t xml:space="preserve"> (</w:t>
      </w:r>
      <w:r w:rsidR="00E51D66" w:rsidRPr="006A3EDF">
        <w:rPr>
          <w:rFonts w:ascii="Arial" w:hAnsi="Arial" w:cs="Arial"/>
          <w:i/>
          <w:iCs/>
          <w:color w:val="222222"/>
          <w:sz w:val="21"/>
          <w:szCs w:val="21"/>
          <w:shd w:val="clear" w:color="auto" w:fill="FFFFFF"/>
        </w:rPr>
        <w:t xml:space="preserve">ρ = </w:t>
      </w:r>
      <w:r w:rsidR="007B7925" w:rsidRPr="006A3EDF">
        <w:rPr>
          <w:rFonts w:ascii="Arial" w:hAnsi="Arial" w:cs="Arial"/>
          <w:sz w:val="24"/>
          <w:szCs w:val="24"/>
        </w:rPr>
        <w:t>-0.167)</w:t>
      </w:r>
      <w:r w:rsidR="00337A2D" w:rsidRPr="006A3EDF">
        <w:rPr>
          <w:rFonts w:ascii="Arial" w:hAnsi="Arial" w:cs="Arial"/>
          <w:sz w:val="24"/>
          <w:szCs w:val="24"/>
        </w:rPr>
        <w:t xml:space="preserve"> e</w:t>
      </w:r>
      <w:r w:rsidR="001E3376" w:rsidRPr="006A3EDF">
        <w:rPr>
          <w:rFonts w:ascii="Arial" w:hAnsi="Arial" w:cs="Arial"/>
          <w:sz w:val="24"/>
          <w:szCs w:val="24"/>
        </w:rPr>
        <w:t xml:space="preserve"> uma correlação</w:t>
      </w:r>
      <w:r w:rsidR="00337A2D" w:rsidRPr="006A3EDF">
        <w:rPr>
          <w:rFonts w:ascii="Arial" w:hAnsi="Arial" w:cs="Arial"/>
          <w:sz w:val="24"/>
          <w:szCs w:val="24"/>
        </w:rPr>
        <w:t xml:space="preserve"> negativa e</w:t>
      </w:r>
      <w:r w:rsidR="001E3376" w:rsidRPr="006A3EDF">
        <w:rPr>
          <w:rFonts w:ascii="Arial" w:hAnsi="Arial" w:cs="Arial"/>
          <w:sz w:val="24"/>
          <w:szCs w:val="24"/>
        </w:rPr>
        <w:t xml:space="preserve"> moderada</w:t>
      </w:r>
      <w:r w:rsidR="00337A2D" w:rsidRPr="006A3EDF">
        <w:rPr>
          <w:rFonts w:ascii="Arial" w:hAnsi="Arial" w:cs="Arial"/>
          <w:sz w:val="24"/>
          <w:szCs w:val="24"/>
        </w:rPr>
        <w:t xml:space="preserve"> entre a instabilidade da </w:t>
      </w:r>
      <w:r w:rsidR="008C4C81" w:rsidRPr="006A3EDF">
        <w:rPr>
          <w:rFonts w:ascii="Arial" w:hAnsi="Arial" w:cs="Arial"/>
          <w:sz w:val="24"/>
          <w:szCs w:val="24"/>
        </w:rPr>
        <w:t xml:space="preserve">equipe </w:t>
      </w:r>
      <w:r w:rsidR="00337A2D" w:rsidRPr="006A3EDF">
        <w:rPr>
          <w:rFonts w:ascii="Arial" w:hAnsi="Arial" w:cs="Arial"/>
          <w:sz w:val="24"/>
          <w:szCs w:val="24"/>
        </w:rPr>
        <w:t xml:space="preserve">e a satisfação </w:t>
      </w:r>
      <w:r w:rsidR="007B7925" w:rsidRPr="006A3EDF">
        <w:rPr>
          <w:rFonts w:ascii="Arial" w:hAnsi="Arial" w:cs="Arial"/>
          <w:sz w:val="24"/>
          <w:szCs w:val="24"/>
        </w:rPr>
        <w:t>(</w:t>
      </w:r>
      <w:r w:rsidR="00E51D66" w:rsidRPr="006A3EDF">
        <w:rPr>
          <w:rFonts w:ascii="Arial" w:hAnsi="Arial" w:cs="Arial"/>
          <w:i/>
          <w:iCs/>
          <w:color w:val="222222"/>
          <w:sz w:val="21"/>
          <w:szCs w:val="21"/>
          <w:shd w:val="clear" w:color="auto" w:fill="FFFFFF"/>
        </w:rPr>
        <w:t xml:space="preserve">ρ = </w:t>
      </w:r>
      <w:r w:rsidR="007B7925" w:rsidRPr="006A3EDF">
        <w:rPr>
          <w:rFonts w:ascii="Arial" w:hAnsi="Arial" w:cs="Arial"/>
          <w:sz w:val="24"/>
          <w:szCs w:val="24"/>
        </w:rPr>
        <w:t>-0.323)</w:t>
      </w:r>
      <w:r w:rsidR="008C4C81" w:rsidRPr="006A3EDF">
        <w:rPr>
          <w:rFonts w:ascii="Arial" w:hAnsi="Arial" w:cs="Arial"/>
          <w:sz w:val="24"/>
          <w:szCs w:val="24"/>
        </w:rPr>
        <w:t xml:space="preserve">. </w:t>
      </w:r>
      <w:r w:rsidR="00682B15" w:rsidRPr="006A3EDF">
        <w:rPr>
          <w:rFonts w:ascii="Arial" w:hAnsi="Arial" w:cs="Arial"/>
          <w:sz w:val="24"/>
          <w:szCs w:val="24"/>
        </w:rPr>
        <w:t>Com isso</w:t>
      </w:r>
      <w:r w:rsidR="00886644">
        <w:rPr>
          <w:rFonts w:ascii="Arial" w:hAnsi="Arial" w:cs="Arial"/>
          <w:sz w:val="24"/>
          <w:szCs w:val="24"/>
        </w:rPr>
        <w:t>, há evidências q</w:t>
      </w:r>
      <w:r w:rsidR="00682B15" w:rsidRPr="006A3EDF">
        <w:rPr>
          <w:rFonts w:ascii="Arial" w:hAnsi="Arial" w:cs="Arial"/>
          <w:sz w:val="24"/>
          <w:szCs w:val="24"/>
        </w:rPr>
        <w:t xml:space="preserve">ue na percepção dos </w:t>
      </w:r>
      <w:r w:rsidR="00506475">
        <w:rPr>
          <w:rFonts w:ascii="Arial" w:hAnsi="Arial" w:cs="Arial"/>
          <w:sz w:val="24"/>
          <w:szCs w:val="24"/>
        </w:rPr>
        <w:t>respondentes</w:t>
      </w:r>
      <w:r w:rsidR="00682B15" w:rsidRPr="006A3EDF">
        <w:rPr>
          <w:rFonts w:ascii="Arial" w:hAnsi="Arial" w:cs="Arial"/>
          <w:sz w:val="24"/>
          <w:szCs w:val="24"/>
        </w:rPr>
        <w:t xml:space="preserve">, </w:t>
      </w:r>
      <w:r w:rsidR="0089469F" w:rsidRPr="006A3EDF">
        <w:rPr>
          <w:rFonts w:ascii="Arial" w:hAnsi="Arial" w:cs="Arial"/>
          <w:sz w:val="24"/>
          <w:szCs w:val="24"/>
        </w:rPr>
        <w:t xml:space="preserve">ambas as instabilidades </w:t>
      </w:r>
      <w:r w:rsidR="00241AB1" w:rsidRPr="006A3EDF">
        <w:rPr>
          <w:rFonts w:ascii="Arial" w:hAnsi="Arial" w:cs="Arial"/>
          <w:sz w:val="24"/>
          <w:szCs w:val="24"/>
        </w:rPr>
        <w:t>estão correlacionadas negativamente</w:t>
      </w:r>
      <w:r w:rsidR="0089469F" w:rsidRPr="006A3EDF">
        <w:rPr>
          <w:rFonts w:ascii="Arial" w:hAnsi="Arial" w:cs="Arial"/>
          <w:sz w:val="24"/>
          <w:szCs w:val="24"/>
        </w:rPr>
        <w:t xml:space="preserve"> a satisfação dos membros. </w:t>
      </w:r>
    </w:p>
    <w:p w14:paraId="66E113ED" w14:textId="38BB49A6" w:rsidR="005A7283" w:rsidRPr="006A3EDF" w:rsidRDefault="00CE7AAE" w:rsidP="005341E7">
      <w:pPr>
        <w:spacing w:line="360" w:lineRule="auto"/>
        <w:ind w:firstLine="720"/>
        <w:rPr>
          <w:rFonts w:ascii="Arial" w:hAnsi="Arial" w:cs="Arial"/>
          <w:sz w:val="24"/>
          <w:szCs w:val="24"/>
        </w:rPr>
      </w:pPr>
      <w:r w:rsidRPr="006A3EDF">
        <w:rPr>
          <w:rFonts w:ascii="Arial" w:hAnsi="Arial" w:cs="Arial"/>
          <w:sz w:val="24"/>
          <w:szCs w:val="24"/>
        </w:rPr>
        <w:t>Mais que isso, a instabilidade da equipe tem um</w:t>
      </w:r>
      <w:r w:rsidR="00483112" w:rsidRPr="006A3EDF">
        <w:rPr>
          <w:rFonts w:ascii="Arial" w:hAnsi="Arial" w:cs="Arial"/>
          <w:sz w:val="24"/>
          <w:szCs w:val="24"/>
        </w:rPr>
        <w:t>a correlação negativa ainda maior que a instabilidade da tarefa</w:t>
      </w:r>
      <w:r w:rsidR="00D34029" w:rsidRPr="006A3EDF">
        <w:rPr>
          <w:rFonts w:ascii="Arial" w:hAnsi="Arial" w:cs="Arial"/>
          <w:sz w:val="24"/>
          <w:szCs w:val="24"/>
        </w:rPr>
        <w:t xml:space="preserve"> na amostra investigada</w:t>
      </w:r>
      <w:r w:rsidR="00483112" w:rsidRPr="006A3EDF">
        <w:rPr>
          <w:rFonts w:ascii="Arial" w:hAnsi="Arial" w:cs="Arial"/>
          <w:sz w:val="24"/>
          <w:szCs w:val="24"/>
        </w:rPr>
        <w:t>.</w:t>
      </w:r>
      <w:r w:rsidR="00B94A95" w:rsidRPr="006A3EDF">
        <w:rPr>
          <w:rFonts w:ascii="Arial" w:hAnsi="Arial" w:cs="Arial"/>
          <w:sz w:val="24"/>
          <w:szCs w:val="24"/>
        </w:rPr>
        <w:t xml:space="preserve"> Esse resultado já era </w:t>
      </w:r>
      <w:r w:rsidR="002C5F20" w:rsidRPr="006A3EDF">
        <w:rPr>
          <w:rFonts w:ascii="Arial" w:hAnsi="Arial" w:cs="Arial"/>
          <w:sz w:val="24"/>
          <w:szCs w:val="24"/>
        </w:rPr>
        <w:t xml:space="preserve">em parte </w:t>
      </w:r>
      <w:r w:rsidR="00B94A95" w:rsidRPr="006A3EDF">
        <w:rPr>
          <w:rFonts w:ascii="Arial" w:hAnsi="Arial" w:cs="Arial"/>
          <w:sz w:val="24"/>
          <w:szCs w:val="24"/>
        </w:rPr>
        <w:t>esperado devido a</w:t>
      </w:r>
      <w:r w:rsidR="000203D9" w:rsidRPr="006A3EDF">
        <w:rPr>
          <w:rFonts w:ascii="Arial" w:hAnsi="Arial" w:cs="Arial"/>
          <w:sz w:val="24"/>
          <w:szCs w:val="24"/>
        </w:rPr>
        <w:t>os</w:t>
      </w:r>
      <w:r w:rsidR="00B94A95" w:rsidRPr="006A3EDF">
        <w:rPr>
          <w:rFonts w:ascii="Arial" w:hAnsi="Arial" w:cs="Arial"/>
          <w:sz w:val="24"/>
          <w:szCs w:val="24"/>
        </w:rPr>
        <w:t xml:space="preserve"> resultados prévios que investiga</w:t>
      </w:r>
      <w:r w:rsidR="009E0123" w:rsidRPr="006A3EDF">
        <w:rPr>
          <w:rFonts w:ascii="Arial" w:hAnsi="Arial" w:cs="Arial"/>
          <w:sz w:val="24"/>
          <w:szCs w:val="24"/>
        </w:rPr>
        <w:t>ra</w:t>
      </w:r>
      <w:r w:rsidR="00B94A95" w:rsidRPr="006A3EDF">
        <w:rPr>
          <w:rFonts w:ascii="Arial" w:hAnsi="Arial" w:cs="Arial"/>
          <w:sz w:val="24"/>
          <w:szCs w:val="24"/>
        </w:rPr>
        <w:t xml:space="preserve">m </w:t>
      </w:r>
      <w:r w:rsidR="000203D9" w:rsidRPr="006A3EDF">
        <w:rPr>
          <w:rFonts w:ascii="Arial" w:hAnsi="Arial" w:cs="Arial"/>
          <w:sz w:val="24"/>
          <w:szCs w:val="24"/>
        </w:rPr>
        <w:t xml:space="preserve">a relação entre </w:t>
      </w:r>
      <w:r w:rsidR="00B94A95" w:rsidRPr="006A3EDF">
        <w:rPr>
          <w:rFonts w:ascii="Arial" w:hAnsi="Arial" w:cs="Arial"/>
          <w:sz w:val="24"/>
          <w:szCs w:val="24"/>
        </w:rPr>
        <w:t xml:space="preserve">o </w:t>
      </w:r>
      <w:commentRangeStart w:id="277"/>
      <w:r w:rsidR="00B94A95" w:rsidRPr="006A3EDF">
        <w:rPr>
          <w:rFonts w:ascii="Arial" w:hAnsi="Arial" w:cs="Arial"/>
          <w:sz w:val="24"/>
          <w:szCs w:val="24"/>
        </w:rPr>
        <w:t>turnover</w:t>
      </w:r>
      <w:r w:rsidR="000203D9" w:rsidRPr="006A3EDF">
        <w:rPr>
          <w:rFonts w:ascii="Arial" w:hAnsi="Arial" w:cs="Arial"/>
          <w:sz w:val="24"/>
          <w:szCs w:val="24"/>
        </w:rPr>
        <w:t xml:space="preserve"> (uma das formas de se ter instabilidade de equipe) e a satisfação</w:t>
      </w:r>
      <w:r w:rsidRPr="006A3EDF">
        <w:rPr>
          <w:rFonts w:ascii="Arial" w:hAnsi="Arial" w:cs="Arial"/>
          <w:sz w:val="24"/>
          <w:szCs w:val="24"/>
        </w:rPr>
        <w:t xml:space="preserve"> </w:t>
      </w:r>
      <w:commentRangeEnd w:id="277"/>
      <w:r w:rsidR="0096390D">
        <w:rPr>
          <w:rStyle w:val="Refdecomentrio"/>
        </w:rPr>
        <w:commentReference w:id="277"/>
      </w:r>
      <w:r w:rsidR="0038513C" w:rsidRPr="006A3EDF">
        <w:rPr>
          <w:rFonts w:ascii="Arial" w:hAnsi="Arial" w:cs="Arial"/>
          <w:sz w:val="24"/>
          <w:szCs w:val="24"/>
        </w:rPr>
        <w:fldChar w:fldCharType="begin" w:fldLock="1"/>
      </w:r>
      <w:r w:rsidR="00B0793C" w:rsidRPr="006A3EDF">
        <w:rPr>
          <w:rFonts w:ascii="Arial" w:hAnsi="Arial" w:cs="Arial"/>
          <w:sz w:val="24"/>
          <w:szCs w:val="24"/>
        </w:rPr>
        <w:instrText>ADDIN CSL_CITATION {"citationItems":[{"id":"ITEM-1","itemData":{"author":[{"dropping-particle":"","family":"Yu","given":"Yiqing","non-dropping-particle":"","parse-names":false,"suffix":""},{"dropping-particle":"","family":"Benlian","given":"Alexander","non-dropping-particle":"","parse-names":false,"suffix":""},{"dropping-particle":"","family":"Hess","given":"Thomas","non-dropping-particle":"","parse-names":false,"suffix":""}],"container-title":"2012 45th Hawaii International Conference on System Sciences","id":"ITEM-1","issued":{"date-parts":[["2012"]]},"page":"3396-3405","title":"An empirical study of volunteer members' perceived turnover in open source software projects","type":"paper-conference"},"uris":["http://www.mendeley.com/documents/?uuid=7ade8198-8395-4273-bfa0-02c120f2afdd"]},{"id":"ITEM-2","itemData":{"author":[{"dropping-particle":"","family":"Sukriket","given":"Prinn","non-dropping-particle":"","parse-names":false,"suffix":""}],"container-title":"AU Journal of Management","id":"ITEM-2","issue":"2","issued":{"date-parts":[["2014"]]},"page":"42-52","title":"The relationship between job satisfaction and turnover intention of Thai software programmers in Bangkok, Thailand","type":"article-journal","volume":"12"},"uris":["http://www.mendeley.com/documents/?uuid=7d27580e-be07-44a2-b7e9-aca0ebb510d8"]}],"mendeley":{"formattedCitation":"(SUKRIKET, 2014; YU; BENLIAN; HESS, 2012)","plainTextFormattedCitation":"(SUKRIKET, 2014; YU; BENLIAN; HESS, 2012)","previouslyFormattedCitation":"(SUKRIKET, 2014; YU; BENLIAN; HESS, 2012)"},"properties":{"noteIndex":0},"schema":"https://github.com/citation-style-language/schema/raw/master/csl-citation.json"}</w:instrText>
      </w:r>
      <w:r w:rsidR="0038513C" w:rsidRPr="006A3EDF">
        <w:rPr>
          <w:rFonts w:ascii="Arial" w:hAnsi="Arial" w:cs="Arial"/>
          <w:sz w:val="24"/>
          <w:szCs w:val="24"/>
        </w:rPr>
        <w:fldChar w:fldCharType="separate"/>
      </w:r>
      <w:r w:rsidR="0038513C" w:rsidRPr="006A3EDF">
        <w:rPr>
          <w:rFonts w:ascii="Arial" w:hAnsi="Arial" w:cs="Arial"/>
          <w:noProof/>
          <w:sz w:val="24"/>
          <w:szCs w:val="24"/>
        </w:rPr>
        <w:t>(SUKRIKET, 2014; YU; BENLIAN; HESS, 2012)</w:t>
      </w:r>
      <w:r w:rsidR="0038513C" w:rsidRPr="006A3EDF">
        <w:rPr>
          <w:rFonts w:ascii="Arial" w:hAnsi="Arial" w:cs="Arial"/>
          <w:sz w:val="24"/>
          <w:szCs w:val="24"/>
        </w:rPr>
        <w:fldChar w:fldCharType="end"/>
      </w:r>
      <w:r w:rsidR="0038513C" w:rsidRPr="006A3EDF">
        <w:rPr>
          <w:rFonts w:ascii="Arial" w:hAnsi="Arial" w:cs="Arial"/>
          <w:sz w:val="24"/>
          <w:szCs w:val="24"/>
        </w:rPr>
        <w:t>.</w:t>
      </w:r>
    </w:p>
    <w:p w14:paraId="079D785B" w14:textId="1D6EAB74" w:rsidR="00241AB1" w:rsidRPr="006A3EDF" w:rsidRDefault="00D3045C" w:rsidP="005341E7">
      <w:pPr>
        <w:spacing w:line="360" w:lineRule="auto"/>
        <w:rPr>
          <w:rFonts w:ascii="Arial" w:hAnsi="Arial" w:cs="Arial"/>
          <w:sz w:val="24"/>
          <w:szCs w:val="24"/>
        </w:rPr>
      </w:pPr>
      <w:r w:rsidRPr="006A3EDF">
        <w:rPr>
          <w:rFonts w:ascii="Arial" w:hAnsi="Arial" w:cs="Arial"/>
          <w:sz w:val="24"/>
          <w:szCs w:val="24"/>
        </w:rPr>
        <w:tab/>
        <w:t xml:space="preserve">A instabilidade da </w:t>
      </w:r>
      <w:r w:rsidR="00C927A8" w:rsidRPr="006A3EDF">
        <w:rPr>
          <w:rFonts w:ascii="Arial" w:hAnsi="Arial" w:cs="Arial"/>
          <w:sz w:val="24"/>
          <w:szCs w:val="24"/>
        </w:rPr>
        <w:t>tarefa tem uma correlação</w:t>
      </w:r>
      <w:r w:rsidR="00C56400" w:rsidRPr="006A3EDF">
        <w:rPr>
          <w:rFonts w:ascii="Arial" w:hAnsi="Arial" w:cs="Arial"/>
          <w:sz w:val="24"/>
          <w:szCs w:val="24"/>
        </w:rPr>
        <w:t xml:space="preserve"> positiva</w:t>
      </w:r>
      <w:r w:rsidR="00C927A8" w:rsidRPr="006A3EDF">
        <w:rPr>
          <w:rFonts w:ascii="Arial" w:hAnsi="Arial" w:cs="Arial"/>
          <w:sz w:val="24"/>
          <w:szCs w:val="24"/>
        </w:rPr>
        <w:t xml:space="preserve"> fraca com a exaustão</w:t>
      </w:r>
      <w:r w:rsidR="00C56400" w:rsidRPr="006A3EDF">
        <w:rPr>
          <w:rFonts w:ascii="Arial" w:hAnsi="Arial" w:cs="Arial"/>
          <w:sz w:val="24"/>
          <w:szCs w:val="24"/>
        </w:rPr>
        <w:t xml:space="preserve"> (</w:t>
      </w:r>
      <w:r w:rsidR="00E51D66" w:rsidRPr="006A3EDF">
        <w:rPr>
          <w:rFonts w:ascii="Arial" w:hAnsi="Arial" w:cs="Arial"/>
          <w:i/>
          <w:iCs/>
          <w:color w:val="222222"/>
          <w:sz w:val="21"/>
          <w:szCs w:val="21"/>
          <w:shd w:val="clear" w:color="auto" w:fill="FFFFFF"/>
        </w:rPr>
        <w:t xml:space="preserve">ρ = </w:t>
      </w:r>
      <w:r w:rsidR="00C56400" w:rsidRPr="006A3EDF">
        <w:rPr>
          <w:rFonts w:ascii="Arial" w:hAnsi="Arial" w:cs="Arial"/>
          <w:sz w:val="24"/>
          <w:szCs w:val="24"/>
        </w:rPr>
        <w:t>0.290)</w:t>
      </w:r>
      <w:r w:rsidR="00C927A8" w:rsidRPr="006A3EDF">
        <w:rPr>
          <w:rFonts w:ascii="Arial" w:hAnsi="Arial" w:cs="Arial"/>
          <w:sz w:val="24"/>
          <w:szCs w:val="24"/>
        </w:rPr>
        <w:t>, mo</w:t>
      </w:r>
      <w:r w:rsidR="00C56400" w:rsidRPr="006A3EDF">
        <w:rPr>
          <w:rFonts w:ascii="Arial" w:hAnsi="Arial" w:cs="Arial"/>
          <w:sz w:val="24"/>
          <w:szCs w:val="24"/>
        </w:rPr>
        <w:t xml:space="preserve">derada </w:t>
      </w:r>
      <w:r w:rsidR="00654335" w:rsidRPr="006A3EDF">
        <w:rPr>
          <w:rFonts w:ascii="Arial" w:hAnsi="Arial" w:cs="Arial"/>
          <w:sz w:val="24"/>
          <w:szCs w:val="24"/>
        </w:rPr>
        <w:t xml:space="preserve">e positiva </w:t>
      </w:r>
      <w:r w:rsidR="00C56400" w:rsidRPr="006A3EDF">
        <w:rPr>
          <w:rFonts w:ascii="Arial" w:hAnsi="Arial" w:cs="Arial"/>
          <w:sz w:val="24"/>
          <w:szCs w:val="24"/>
        </w:rPr>
        <w:t xml:space="preserve">com </w:t>
      </w:r>
      <w:r w:rsidR="00654335" w:rsidRPr="006A3EDF">
        <w:rPr>
          <w:rFonts w:ascii="Arial" w:hAnsi="Arial" w:cs="Arial"/>
          <w:sz w:val="24"/>
          <w:szCs w:val="24"/>
        </w:rPr>
        <w:t>o cinismo (</w:t>
      </w:r>
      <w:r w:rsidR="00E51D66" w:rsidRPr="006A3EDF">
        <w:rPr>
          <w:rFonts w:ascii="Arial" w:hAnsi="Arial" w:cs="Arial"/>
          <w:i/>
          <w:iCs/>
          <w:color w:val="222222"/>
          <w:sz w:val="21"/>
          <w:szCs w:val="21"/>
          <w:shd w:val="clear" w:color="auto" w:fill="FFFFFF"/>
        </w:rPr>
        <w:t xml:space="preserve">ρ = </w:t>
      </w:r>
      <w:r w:rsidR="00654335" w:rsidRPr="006A3EDF">
        <w:rPr>
          <w:rFonts w:ascii="Arial" w:hAnsi="Arial" w:cs="Arial"/>
          <w:sz w:val="24"/>
          <w:szCs w:val="24"/>
        </w:rPr>
        <w:t>0.364) e fraca e negativa com a eficácia (</w:t>
      </w:r>
      <w:r w:rsidR="00E51D66" w:rsidRPr="006A3EDF">
        <w:rPr>
          <w:rFonts w:ascii="Arial" w:hAnsi="Arial" w:cs="Arial"/>
          <w:i/>
          <w:iCs/>
          <w:color w:val="222222"/>
          <w:sz w:val="21"/>
          <w:szCs w:val="21"/>
          <w:shd w:val="clear" w:color="auto" w:fill="FFFFFF"/>
        </w:rPr>
        <w:t xml:space="preserve">ρ = </w:t>
      </w:r>
      <w:r w:rsidR="00654335" w:rsidRPr="006A3EDF">
        <w:rPr>
          <w:rFonts w:ascii="Arial" w:hAnsi="Arial" w:cs="Arial"/>
          <w:sz w:val="24"/>
          <w:szCs w:val="24"/>
        </w:rPr>
        <w:t>-0.16</w:t>
      </w:r>
      <w:r w:rsidR="00DF2FF2" w:rsidRPr="006A3EDF">
        <w:rPr>
          <w:rFonts w:ascii="Arial" w:hAnsi="Arial" w:cs="Arial"/>
          <w:sz w:val="24"/>
          <w:szCs w:val="24"/>
        </w:rPr>
        <w:t>2). Já a instabilidade da equipe tem uma tem uma correlação positiva e modera</w:t>
      </w:r>
      <w:ins w:id="278" w:author="Microsoft Office User" w:date="2020-09-01T12:47:00Z">
        <w:r w:rsidR="0096390D">
          <w:rPr>
            <w:rFonts w:ascii="Arial" w:hAnsi="Arial" w:cs="Arial"/>
            <w:sz w:val="24"/>
            <w:szCs w:val="24"/>
          </w:rPr>
          <w:t>da</w:t>
        </w:r>
      </w:ins>
      <w:r w:rsidR="00DF2FF2" w:rsidRPr="006A3EDF">
        <w:rPr>
          <w:rFonts w:ascii="Arial" w:hAnsi="Arial" w:cs="Arial"/>
          <w:sz w:val="24"/>
          <w:szCs w:val="24"/>
        </w:rPr>
        <w:t xml:space="preserve"> entre </w:t>
      </w:r>
      <w:r w:rsidR="005B3B76" w:rsidRPr="006A3EDF">
        <w:rPr>
          <w:rFonts w:ascii="Arial" w:hAnsi="Arial" w:cs="Arial"/>
          <w:sz w:val="24"/>
          <w:szCs w:val="24"/>
        </w:rPr>
        <w:t>o cinismo (</w:t>
      </w:r>
      <w:r w:rsidR="00E51D66" w:rsidRPr="006A3EDF">
        <w:rPr>
          <w:rFonts w:ascii="Arial" w:hAnsi="Arial" w:cs="Arial"/>
          <w:i/>
          <w:iCs/>
          <w:color w:val="222222"/>
          <w:sz w:val="21"/>
          <w:szCs w:val="21"/>
          <w:shd w:val="clear" w:color="auto" w:fill="FFFFFF"/>
        </w:rPr>
        <w:t xml:space="preserve">ρ = </w:t>
      </w:r>
      <w:r w:rsidR="005B3B76" w:rsidRPr="006A3EDF">
        <w:rPr>
          <w:rFonts w:ascii="Arial" w:hAnsi="Arial" w:cs="Arial"/>
          <w:sz w:val="24"/>
          <w:szCs w:val="24"/>
        </w:rPr>
        <w:t>0.516) e a exaustão (</w:t>
      </w:r>
      <w:r w:rsidR="00E51D66" w:rsidRPr="006A3EDF">
        <w:rPr>
          <w:rFonts w:ascii="Arial" w:hAnsi="Arial" w:cs="Arial"/>
          <w:i/>
          <w:iCs/>
          <w:color w:val="222222"/>
          <w:sz w:val="21"/>
          <w:szCs w:val="21"/>
          <w:shd w:val="clear" w:color="auto" w:fill="FFFFFF"/>
        </w:rPr>
        <w:t xml:space="preserve">ρ = </w:t>
      </w:r>
      <w:r w:rsidR="005B3B76" w:rsidRPr="006A3EDF">
        <w:rPr>
          <w:rFonts w:ascii="Arial" w:hAnsi="Arial" w:cs="Arial"/>
          <w:sz w:val="24"/>
          <w:szCs w:val="24"/>
        </w:rPr>
        <w:t xml:space="preserve">0.435) e </w:t>
      </w:r>
      <w:r w:rsidR="00E44B80" w:rsidRPr="006A3EDF">
        <w:rPr>
          <w:rFonts w:ascii="Arial" w:hAnsi="Arial" w:cs="Arial"/>
          <w:sz w:val="24"/>
          <w:szCs w:val="24"/>
        </w:rPr>
        <w:t>moderada,</w:t>
      </w:r>
      <w:r w:rsidR="005B3B76" w:rsidRPr="006A3EDF">
        <w:rPr>
          <w:rFonts w:ascii="Arial" w:hAnsi="Arial" w:cs="Arial"/>
          <w:sz w:val="24"/>
          <w:szCs w:val="24"/>
        </w:rPr>
        <w:t xml:space="preserve"> mas negativa com a efic</w:t>
      </w:r>
      <w:r w:rsidR="00E44B80" w:rsidRPr="006A3EDF">
        <w:rPr>
          <w:rFonts w:ascii="Arial" w:hAnsi="Arial" w:cs="Arial"/>
          <w:sz w:val="24"/>
          <w:szCs w:val="24"/>
        </w:rPr>
        <w:t>ácia (</w:t>
      </w:r>
      <w:r w:rsidR="00E51D66" w:rsidRPr="006A3EDF">
        <w:rPr>
          <w:rFonts w:ascii="Arial" w:hAnsi="Arial" w:cs="Arial"/>
          <w:i/>
          <w:iCs/>
          <w:color w:val="222222"/>
          <w:sz w:val="21"/>
          <w:szCs w:val="21"/>
          <w:shd w:val="clear" w:color="auto" w:fill="FFFFFF"/>
        </w:rPr>
        <w:t xml:space="preserve">ρ = </w:t>
      </w:r>
      <w:r w:rsidR="00E44B80" w:rsidRPr="006A3EDF">
        <w:rPr>
          <w:rFonts w:ascii="Arial" w:hAnsi="Arial" w:cs="Arial"/>
          <w:sz w:val="24"/>
          <w:szCs w:val="24"/>
        </w:rPr>
        <w:t xml:space="preserve">-0.358). </w:t>
      </w:r>
      <w:r w:rsidR="0050087E" w:rsidRPr="006A3EDF">
        <w:rPr>
          <w:rFonts w:ascii="Arial" w:hAnsi="Arial" w:cs="Arial"/>
          <w:sz w:val="24"/>
          <w:szCs w:val="24"/>
        </w:rPr>
        <w:t xml:space="preserve"> </w:t>
      </w:r>
      <w:commentRangeStart w:id="279"/>
      <w:r w:rsidR="0050087E" w:rsidRPr="006A3EDF">
        <w:rPr>
          <w:rFonts w:ascii="Arial" w:hAnsi="Arial" w:cs="Arial"/>
          <w:sz w:val="24"/>
          <w:szCs w:val="24"/>
        </w:rPr>
        <w:t>Es</w:t>
      </w:r>
      <w:r w:rsidR="00474D2C">
        <w:rPr>
          <w:rFonts w:ascii="Arial" w:hAnsi="Arial" w:cs="Arial"/>
          <w:sz w:val="24"/>
          <w:szCs w:val="24"/>
        </w:rPr>
        <w:t>s</w:t>
      </w:r>
      <w:r w:rsidR="0050087E" w:rsidRPr="006A3EDF">
        <w:rPr>
          <w:rFonts w:ascii="Arial" w:hAnsi="Arial" w:cs="Arial"/>
          <w:sz w:val="24"/>
          <w:szCs w:val="24"/>
        </w:rPr>
        <w:t xml:space="preserve">es resultados levam a hipóteses de que </w:t>
      </w:r>
      <w:r w:rsidR="00E633BE" w:rsidRPr="006A3EDF">
        <w:rPr>
          <w:rFonts w:ascii="Arial" w:hAnsi="Arial" w:cs="Arial"/>
          <w:sz w:val="24"/>
          <w:szCs w:val="24"/>
        </w:rPr>
        <w:t xml:space="preserve">essas instabilidades </w:t>
      </w:r>
      <w:r w:rsidR="00E00474" w:rsidRPr="006A3EDF">
        <w:rPr>
          <w:rFonts w:ascii="Arial" w:hAnsi="Arial" w:cs="Arial"/>
          <w:sz w:val="24"/>
          <w:szCs w:val="24"/>
        </w:rPr>
        <w:t>têm</w:t>
      </w:r>
      <w:r w:rsidR="00E633BE" w:rsidRPr="006A3EDF">
        <w:rPr>
          <w:rFonts w:ascii="Arial" w:hAnsi="Arial" w:cs="Arial"/>
          <w:sz w:val="24"/>
          <w:szCs w:val="24"/>
        </w:rPr>
        <w:t xml:space="preserve"> impacto no </w:t>
      </w:r>
      <w:proofErr w:type="spellStart"/>
      <w:r w:rsidR="00E633BE" w:rsidRPr="006A3EDF">
        <w:rPr>
          <w:rFonts w:ascii="Arial" w:hAnsi="Arial" w:cs="Arial"/>
          <w:sz w:val="24"/>
          <w:szCs w:val="24"/>
        </w:rPr>
        <w:t>burnout</w:t>
      </w:r>
      <w:proofErr w:type="spellEnd"/>
      <w:r w:rsidR="00E633BE" w:rsidRPr="006A3EDF">
        <w:rPr>
          <w:rFonts w:ascii="Arial" w:hAnsi="Arial" w:cs="Arial"/>
          <w:sz w:val="24"/>
          <w:szCs w:val="24"/>
        </w:rPr>
        <w:t xml:space="preserve"> e na satisfação que deve ser investigada em trabalhos futuros.</w:t>
      </w:r>
      <w:commentRangeEnd w:id="279"/>
      <w:r w:rsidR="0096390D">
        <w:rPr>
          <w:rStyle w:val="Refdecomentrio"/>
        </w:rPr>
        <w:commentReference w:id="279"/>
      </w:r>
      <w:r w:rsidR="00E633BE" w:rsidRPr="006A3EDF">
        <w:rPr>
          <w:rFonts w:ascii="Arial" w:hAnsi="Arial" w:cs="Arial"/>
          <w:sz w:val="24"/>
          <w:szCs w:val="24"/>
        </w:rPr>
        <w:t xml:space="preserve"> </w:t>
      </w:r>
    </w:p>
    <w:p w14:paraId="09CF2C89" w14:textId="33E92387" w:rsidR="00675C99" w:rsidRPr="006A3EDF" w:rsidRDefault="00E44B80" w:rsidP="005341E7">
      <w:pPr>
        <w:spacing w:line="360" w:lineRule="auto"/>
        <w:rPr>
          <w:rFonts w:ascii="Arial" w:hAnsi="Arial" w:cs="Arial"/>
          <w:sz w:val="24"/>
          <w:szCs w:val="24"/>
        </w:rPr>
      </w:pPr>
      <w:r w:rsidRPr="006A3EDF">
        <w:rPr>
          <w:rFonts w:ascii="Arial" w:hAnsi="Arial" w:cs="Arial"/>
          <w:sz w:val="24"/>
          <w:szCs w:val="24"/>
        </w:rPr>
        <w:tab/>
      </w:r>
      <w:r w:rsidR="00BD0DA7" w:rsidRPr="006A3EDF">
        <w:rPr>
          <w:rFonts w:ascii="Arial" w:hAnsi="Arial" w:cs="Arial"/>
          <w:sz w:val="24"/>
          <w:szCs w:val="24"/>
        </w:rPr>
        <w:t xml:space="preserve">A dimensão exaustão do </w:t>
      </w:r>
      <w:proofErr w:type="spellStart"/>
      <w:r w:rsidR="00BD0DA7" w:rsidRPr="006A3EDF">
        <w:rPr>
          <w:rFonts w:ascii="Arial" w:hAnsi="Arial" w:cs="Arial"/>
          <w:sz w:val="24"/>
          <w:szCs w:val="24"/>
        </w:rPr>
        <w:t>burnout</w:t>
      </w:r>
      <w:proofErr w:type="spellEnd"/>
      <w:r w:rsidR="00BD0DA7" w:rsidRPr="006A3EDF">
        <w:rPr>
          <w:rFonts w:ascii="Arial" w:hAnsi="Arial" w:cs="Arial"/>
          <w:sz w:val="24"/>
          <w:szCs w:val="24"/>
        </w:rPr>
        <w:t xml:space="preserve"> tem uma </w:t>
      </w:r>
      <w:r w:rsidR="00B0068C" w:rsidRPr="006A3EDF">
        <w:rPr>
          <w:rFonts w:ascii="Arial" w:hAnsi="Arial" w:cs="Arial"/>
          <w:sz w:val="24"/>
          <w:szCs w:val="24"/>
        </w:rPr>
        <w:t>correlação positiva e</w:t>
      </w:r>
      <w:r w:rsidR="00BD0DA7" w:rsidRPr="006A3EDF">
        <w:rPr>
          <w:rFonts w:ascii="Arial" w:hAnsi="Arial" w:cs="Arial"/>
          <w:sz w:val="24"/>
          <w:szCs w:val="24"/>
        </w:rPr>
        <w:t xml:space="preserve"> forte com </w:t>
      </w:r>
      <w:r w:rsidR="00B0068C" w:rsidRPr="006A3EDF">
        <w:rPr>
          <w:rFonts w:ascii="Arial" w:hAnsi="Arial" w:cs="Arial"/>
          <w:sz w:val="24"/>
          <w:szCs w:val="24"/>
        </w:rPr>
        <w:t>o cinismo</w:t>
      </w:r>
      <w:r w:rsidR="00BF6AB9" w:rsidRPr="006A3EDF">
        <w:rPr>
          <w:rFonts w:ascii="Arial" w:hAnsi="Arial" w:cs="Arial"/>
          <w:sz w:val="24"/>
          <w:szCs w:val="24"/>
        </w:rPr>
        <w:t xml:space="preserve"> (</w:t>
      </w:r>
      <w:r w:rsidR="00E51D66" w:rsidRPr="006A3EDF">
        <w:rPr>
          <w:rFonts w:ascii="Arial" w:hAnsi="Arial" w:cs="Arial"/>
          <w:i/>
          <w:iCs/>
          <w:color w:val="222222"/>
          <w:sz w:val="21"/>
          <w:szCs w:val="21"/>
          <w:shd w:val="clear" w:color="auto" w:fill="FFFFFF"/>
        </w:rPr>
        <w:t xml:space="preserve">ρ = </w:t>
      </w:r>
      <w:r w:rsidR="00BF6AB9" w:rsidRPr="006A3EDF">
        <w:rPr>
          <w:rFonts w:ascii="Arial" w:hAnsi="Arial" w:cs="Arial"/>
          <w:sz w:val="24"/>
          <w:szCs w:val="24"/>
        </w:rPr>
        <w:t>0.881)</w:t>
      </w:r>
      <w:r w:rsidR="00B0068C" w:rsidRPr="006A3EDF">
        <w:rPr>
          <w:rFonts w:ascii="Arial" w:hAnsi="Arial" w:cs="Arial"/>
          <w:sz w:val="24"/>
          <w:szCs w:val="24"/>
        </w:rPr>
        <w:t xml:space="preserve"> e negativa e forte com a eficácia (</w:t>
      </w:r>
      <w:r w:rsidR="00E51D66" w:rsidRPr="006A3EDF">
        <w:rPr>
          <w:rFonts w:ascii="Arial" w:hAnsi="Arial" w:cs="Arial"/>
          <w:i/>
          <w:iCs/>
          <w:color w:val="222222"/>
          <w:sz w:val="21"/>
          <w:szCs w:val="21"/>
          <w:shd w:val="clear" w:color="auto" w:fill="FFFFFF"/>
        </w:rPr>
        <w:t xml:space="preserve">ρ = </w:t>
      </w:r>
      <w:r w:rsidR="00B0068C" w:rsidRPr="006A3EDF">
        <w:rPr>
          <w:rFonts w:ascii="Arial" w:hAnsi="Arial" w:cs="Arial"/>
          <w:sz w:val="24"/>
          <w:szCs w:val="24"/>
        </w:rPr>
        <w:t>-0.795)</w:t>
      </w:r>
      <w:r w:rsidR="00BF6AB9" w:rsidRPr="006A3EDF">
        <w:rPr>
          <w:rFonts w:ascii="Arial" w:hAnsi="Arial" w:cs="Arial"/>
          <w:sz w:val="24"/>
          <w:szCs w:val="24"/>
        </w:rPr>
        <w:t xml:space="preserve">. Existe também uma </w:t>
      </w:r>
      <w:r w:rsidR="00675C99" w:rsidRPr="006A3EDF">
        <w:rPr>
          <w:rFonts w:ascii="Arial" w:hAnsi="Arial" w:cs="Arial"/>
          <w:sz w:val="24"/>
          <w:szCs w:val="24"/>
        </w:rPr>
        <w:t>correlação</w:t>
      </w:r>
      <w:r w:rsidR="00BF6AB9" w:rsidRPr="006A3EDF">
        <w:rPr>
          <w:rFonts w:ascii="Arial" w:hAnsi="Arial" w:cs="Arial"/>
          <w:sz w:val="24"/>
          <w:szCs w:val="24"/>
        </w:rPr>
        <w:t xml:space="preserve"> muito forte e negativa entre o cinismo e a </w:t>
      </w:r>
      <w:r w:rsidR="00675C99" w:rsidRPr="006A3EDF">
        <w:rPr>
          <w:rFonts w:ascii="Arial" w:hAnsi="Arial" w:cs="Arial"/>
          <w:sz w:val="24"/>
          <w:szCs w:val="24"/>
        </w:rPr>
        <w:t>eficácia (</w:t>
      </w:r>
      <w:r w:rsidR="00E51D66" w:rsidRPr="006A3EDF">
        <w:rPr>
          <w:rFonts w:ascii="Arial" w:hAnsi="Arial" w:cs="Arial"/>
          <w:i/>
          <w:iCs/>
          <w:color w:val="222222"/>
          <w:sz w:val="21"/>
          <w:szCs w:val="21"/>
          <w:shd w:val="clear" w:color="auto" w:fill="FFFFFF"/>
        </w:rPr>
        <w:t xml:space="preserve">ρ = </w:t>
      </w:r>
      <w:r w:rsidR="00675C99" w:rsidRPr="006A3EDF">
        <w:rPr>
          <w:rFonts w:ascii="Arial" w:hAnsi="Arial" w:cs="Arial"/>
          <w:sz w:val="24"/>
          <w:szCs w:val="24"/>
        </w:rPr>
        <w:t xml:space="preserve">-0.913). </w:t>
      </w:r>
      <w:r w:rsidR="00DD700F" w:rsidRPr="006A3EDF">
        <w:rPr>
          <w:rFonts w:ascii="Arial" w:hAnsi="Arial" w:cs="Arial"/>
          <w:sz w:val="24"/>
          <w:szCs w:val="24"/>
        </w:rPr>
        <w:t xml:space="preserve"> </w:t>
      </w:r>
    </w:p>
    <w:p w14:paraId="3F233374" w14:textId="77777777" w:rsidR="00276DA6" w:rsidRPr="006A3EDF" w:rsidRDefault="00276DA6" w:rsidP="005341E7">
      <w:pPr>
        <w:spacing w:line="360" w:lineRule="auto"/>
        <w:ind w:firstLine="720"/>
        <w:rPr>
          <w:rFonts w:ascii="Arial" w:hAnsi="Arial" w:cs="Arial"/>
          <w:sz w:val="24"/>
          <w:szCs w:val="24"/>
        </w:rPr>
      </w:pPr>
      <w:r w:rsidRPr="006A3EDF">
        <w:rPr>
          <w:rFonts w:ascii="Arial" w:hAnsi="Arial" w:cs="Arial"/>
          <w:sz w:val="24"/>
          <w:szCs w:val="24"/>
        </w:rPr>
        <w:t xml:space="preserve">Todas as dimensões da adaptabilidade estão correlacionadas, ao menos moderadamente entre si. </w:t>
      </w:r>
      <w:commentRangeStart w:id="280"/>
      <w:r w:rsidRPr="006A3EDF">
        <w:rPr>
          <w:rFonts w:ascii="Arial" w:hAnsi="Arial" w:cs="Arial"/>
          <w:sz w:val="24"/>
          <w:szCs w:val="24"/>
        </w:rPr>
        <w:t xml:space="preserve">Ademais, todas as correlações entre as dimensões de adaptabilidade observadas neste trabalho tem valores maiores que as observadas no trabalho original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 Roussel (2012</w:t>
      </w:r>
      <w:r w:rsidRPr="006A3EDF">
        <w:rPr>
          <w:rFonts w:ascii="Arial" w:hAnsi="Arial" w:cs="Arial"/>
          <w:sz w:val="24"/>
          <w:szCs w:val="24"/>
        </w:rPr>
        <w:fldChar w:fldCharType="end"/>
      </w:r>
      <w:commentRangeEnd w:id="280"/>
      <w:r w:rsidR="0096390D">
        <w:rPr>
          <w:rStyle w:val="Refdecomentrio"/>
        </w:rPr>
        <w:commentReference w:id="280"/>
      </w:r>
      <w:r w:rsidRPr="006A3EDF">
        <w:rPr>
          <w:rFonts w:ascii="Arial" w:hAnsi="Arial" w:cs="Arial"/>
          <w:sz w:val="24"/>
          <w:szCs w:val="24"/>
        </w:rPr>
        <w:t xml:space="preserve">).  </w:t>
      </w:r>
    </w:p>
    <w:p w14:paraId="0D1C1179" w14:textId="338F091B" w:rsidR="00C56023" w:rsidRPr="006A3EDF" w:rsidRDefault="00276DA6" w:rsidP="005341E7">
      <w:pPr>
        <w:spacing w:line="360" w:lineRule="auto"/>
        <w:ind w:firstLine="720"/>
        <w:rPr>
          <w:rFonts w:ascii="Arial" w:hAnsi="Arial" w:cs="Arial"/>
          <w:sz w:val="24"/>
          <w:szCs w:val="24"/>
        </w:rPr>
      </w:pPr>
      <w:r w:rsidRPr="006A3EDF">
        <w:rPr>
          <w:rFonts w:ascii="Arial" w:hAnsi="Arial" w:cs="Arial"/>
          <w:sz w:val="24"/>
          <w:szCs w:val="24"/>
        </w:rPr>
        <w:t xml:space="preserve"> Existe uma correlação muito forte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0.900) entre </w:t>
      </w:r>
      <w:r w:rsidR="00B47B8E">
        <w:rPr>
          <w:rFonts w:ascii="Arial" w:hAnsi="Arial" w:cs="Arial"/>
          <w:sz w:val="24"/>
          <w:szCs w:val="24"/>
        </w:rPr>
        <w:t>estresse</w:t>
      </w:r>
      <w:r w:rsidRPr="006A3EDF">
        <w:rPr>
          <w:rFonts w:ascii="Arial" w:hAnsi="Arial" w:cs="Arial"/>
          <w:sz w:val="24"/>
          <w:szCs w:val="24"/>
        </w:rPr>
        <w:t xml:space="preserve"> e </w:t>
      </w:r>
      <w:r w:rsidR="00A20FFE" w:rsidRPr="006A3EDF">
        <w:rPr>
          <w:rFonts w:ascii="Arial" w:eastAsiaTheme="minorHAnsi" w:hAnsi="Arial" w:cs="Arial"/>
          <w:sz w:val="24"/>
          <w:szCs w:val="24"/>
        </w:rPr>
        <w:t>situações inesperadas</w:t>
      </w:r>
      <w:r w:rsidR="00767D43" w:rsidRPr="006A3EDF">
        <w:rPr>
          <w:rFonts w:ascii="Arial" w:eastAsiaTheme="minorHAnsi" w:hAnsi="Arial" w:cs="Arial"/>
          <w:sz w:val="24"/>
          <w:szCs w:val="24"/>
        </w:rPr>
        <w:t xml:space="preserve"> e de emergência</w:t>
      </w:r>
      <w:r w:rsidRPr="006A3EDF">
        <w:rPr>
          <w:rFonts w:ascii="Arial" w:hAnsi="Arial" w:cs="Arial"/>
          <w:sz w:val="24"/>
          <w:szCs w:val="24"/>
        </w:rPr>
        <w:t xml:space="preserve">. No trabalho original essa correlação foi apenas </w:t>
      </w:r>
      <w:r w:rsidRPr="006A3EDF">
        <w:rPr>
          <w:rFonts w:ascii="Arial" w:hAnsi="Arial" w:cs="Arial"/>
          <w:sz w:val="24"/>
          <w:szCs w:val="24"/>
        </w:rPr>
        <w:lastRenderedPageBreak/>
        <w:t>moderada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0.44).</w:t>
      </w:r>
      <w:r w:rsidR="00EE2328" w:rsidRPr="006A3EDF">
        <w:rPr>
          <w:rFonts w:ascii="Arial" w:hAnsi="Arial" w:cs="Arial"/>
          <w:sz w:val="24"/>
          <w:szCs w:val="24"/>
        </w:rPr>
        <w:t xml:space="preserve"> </w:t>
      </w:r>
      <w:commentRangeStart w:id="281"/>
      <w:r w:rsidR="009D5D06" w:rsidRPr="006A3EDF">
        <w:rPr>
          <w:rFonts w:ascii="Arial" w:hAnsi="Arial" w:cs="Arial"/>
          <w:sz w:val="24"/>
          <w:szCs w:val="24"/>
        </w:rPr>
        <w:t>Em outras áreas</w:t>
      </w:r>
      <w:r w:rsidR="00266EBB">
        <w:rPr>
          <w:rFonts w:ascii="Arial" w:hAnsi="Arial" w:cs="Arial"/>
          <w:sz w:val="24"/>
          <w:szCs w:val="24"/>
        </w:rPr>
        <w:t>,</w:t>
      </w:r>
      <w:r w:rsidR="009D5D06" w:rsidRPr="006A3EDF">
        <w:rPr>
          <w:rFonts w:ascii="Arial" w:hAnsi="Arial" w:cs="Arial"/>
          <w:sz w:val="24"/>
          <w:szCs w:val="24"/>
        </w:rPr>
        <w:t xml:space="preserve"> situações inesperadas geram </w:t>
      </w:r>
      <w:r w:rsidR="00B47B8E">
        <w:rPr>
          <w:rFonts w:ascii="Arial" w:hAnsi="Arial" w:cs="Arial"/>
          <w:sz w:val="24"/>
          <w:szCs w:val="24"/>
        </w:rPr>
        <w:t>estresse</w:t>
      </w:r>
      <w:r w:rsidR="009D5D06" w:rsidRPr="006A3EDF">
        <w:rPr>
          <w:rFonts w:ascii="Arial" w:hAnsi="Arial" w:cs="Arial"/>
          <w:sz w:val="24"/>
          <w:szCs w:val="24"/>
        </w:rPr>
        <w:t xml:space="preserve"> </w:t>
      </w:r>
      <w:r w:rsidR="009D5D06" w:rsidRPr="006A3EDF">
        <w:rPr>
          <w:rFonts w:ascii="Arial" w:hAnsi="Arial" w:cs="Arial"/>
          <w:sz w:val="24"/>
          <w:szCs w:val="24"/>
        </w:rPr>
        <w:fldChar w:fldCharType="begin" w:fldLock="1"/>
      </w:r>
      <w:r w:rsidR="004D6275" w:rsidRPr="006A3EDF">
        <w:rPr>
          <w:rFonts w:ascii="Arial" w:hAnsi="Arial" w:cs="Arial"/>
          <w:sz w:val="24"/>
          <w:szCs w:val="24"/>
        </w:rPr>
        <w:instrText>ADDIN CSL_CITATION {"citationItems":[{"id":"ITEM-1","itemData":{"author":[{"dropping-particle":"","family":"Teague","given":"Bruce T","non-dropping-particle":"","parse-names":false,"suffix":""}],"container-title":"USINESS RESEARCH YEARBOOK","id":"ITEM-1","issued":{"date-parts":[["2008"]]},"page":"711","title":"WORK STRESS FROM UNEXPECTED SOURCES: THE NOVELTY OF THE MUNDANE","type":"article-journal"},"uris":["http://www.mendeley.com/documents/?uuid=9fca885f-d449-4557-91e8-efb74747412a"]}],"mendeley":{"formattedCitation":"(TEAGUE, 2008)","plainTextFormattedCitation":"(TEAGUE, 2008)","previouslyFormattedCitation":"(TEAGUE, 2008)"},"properties":{"noteIndex":0},"schema":"https://github.com/citation-style-language/schema/raw/master/csl-citation.json"}</w:instrText>
      </w:r>
      <w:r w:rsidR="009D5D06" w:rsidRPr="006A3EDF">
        <w:rPr>
          <w:rFonts w:ascii="Arial" w:hAnsi="Arial" w:cs="Arial"/>
          <w:sz w:val="24"/>
          <w:szCs w:val="24"/>
        </w:rPr>
        <w:fldChar w:fldCharType="separate"/>
      </w:r>
      <w:r w:rsidR="009D5D06" w:rsidRPr="006A3EDF">
        <w:rPr>
          <w:rFonts w:ascii="Arial" w:hAnsi="Arial" w:cs="Arial"/>
          <w:noProof/>
          <w:sz w:val="24"/>
          <w:szCs w:val="24"/>
        </w:rPr>
        <w:t>(TEAGUE, 2008)</w:t>
      </w:r>
      <w:r w:rsidR="009D5D06" w:rsidRPr="006A3EDF">
        <w:rPr>
          <w:rFonts w:ascii="Arial" w:hAnsi="Arial" w:cs="Arial"/>
          <w:sz w:val="24"/>
          <w:szCs w:val="24"/>
        </w:rPr>
        <w:fldChar w:fldCharType="end"/>
      </w:r>
      <w:r w:rsidR="004D6275" w:rsidRPr="006A3EDF">
        <w:rPr>
          <w:rFonts w:ascii="Arial" w:hAnsi="Arial" w:cs="Arial"/>
          <w:sz w:val="24"/>
          <w:szCs w:val="24"/>
        </w:rPr>
        <w:t>.</w:t>
      </w:r>
      <w:commentRangeEnd w:id="281"/>
      <w:r w:rsidR="0096390D">
        <w:rPr>
          <w:rStyle w:val="Refdecomentrio"/>
        </w:rPr>
        <w:commentReference w:id="281"/>
      </w:r>
      <w:r w:rsidR="004D6275" w:rsidRPr="006A3EDF">
        <w:rPr>
          <w:rFonts w:ascii="Arial" w:hAnsi="Arial" w:cs="Arial"/>
          <w:sz w:val="24"/>
          <w:szCs w:val="24"/>
        </w:rPr>
        <w:t xml:space="preserve"> </w:t>
      </w:r>
      <w:commentRangeStart w:id="282"/>
      <w:r w:rsidR="004D6275" w:rsidRPr="006A3EDF">
        <w:rPr>
          <w:rFonts w:ascii="Arial" w:hAnsi="Arial" w:cs="Arial"/>
          <w:sz w:val="24"/>
          <w:szCs w:val="24"/>
        </w:rPr>
        <w:fldChar w:fldCharType="begin" w:fldLock="1"/>
      </w:r>
      <w:r w:rsidR="00351A52">
        <w:rPr>
          <w:rFonts w:ascii="Arial" w:hAnsi="Arial" w:cs="Arial"/>
          <w:sz w:val="24"/>
          <w:szCs w:val="24"/>
        </w:rPr>
        <w:instrText>ADDIN CSL_CITATION {"citationItems":[{"id":"ITEM-1","itemData":{"author":[{"dropping-particle":"","family":"Marinho","given":"Marcelo Luiz Monteiro","non-dropping-particle":"","parse-names":false,"suffix":""}],"id":"ITEM-1","issued":{"date-parts":[["2015"]]},"publisher":"Federal University of Pernambuco","title":"UNCERTAINTY MANAGEMENT IN SOFTWARE PROJECTS","type":"thesis"},"uris":["http://www.mendeley.com/documents/?uuid=600bc1c1-5e8c-40e4-bde9-d3abd26f0589"]}],"mendeley":{"formattedCitation":"(MARINHO, 2015)","manualFormatting":"Marinho (2015)","plainTextFormattedCitation":"(MARINHO, 2015)","previouslyFormattedCitation":"(MARINHO, 2015)"},"properties":{"noteIndex":0},"schema":"https://github.com/citation-style-language/schema/raw/master/csl-citation.json"}</w:instrText>
      </w:r>
      <w:r w:rsidR="004D6275" w:rsidRPr="006A3EDF">
        <w:rPr>
          <w:rFonts w:ascii="Arial" w:hAnsi="Arial" w:cs="Arial"/>
          <w:sz w:val="24"/>
          <w:szCs w:val="24"/>
        </w:rPr>
        <w:fldChar w:fldCharType="separate"/>
      </w:r>
      <w:r w:rsidR="004D6275" w:rsidRPr="006A3EDF">
        <w:rPr>
          <w:rFonts w:ascii="Arial" w:hAnsi="Arial" w:cs="Arial"/>
          <w:noProof/>
          <w:sz w:val="24"/>
          <w:szCs w:val="24"/>
        </w:rPr>
        <w:t>Marinho (2015)</w:t>
      </w:r>
      <w:r w:rsidR="004D6275" w:rsidRPr="006A3EDF">
        <w:rPr>
          <w:rFonts w:ascii="Arial" w:hAnsi="Arial" w:cs="Arial"/>
          <w:sz w:val="24"/>
          <w:szCs w:val="24"/>
        </w:rPr>
        <w:fldChar w:fldCharType="end"/>
      </w:r>
      <w:r w:rsidR="004D6275" w:rsidRPr="006A3EDF">
        <w:rPr>
          <w:rFonts w:ascii="Arial" w:hAnsi="Arial" w:cs="Arial"/>
          <w:sz w:val="24"/>
          <w:szCs w:val="24"/>
        </w:rPr>
        <w:t xml:space="preserve"> comenta que na En</w:t>
      </w:r>
      <w:r w:rsidR="00E47303" w:rsidRPr="006A3EDF">
        <w:rPr>
          <w:rFonts w:ascii="Arial" w:hAnsi="Arial" w:cs="Arial"/>
          <w:sz w:val="24"/>
          <w:szCs w:val="24"/>
        </w:rPr>
        <w:t>genharia de Software existe uma grande quantidade de situações que não são esperadas, e que os membros da equipe precisam gerenciar.</w:t>
      </w:r>
      <w:r w:rsidR="009D5D06" w:rsidRPr="006A3EDF">
        <w:rPr>
          <w:rFonts w:ascii="Arial" w:hAnsi="Arial" w:cs="Arial"/>
          <w:sz w:val="24"/>
          <w:szCs w:val="24"/>
        </w:rPr>
        <w:t xml:space="preserve"> </w:t>
      </w:r>
      <w:r w:rsidR="00EE2328" w:rsidRPr="006A3EDF">
        <w:rPr>
          <w:rFonts w:ascii="Arial" w:hAnsi="Arial" w:cs="Arial"/>
          <w:sz w:val="24"/>
          <w:szCs w:val="24"/>
        </w:rPr>
        <w:t>É possíve</w:t>
      </w:r>
      <w:r w:rsidR="002B2143" w:rsidRPr="006A3EDF">
        <w:rPr>
          <w:rFonts w:ascii="Arial" w:hAnsi="Arial" w:cs="Arial"/>
          <w:sz w:val="24"/>
          <w:szCs w:val="24"/>
        </w:rPr>
        <w:t>l</w:t>
      </w:r>
      <w:r w:rsidR="00EE2328" w:rsidRPr="006A3EDF">
        <w:rPr>
          <w:rFonts w:ascii="Arial" w:hAnsi="Arial" w:cs="Arial"/>
          <w:sz w:val="24"/>
          <w:szCs w:val="24"/>
        </w:rPr>
        <w:t xml:space="preserve"> que área de Engenharia de Sof</w:t>
      </w:r>
      <w:r w:rsidR="002B2143" w:rsidRPr="006A3EDF">
        <w:rPr>
          <w:rFonts w:ascii="Arial" w:hAnsi="Arial" w:cs="Arial"/>
          <w:sz w:val="24"/>
          <w:szCs w:val="24"/>
        </w:rPr>
        <w:t>t</w:t>
      </w:r>
      <w:r w:rsidR="00EE2328" w:rsidRPr="006A3EDF">
        <w:rPr>
          <w:rFonts w:ascii="Arial" w:hAnsi="Arial" w:cs="Arial"/>
          <w:sz w:val="24"/>
          <w:szCs w:val="24"/>
        </w:rPr>
        <w:t xml:space="preserve">ware, </w:t>
      </w:r>
      <w:r w:rsidR="002B2143" w:rsidRPr="006A3EDF">
        <w:rPr>
          <w:rFonts w:ascii="Arial" w:hAnsi="Arial" w:cs="Arial"/>
          <w:sz w:val="24"/>
          <w:szCs w:val="24"/>
        </w:rPr>
        <w:t xml:space="preserve">ao ter uma situação inesperada, o </w:t>
      </w:r>
      <w:r w:rsidR="00C56023" w:rsidRPr="006A3EDF">
        <w:rPr>
          <w:rFonts w:ascii="Arial" w:hAnsi="Arial" w:cs="Arial"/>
          <w:sz w:val="24"/>
          <w:szCs w:val="24"/>
        </w:rPr>
        <w:t>indivíduo</w:t>
      </w:r>
      <w:r w:rsidR="002B2143" w:rsidRPr="006A3EDF">
        <w:rPr>
          <w:rFonts w:ascii="Arial" w:hAnsi="Arial" w:cs="Arial"/>
          <w:sz w:val="24"/>
          <w:szCs w:val="24"/>
        </w:rPr>
        <w:t xml:space="preserve"> tenha que gerenciar o seu </w:t>
      </w:r>
      <w:r w:rsidR="00B47B8E">
        <w:rPr>
          <w:rFonts w:ascii="Arial" w:hAnsi="Arial" w:cs="Arial"/>
          <w:sz w:val="24"/>
          <w:szCs w:val="24"/>
        </w:rPr>
        <w:t>estresse</w:t>
      </w:r>
      <w:r w:rsidR="002B2143" w:rsidRPr="006A3EDF">
        <w:rPr>
          <w:rFonts w:ascii="Arial" w:hAnsi="Arial" w:cs="Arial"/>
          <w:sz w:val="24"/>
          <w:szCs w:val="24"/>
        </w:rPr>
        <w:t xml:space="preserve"> e </w:t>
      </w:r>
      <w:r w:rsidR="00C56023" w:rsidRPr="006A3EDF">
        <w:rPr>
          <w:rFonts w:ascii="Arial" w:hAnsi="Arial" w:cs="Arial"/>
          <w:sz w:val="24"/>
          <w:szCs w:val="24"/>
        </w:rPr>
        <w:t>que,</w:t>
      </w:r>
      <w:r w:rsidR="002B2143" w:rsidRPr="006A3EDF">
        <w:rPr>
          <w:rFonts w:ascii="Arial" w:hAnsi="Arial" w:cs="Arial"/>
          <w:sz w:val="24"/>
          <w:szCs w:val="24"/>
        </w:rPr>
        <w:t xml:space="preserve"> portanto,</w:t>
      </w:r>
      <w:r w:rsidR="00C56023" w:rsidRPr="006A3EDF">
        <w:rPr>
          <w:rFonts w:ascii="Arial" w:hAnsi="Arial" w:cs="Arial"/>
          <w:sz w:val="24"/>
          <w:szCs w:val="24"/>
        </w:rPr>
        <w:t xml:space="preserve"> ao desenvolver uma </w:t>
      </w:r>
      <w:r w:rsidR="00975DBF" w:rsidRPr="006A3EDF">
        <w:rPr>
          <w:rFonts w:ascii="Arial" w:hAnsi="Arial" w:cs="Arial"/>
          <w:sz w:val="24"/>
          <w:szCs w:val="24"/>
        </w:rPr>
        <w:t>dimensão</w:t>
      </w:r>
      <w:r w:rsidR="00C56023" w:rsidRPr="006A3EDF">
        <w:rPr>
          <w:rFonts w:ascii="Arial" w:hAnsi="Arial" w:cs="Arial"/>
          <w:sz w:val="24"/>
          <w:szCs w:val="24"/>
        </w:rPr>
        <w:t>, ele tenha que desenvolver a outra.</w:t>
      </w:r>
      <w:r w:rsidR="00DA6A54" w:rsidRPr="006A3EDF">
        <w:rPr>
          <w:rFonts w:ascii="Arial" w:hAnsi="Arial" w:cs="Arial"/>
          <w:sz w:val="24"/>
          <w:szCs w:val="24"/>
        </w:rPr>
        <w:t xml:space="preserve"> Mais investigações sobre este evento são necessárias. </w:t>
      </w:r>
      <w:commentRangeEnd w:id="282"/>
      <w:r w:rsidR="00FD4D09">
        <w:rPr>
          <w:rStyle w:val="Refdecomentrio"/>
        </w:rPr>
        <w:commentReference w:id="282"/>
      </w:r>
    </w:p>
    <w:p w14:paraId="4479CA79" w14:textId="7D9DBE9F" w:rsidR="00276DA6" w:rsidRPr="006A3EDF" w:rsidRDefault="002B2143" w:rsidP="005341E7">
      <w:pPr>
        <w:spacing w:line="360" w:lineRule="auto"/>
        <w:ind w:firstLine="720"/>
        <w:rPr>
          <w:rFonts w:ascii="Arial" w:hAnsi="Arial" w:cs="Arial"/>
          <w:sz w:val="24"/>
          <w:szCs w:val="24"/>
        </w:rPr>
      </w:pPr>
      <w:r w:rsidRPr="006A3EDF">
        <w:rPr>
          <w:rFonts w:ascii="Arial" w:hAnsi="Arial" w:cs="Arial"/>
          <w:sz w:val="24"/>
          <w:szCs w:val="24"/>
        </w:rPr>
        <w:t xml:space="preserve"> </w:t>
      </w:r>
      <w:r w:rsidR="00276DA6" w:rsidRPr="006A3EDF">
        <w:rPr>
          <w:rFonts w:ascii="Arial" w:hAnsi="Arial" w:cs="Arial"/>
          <w:sz w:val="24"/>
          <w:szCs w:val="24"/>
        </w:rPr>
        <w:t xml:space="preserve"> A dimensão </w:t>
      </w:r>
      <w:r w:rsidR="00B47B8E">
        <w:rPr>
          <w:rFonts w:ascii="Arial" w:hAnsi="Arial" w:cs="Arial"/>
          <w:sz w:val="24"/>
          <w:szCs w:val="24"/>
        </w:rPr>
        <w:t>estresse</w:t>
      </w:r>
      <w:r w:rsidR="00276DA6" w:rsidRPr="006A3EDF">
        <w:rPr>
          <w:rFonts w:ascii="Arial" w:hAnsi="Arial" w:cs="Arial"/>
          <w:sz w:val="24"/>
          <w:szCs w:val="24"/>
        </w:rPr>
        <w:t xml:space="preserve"> ainda tem uma correlação forte com a dimensão interpessoal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 xml:space="preserve">0.725,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0.33 no trabalho original) e com a dimensão criatividade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 xml:space="preserve">0.669,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 xml:space="preserve">0.41 no trabalho original). Já com a dimensão </w:t>
      </w:r>
      <w:r w:rsidR="009C7168" w:rsidRPr="006A3EDF">
        <w:rPr>
          <w:rFonts w:ascii="Arial" w:hAnsi="Arial" w:cs="Arial"/>
          <w:sz w:val="24"/>
          <w:szCs w:val="24"/>
        </w:rPr>
        <w:t>aprendizado</w:t>
      </w:r>
      <w:r w:rsidR="00276DA6" w:rsidRPr="006A3EDF">
        <w:rPr>
          <w:rFonts w:ascii="Arial" w:hAnsi="Arial" w:cs="Arial"/>
          <w:sz w:val="24"/>
          <w:szCs w:val="24"/>
        </w:rPr>
        <w:t xml:space="preserve"> a correlação é moderada, mas muito próxima de forte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 xml:space="preserve">0.598,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 xml:space="preserve">0.23 no trabalho original). </w:t>
      </w:r>
      <w:commentRangeStart w:id="283"/>
      <w:r w:rsidR="00276DA6" w:rsidRPr="006A3EDF">
        <w:rPr>
          <w:rFonts w:ascii="Arial" w:hAnsi="Arial" w:cs="Arial"/>
          <w:sz w:val="24"/>
          <w:szCs w:val="24"/>
        </w:rPr>
        <w:t>Todas as dimensões, com exceção de criatividade</w:t>
      </w:r>
      <w:r w:rsidR="006B1451" w:rsidRPr="006A3EDF">
        <w:rPr>
          <w:rFonts w:ascii="Arial" w:hAnsi="Arial" w:cs="Arial"/>
          <w:sz w:val="24"/>
          <w:szCs w:val="24"/>
        </w:rPr>
        <w:t xml:space="preserve"> (</w:t>
      </w:r>
      <w:r w:rsidR="00276DA6" w:rsidRPr="006A3EDF">
        <w:rPr>
          <w:rFonts w:ascii="Arial" w:hAnsi="Arial" w:cs="Arial"/>
          <w:sz w:val="24"/>
          <w:szCs w:val="24"/>
        </w:rPr>
        <w:t>que também teve um aumento</w:t>
      </w:r>
      <w:r w:rsidR="006B1451" w:rsidRPr="006A3EDF">
        <w:rPr>
          <w:rFonts w:ascii="Arial" w:hAnsi="Arial" w:cs="Arial"/>
          <w:sz w:val="24"/>
          <w:szCs w:val="24"/>
        </w:rPr>
        <w:t>)</w:t>
      </w:r>
      <w:r w:rsidR="00276DA6" w:rsidRPr="006A3EDF">
        <w:rPr>
          <w:rFonts w:ascii="Arial" w:hAnsi="Arial" w:cs="Arial"/>
          <w:sz w:val="24"/>
          <w:szCs w:val="24"/>
        </w:rPr>
        <w:t xml:space="preserve">, </w:t>
      </w:r>
      <w:r w:rsidR="008F0418" w:rsidRPr="006A3EDF">
        <w:rPr>
          <w:rFonts w:ascii="Arial" w:hAnsi="Arial" w:cs="Arial"/>
          <w:sz w:val="24"/>
          <w:szCs w:val="24"/>
        </w:rPr>
        <w:t>aproximadamente</w:t>
      </w:r>
      <w:r w:rsidR="00276DA6" w:rsidRPr="006A3EDF">
        <w:rPr>
          <w:rFonts w:ascii="Arial" w:hAnsi="Arial" w:cs="Arial"/>
          <w:sz w:val="24"/>
          <w:szCs w:val="24"/>
        </w:rPr>
        <w:t xml:space="preserve"> dobraram sua correlação em comparação com a amostra original e a amostra investigada neste trabalho. </w:t>
      </w:r>
      <w:commentRangeEnd w:id="283"/>
      <w:r w:rsidR="00FD4D09">
        <w:rPr>
          <w:rStyle w:val="Refdecomentrio"/>
        </w:rPr>
        <w:commentReference w:id="283"/>
      </w:r>
    </w:p>
    <w:p w14:paraId="0F595BED" w14:textId="45CD679A" w:rsidR="00276DA6" w:rsidRPr="006A3EDF" w:rsidRDefault="00276DA6" w:rsidP="005341E7">
      <w:pPr>
        <w:spacing w:line="360" w:lineRule="auto"/>
        <w:ind w:firstLine="720"/>
        <w:rPr>
          <w:rFonts w:ascii="Arial" w:hAnsi="Arial" w:cs="Arial"/>
          <w:sz w:val="24"/>
          <w:szCs w:val="24"/>
        </w:rPr>
      </w:pPr>
      <w:r w:rsidRPr="006A3EDF">
        <w:rPr>
          <w:rFonts w:ascii="Arial" w:hAnsi="Arial" w:cs="Arial"/>
          <w:sz w:val="24"/>
          <w:szCs w:val="24"/>
        </w:rPr>
        <w:t xml:space="preserve">A dimensão emergência e </w:t>
      </w:r>
      <w:r w:rsidR="00A20FFE" w:rsidRPr="006A3EDF">
        <w:rPr>
          <w:rFonts w:ascii="Arial" w:eastAsiaTheme="minorHAnsi" w:hAnsi="Arial" w:cs="Arial"/>
          <w:sz w:val="24"/>
          <w:szCs w:val="24"/>
        </w:rPr>
        <w:t>situações inesperadas</w:t>
      </w:r>
      <w:r w:rsidRPr="006A3EDF">
        <w:rPr>
          <w:rFonts w:ascii="Arial" w:hAnsi="Arial" w:cs="Arial"/>
          <w:sz w:val="24"/>
          <w:szCs w:val="24"/>
        </w:rPr>
        <w:t xml:space="preserve"> teve uma correlação forte com a dimensão interpessoal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0.725,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0.27 no trabalho original), e com criatividade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0.639,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0.46 no trabalho original). Já com a dimensão </w:t>
      </w:r>
      <w:r w:rsidR="009C7168" w:rsidRPr="006A3EDF">
        <w:rPr>
          <w:rFonts w:ascii="Arial" w:hAnsi="Arial" w:cs="Arial"/>
          <w:sz w:val="24"/>
          <w:szCs w:val="24"/>
        </w:rPr>
        <w:t>aprendizado</w:t>
      </w:r>
      <w:r w:rsidRPr="006A3EDF">
        <w:rPr>
          <w:rFonts w:ascii="Arial" w:hAnsi="Arial" w:cs="Arial"/>
          <w:sz w:val="24"/>
          <w:szCs w:val="24"/>
        </w:rPr>
        <w:t xml:space="preserve"> a correlação foi moderada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0.550,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0.28 no trabalho original). </w:t>
      </w:r>
    </w:p>
    <w:p w14:paraId="72285003" w14:textId="4D673887" w:rsidR="00276DA6" w:rsidRPr="006A3EDF" w:rsidRDefault="00276DA6" w:rsidP="005341E7">
      <w:pPr>
        <w:spacing w:line="360" w:lineRule="auto"/>
        <w:ind w:firstLine="720"/>
        <w:rPr>
          <w:rFonts w:ascii="Arial" w:hAnsi="Arial" w:cs="Arial"/>
          <w:sz w:val="24"/>
          <w:szCs w:val="24"/>
        </w:rPr>
      </w:pPr>
      <w:r w:rsidRPr="006A3EDF">
        <w:rPr>
          <w:rFonts w:ascii="Arial" w:hAnsi="Arial" w:cs="Arial"/>
          <w:sz w:val="24"/>
          <w:szCs w:val="24"/>
        </w:rPr>
        <w:t xml:space="preserve">A dimensão interpessoal tem uma correlação alta com </w:t>
      </w:r>
      <w:r w:rsidR="009C7168" w:rsidRPr="006A3EDF">
        <w:rPr>
          <w:rFonts w:ascii="Arial" w:hAnsi="Arial" w:cs="Arial"/>
          <w:sz w:val="24"/>
          <w:szCs w:val="24"/>
        </w:rPr>
        <w:t>aprendizado</w:t>
      </w:r>
      <w:r w:rsidRPr="006A3EDF">
        <w:rPr>
          <w:rFonts w:ascii="Arial" w:hAnsi="Arial" w:cs="Arial"/>
          <w:sz w:val="24"/>
          <w:szCs w:val="24"/>
        </w:rPr>
        <w:t xml:space="preserve">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0.725,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0.26 no trabalho original) e com criatividade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0.641, 0.18 no trabalho original). Enquanto o </w:t>
      </w:r>
      <w:r w:rsidR="009C7168" w:rsidRPr="006A3EDF">
        <w:rPr>
          <w:rFonts w:ascii="Arial" w:hAnsi="Arial" w:cs="Arial"/>
          <w:sz w:val="24"/>
          <w:szCs w:val="24"/>
        </w:rPr>
        <w:t>aprendizado</w:t>
      </w:r>
      <w:r w:rsidRPr="006A3EDF">
        <w:rPr>
          <w:rFonts w:ascii="Arial" w:hAnsi="Arial" w:cs="Arial"/>
          <w:sz w:val="24"/>
          <w:szCs w:val="24"/>
        </w:rPr>
        <w:t xml:space="preserve"> tem uma correlação alto com criatividade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0.768,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0.49 no trabalho original). </w:t>
      </w:r>
    </w:p>
    <w:p w14:paraId="13493A27" w14:textId="35F8D107" w:rsidR="00A44895" w:rsidRPr="006A3EDF" w:rsidRDefault="0064263A" w:rsidP="005341E7">
      <w:pPr>
        <w:spacing w:line="360" w:lineRule="auto"/>
        <w:ind w:firstLine="720"/>
        <w:rPr>
          <w:rFonts w:ascii="Arial" w:hAnsi="Arial" w:cs="Arial"/>
          <w:sz w:val="24"/>
          <w:szCs w:val="24"/>
        </w:rPr>
      </w:pPr>
      <w:r w:rsidRPr="006A3EDF">
        <w:rPr>
          <w:rFonts w:ascii="Arial" w:hAnsi="Arial" w:cs="Arial"/>
          <w:sz w:val="24"/>
          <w:szCs w:val="24"/>
        </w:rPr>
        <w:t xml:space="preserve">Com relação a </w:t>
      </w:r>
      <w:r w:rsidR="00327200" w:rsidRPr="006A3EDF">
        <w:rPr>
          <w:rFonts w:ascii="Arial" w:hAnsi="Arial" w:cs="Arial"/>
          <w:sz w:val="24"/>
          <w:szCs w:val="24"/>
        </w:rPr>
        <w:t>satisfação, todas as correlações entre as dimensões da adaptabilidade individual foram positivas.</w:t>
      </w:r>
      <w:r w:rsidR="0025417C" w:rsidRPr="006A3EDF">
        <w:rPr>
          <w:rFonts w:ascii="Arial" w:hAnsi="Arial" w:cs="Arial"/>
          <w:sz w:val="24"/>
          <w:szCs w:val="24"/>
        </w:rPr>
        <w:t xml:space="preserve"> As dimensões</w:t>
      </w:r>
      <w:r w:rsidR="00B47B8E">
        <w:rPr>
          <w:rFonts w:ascii="Arial" w:hAnsi="Arial" w:cs="Arial"/>
          <w:sz w:val="24"/>
          <w:szCs w:val="24"/>
        </w:rPr>
        <w:t xml:space="preserve"> do</w:t>
      </w:r>
      <w:r w:rsidR="0025417C" w:rsidRPr="006A3EDF">
        <w:rPr>
          <w:rFonts w:ascii="Arial" w:hAnsi="Arial" w:cs="Arial"/>
          <w:sz w:val="24"/>
          <w:szCs w:val="24"/>
        </w:rPr>
        <w:t xml:space="preserve"> </w:t>
      </w:r>
      <w:r w:rsidR="00B47B8E">
        <w:rPr>
          <w:rFonts w:ascii="Arial" w:hAnsi="Arial" w:cs="Arial"/>
          <w:sz w:val="24"/>
          <w:szCs w:val="24"/>
        </w:rPr>
        <w:t>estresse</w:t>
      </w:r>
      <w:r w:rsidR="0025417C" w:rsidRPr="006A3EDF">
        <w:rPr>
          <w:rFonts w:ascii="Arial" w:hAnsi="Arial" w:cs="Arial"/>
          <w:sz w:val="24"/>
          <w:szCs w:val="24"/>
        </w:rPr>
        <w:t xml:space="preserve"> e emergência e </w:t>
      </w:r>
      <w:r w:rsidR="00A20FFE" w:rsidRPr="006A3EDF">
        <w:rPr>
          <w:rFonts w:ascii="Arial" w:eastAsiaTheme="minorHAnsi" w:hAnsi="Arial" w:cs="Arial"/>
          <w:sz w:val="24"/>
          <w:szCs w:val="24"/>
        </w:rPr>
        <w:t>situações inesperadas</w:t>
      </w:r>
      <w:r w:rsidR="0025417C" w:rsidRPr="006A3EDF">
        <w:rPr>
          <w:rFonts w:ascii="Arial" w:hAnsi="Arial" w:cs="Arial"/>
          <w:sz w:val="24"/>
          <w:szCs w:val="24"/>
        </w:rPr>
        <w:t xml:space="preserve"> tiveram uma correlação moderada</w:t>
      </w:r>
      <w:r w:rsidR="006F4CBD" w:rsidRPr="006A3EDF">
        <w:rPr>
          <w:rFonts w:ascii="Arial" w:hAnsi="Arial" w:cs="Arial"/>
          <w:sz w:val="24"/>
          <w:szCs w:val="24"/>
        </w:rPr>
        <w:t xml:space="preserve"> </w:t>
      </w:r>
      <w:r w:rsidR="0025417C" w:rsidRPr="006A3EDF">
        <w:rPr>
          <w:rFonts w:ascii="Arial" w:hAnsi="Arial" w:cs="Arial"/>
          <w:sz w:val="24"/>
          <w:szCs w:val="24"/>
        </w:rPr>
        <w:t>(</w:t>
      </w:r>
      <w:r w:rsidR="00E51D66" w:rsidRPr="006A3EDF">
        <w:rPr>
          <w:rFonts w:ascii="Arial" w:hAnsi="Arial" w:cs="Arial"/>
          <w:i/>
          <w:iCs/>
          <w:color w:val="222222"/>
          <w:sz w:val="21"/>
          <w:szCs w:val="21"/>
          <w:shd w:val="clear" w:color="auto" w:fill="FFFFFF"/>
        </w:rPr>
        <w:t xml:space="preserve">ρ = </w:t>
      </w:r>
      <w:r w:rsidR="0025417C" w:rsidRPr="006A3EDF">
        <w:rPr>
          <w:rFonts w:ascii="Arial" w:hAnsi="Arial" w:cs="Arial"/>
          <w:sz w:val="24"/>
          <w:szCs w:val="24"/>
        </w:rPr>
        <w:t xml:space="preserve">0.333 e </w:t>
      </w:r>
      <w:r w:rsidR="00E51D66" w:rsidRPr="006A3EDF">
        <w:rPr>
          <w:rFonts w:ascii="Arial" w:hAnsi="Arial" w:cs="Arial"/>
          <w:i/>
          <w:iCs/>
          <w:color w:val="222222"/>
          <w:sz w:val="21"/>
          <w:szCs w:val="21"/>
          <w:shd w:val="clear" w:color="auto" w:fill="FFFFFF"/>
        </w:rPr>
        <w:t xml:space="preserve">ρ = </w:t>
      </w:r>
      <w:r w:rsidR="0025417C" w:rsidRPr="006A3EDF">
        <w:rPr>
          <w:rFonts w:ascii="Arial" w:hAnsi="Arial" w:cs="Arial"/>
          <w:sz w:val="24"/>
          <w:szCs w:val="24"/>
        </w:rPr>
        <w:t>0.330</w:t>
      </w:r>
      <w:r w:rsidR="005E6C2D" w:rsidRPr="006A3EDF">
        <w:rPr>
          <w:rFonts w:ascii="Arial" w:hAnsi="Arial" w:cs="Arial"/>
          <w:sz w:val="24"/>
          <w:szCs w:val="24"/>
        </w:rPr>
        <w:t>,</w:t>
      </w:r>
      <w:r w:rsidR="0025417C" w:rsidRPr="006A3EDF">
        <w:rPr>
          <w:rFonts w:ascii="Arial" w:hAnsi="Arial" w:cs="Arial"/>
          <w:sz w:val="24"/>
          <w:szCs w:val="24"/>
        </w:rPr>
        <w:t xml:space="preserve"> respectivamente)</w:t>
      </w:r>
      <w:r w:rsidR="006F4CBD" w:rsidRPr="006A3EDF">
        <w:rPr>
          <w:rFonts w:ascii="Arial" w:hAnsi="Arial" w:cs="Arial"/>
          <w:sz w:val="24"/>
          <w:szCs w:val="24"/>
        </w:rPr>
        <w:t xml:space="preserve">. As dimensões interpessoal, criatividade e </w:t>
      </w:r>
      <w:r w:rsidR="009C7168" w:rsidRPr="006A3EDF">
        <w:rPr>
          <w:rFonts w:ascii="Arial" w:hAnsi="Arial" w:cs="Arial"/>
          <w:sz w:val="24"/>
          <w:szCs w:val="24"/>
        </w:rPr>
        <w:t>aprendizado</w:t>
      </w:r>
      <w:r w:rsidR="006F4CBD" w:rsidRPr="006A3EDF">
        <w:rPr>
          <w:rFonts w:ascii="Arial" w:hAnsi="Arial" w:cs="Arial"/>
          <w:sz w:val="24"/>
          <w:szCs w:val="24"/>
        </w:rPr>
        <w:t xml:space="preserve"> tiveram </w:t>
      </w:r>
      <w:r w:rsidR="005E6C2D" w:rsidRPr="006A3EDF">
        <w:rPr>
          <w:rFonts w:ascii="Arial" w:hAnsi="Arial" w:cs="Arial"/>
          <w:sz w:val="24"/>
          <w:szCs w:val="24"/>
        </w:rPr>
        <w:t>correlações fracas (</w:t>
      </w:r>
      <w:r w:rsidR="00E51D66" w:rsidRPr="006A3EDF">
        <w:rPr>
          <w:rFonts w:ascii="Arial" w:hAnsi="Arial" w:cs="Arial"/>
          <w:i/>
          <w:iCs/>
          <w:color w:val="222222"/>
          <w:sz w:val="21"/>
          <w:szCs w:val="21"/>
          <w:shd w:val="clear" w:color="auto" w:fill="FFFFFF"/>
        </w:rPr>
        <w:t xml:space="preserve">ρ = </w:t>
      </w:r>
      <w:r w:rsidR="005E6C2D" w:rsidRPr="006A3EDF">
        <w:rPr>
          <w:rFonts w:ascii="Arial" w:hAnsi="Arial" w:cs="Arial"/>
          <w:sz w:val="24"/>
          <w:szCs w:val="24"/>
        </w:rPr>
        <w:t xml:space="preserve">0.278, </w:t>
      </w:r>
      <w:r w:rsidR="00E51D66" w:rsidRPr="006A3EDF">
        <w:rPr>
          <w:rFonts w:ascii="Arial" w:hAnsi="Arial" w:cs="Arial"/>
          <w:i/>
          <w:iCs/>
          <w:color w:val="222222"/>
          <w:sz w:val="21"/>
          <w:szCs w:val="21"/>
          <w:shd w:val="clear" w:color="auto" w:fill="FFFFFF"/>
        </w:rPr>
        <w:t xml:space="preserve">ρ = </w:t>
      </w:r>
      <w:r w:rsidR="005E6C2D" w:rsidRPr="006A3EDF">
        <w:rPr>
          <w:rFonts w:ascii="Arial" w:hAnsi="Arial" w:cs="Arial"/>
          <w:sz w:val="24"/>
          <w:szCs w:val="24"/>
        </w:rPr>
        <w:t xml:space="preserve">0.137, e </w:t>
      </w:r>
      <w:r w:rsidR="00E51D66" w:rsidRPr="006A3EDF">
        <w:rPr>
          <w:rFonts w:ascii="Arial" w:hAnsi="Arial" w:cs="Arial"/>
          <w:i/>
          <w:iCs/>
          <w:color w:val="222222"/>
          <w:sz w:val="21"/>
          <w:szCs w:val="21"/>
          <w:shd w:val="clear" w:color="auto" w:fill="FFFFFF"/>
        </w:rPr>
        <w:t xml:space="preserve">ρ = </w:t>
      </w:r>
      <w:r w:rsidR="005E6C2D" w:rsidRPr="006A3EDF">
        <w:rPr>
          <w:rFonts w:ascii="Arial" w:hAnsi="Arial" w:cs="Arial"/>
          <w:sz w:val="24"/>
          <w:szCs w:val="24"/>
        </w:rPr>
        <w:t>0.260, respectivamente)</w:t>
      </w:r>
      <w:r w:rsidR="00624478">
        <w:rPr>
          <w:rFonts w:ascii="Arial" w:hAnsi="Arial" w:cs="Arial"/>
          <w:sz w:val="24"/>
          <w:szCs w:val="24"/>
        </w:rPr>
        <w:t xml:space="preserve"> com a satisfação</w:t>
      </w:r>
      <w:r w:rsidR="005E6C2D" w:rsidRPr="006A3EDF">
        <w:rPr>
          <w:rFonts w:ascii="Arial" w:hAnsi="Arial" w:cs="Arial"/>
          <w:sz w:val="24"/>
          <w:szCs w:val="24"/>
        </w:rPr>
        <w:t>.</w:t>
      </w:r>
    </w:p>
    <w:p w14:paraId="5616FE4D" w14:textId="59A58B7E" w:rsidR="0008623D" w:rsidRPr="006A3EDF" w:rsidRDefault="00275E25" w:rsidP="00970133">
      <w:pPr>
        <w:spacing w:line="360" w:lineRule="auto"/>
        <w:ind w:firstLine="720"/>
        <w:rPr>
          <w:rFonts w:ascii="Arial" w:hAnsi="Arial" w:cs="Arial"/>
          <w:sz w:val="24"/>
          <w:szCs w:val="24"/>
        </w:rPr>
      </w:pPr>
      <w:r w:rsidRPr="006A3EDF">
        <w:rPr>
          <w:rFonts w:ascii="Arial" w:hAnsi="Arial" w:cs="Arial"/>
          <w:sz w:val="24"/>
          <w:szCs w:val="24"/>
        </w:rPr>
        <w:t xml:space="preserve">A dimensão da eficácia do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tem uma alta correlação </w:t>
      </w:r>
      <w:r w:rsidR="00F2227D" w:rsidRPr="006A3EDF">
        <w:rPr>
          <w:rFonts w:ascii="Arial" w:hAnsi="Arial" w:cs="Arial"/>
          <w:sz w:val="24"/>
          <w:szCs w:val="24"/>
        </w:rPr>
        <w:t xml:space="preserve">com a satisfação </w:t>
      </w:r>
      <w:r w:rsidR="00284BE9" w:rsidRPr="006A3EDF">
        <w:rPr>
          <w:rFonts w:ascii="Arial" w:hAnsi="Arial" w:cs="Arial"/>
          <w:sz w:val="24"/>
          <w:szCs w:val="24"/>
        </w:rPr>
        <w:t>dos indivíduos</w:t>
      </w:r>
      <w:r w:rsidR="006216DC" w:rsidRPr="006A3EDF">
        <w:rPr>
          <w:rFonts w:ascii="Arial" w:hAnsi="Arial" w:cs="Arial"/>
          <w:sz w:val="24"/>
          <w:szCs w:val="24"/>
        </w:rPr>
        <w:t xml:space="preserve"> </w:t>
      </w:r>
      <w:r w:rsidR="001D22E5" w:rsidRPr="006A3EDF">
        <w:rPr>
          <w:rFonts w:ascii="Arial" w:hAnsi="Arial" w:cs="Arial"/>
          <w:sz w:val="24"/>
          <w:szCs w:val="24"/>
        </w:rPr>
        <w:t>(</w:t>
      </w:r>
      <w:r w:rsidR="006216DC" w:rsidRPr="006A3EDF">
        <w:rPr>
          <w:rFonts w:ascii="Arial" w:hAnsi="Arial" w:cs="Arial"/>
          <w:i/>
          <w:iCs/>
          <w:color w:val="222222"/>
          <w:sz w:val="24"/>
          <w:szCs w:val="24"/>
          <w:shd w:val="clear" w:color="auto" w:fill="FFFFFF"/>
        </w:rPr>
        <w:t xml:space="preserve">ρ = </w:t>
      </w:r>
      <w:r w:rsidR="001D22E5" w:rsidRPr="006A3EDF">
        <w:rPr>
          <w:rFonts w:ascii="Arial" w:hAnsi="Arial" w:cs="Arial"/>
          <w:color w:val="000000"/>
          <w:sz w:val="24"/>
          <w:szCs w:val="24"/>
          <w:bdr w:val="none" w:sz="0" w:space="0" w:color="auto" w:frame="1"/>
          <w:lang w:eastAsia="pt-BR"/>
        </w:rPr>
        <w:t>0.941</w:t>
      </w:r>
      <w:r w:rsidR="001D22E5" w:rsidRPr="006A3EDF">
        <w:rPr>
          <w:rFonts w:ascii="Arial" w:hAnsi="Arial" w:cs="Arial"/>
          <w:sz w:val="24"/>
          <w:szCs w:val="24"/>
        </w:rPr>
        <w:t>),</w:t>
      </w:r>
      <w:r w:rsidR="00F2227D" w:rsidRPr="006A3EDF">
        <w:rPr>
          <w:rFonts w:ascii="Arial" w:hAnsi="Arial" w:cs="Arial"/>
          <w:sz w:val="24"/>
          <w:szCs w:val="24"/>
        </w:rPr>
        <w:t xml:space="preserve"> já as dimen</w:t>
      </w:r>
      <w:r w:rsidR="00284BE9" w:rsidRPr="006A3EDF">
        <w:rPr>
          <w:rFonts w:ascii="Arial" w:hAnsi="Arial" w:cs="Arial"/>
          <w:sz w:val="24"/>
          <w:szCs w:val="24"/>
        </w:rPr>
        <w:t>sões</w:t>
      </w:r>
      <w:r w:rsidR="00F2227D" w:rsidRPr="006A3EDF">
        <w:rPr>
          <w:rFonts w:ascii="Arial" w:hAnsi="Arial" w:cs="Arial"/>
          <w:sz w:val="24"/>
          <w:szCs w:val="24"/>
        </w:rPr>
        <w:t xml:space="preserve"> da exaustão</w:t>
      </w:r>
      <w:r w:rsidR="006216DC" w:rsidRPr="006A3EDF">
        <w:rPr>
          <w:rFonts w:ascii="Arial" w:hAnsi="Arial" w:cs="Arial"/>
          <w:sz w:val="24"/>
          <w:szCs w:val="24"/>
        </w:rPr>
        <w:t xml:space="preserve"> </w:t>
      </w:r>
      <w:r w:rsidR="00874B41" w:rsidRPr="006A3EDF">
        <w:rPr>
          <w:rFonts w:ascii="Arial" w:hAnsi="Arial" w:cs="Arial"/>
          <w:sz w:val="24"/>
          <w:szCs w:val="24"/>
        </w:rPr>
        <w:t>(</w:t>
      </w:r>
      <w:r w:rsidR="006216DC" w:rsidRPr="006A3EDF">
        <w:rPr>
          <w:rFonts w:ascii="Arial" w:hAnsi="Arial" w:cs="Arial"/>
          <w:i/>
          <w:iCs/>
          <w:color w:val="222222"/>
          <w:sz w:val="24"/>
          <w:szCs w:val="24"/>
          <w:shd w:val="clear" w:color="auto" w:fill="FFFFFF"/>
        </w:rPr>
        <w:t xml:space="preserve">ρ = </w:t>
      </w:r>
      <w:r w:rsidR="001D22E5" w:rsidRPr="006A3EDF">
        <w:rPr>
          <w:rFonts w:ascii="Arial" w:hAnsi="Arial" w:cs="Arial"/>
          <w:color w:val="000000"/>
          <w:sz w:val="24"/>
          <w:szCs w:val="24"/>
          <w:bdr w:val="none" w:sz="0" w:space="0" w:color="auto" w:frame="1"/>
          <w:lang w:eastAsia="pt-BR"/>
        </w:rPr>
        <w:t>-0.686</w:t>
      </w:r>
      <w:r w:rsidR="00874B41" w:rsidRPr="006A3EDF">
        <w:rPr>
          <w:rFonts w:ascii="Arial" w:hAnsi="Arial" w:cs="Arial"/>
          <w:color w:val="000000"/>
          <w:sz w:val="24"/>
          <w:szCs w:val="24"/>
          <w:bdr w:val="none" w:sz="0" w:space="0" w:color="auto" w:frame="1"/>
          <w:lang w:eastAsia="pt-BR"/>
        </w:rPr>
        <w:t>) e</w:t>
      </w:r>
      <w:r w:rsidR="00F2227D" w:rsidRPr="006A3EDF">
        <w:rPr>
          <w:rFonts w:ascii="Arial" w:hAnsi="Arial" w:cs="Arial"/>
          <w:sz w:val="24"/>
          <w:szCs w:val="24"/>
        </w:rPr>
        <w:t xml:space="preserve"> do cinismo tem</w:t>
      </w:r>
      <w:r w:rsidR="00284BE9" w:rsidRPr="006A3EDF">
        <w:rPr>
          <w:rFonts w:ascii="Arial" w:hAnsi="Arial" w:cs="Arial"/>
          <w:sz w:val="24"/>
          <w:szCs w:val="24"/>
        </w:rPr>
        <w:t xml:space="preserve"> alta correlação negativa</w:t>
      </w:r>
      <w:r w:rsidR="006216DC" w:rsidRPr="006A3EDF">
        <w:rPr>
          <w:rFonts w:ascii="Arial" w:hAnsi="Arial" w:cs="Arial"/>
          <w:sz w:val="24"/>
          <w:szCs w:val="24"/>
        </w:rPr>
        <w:t xml:space="preserve"> </w:t>
      </w:r>
      <w:r w:rsidR="00874B41" w:rsidRPr="006A3EDF">
        <w:rPr>
          <w:rFonts w:ascii="Arial" w:hAnsi="Arial" w:cs="Arial"/>
          <w:sz w:val="24"/>
          <w:szCs w:val="24"/>
        </w:rPr>
        <w:t>(</w:t>
      </w:r>
      <w:r w:rsidR="006216DC" w:rsidRPr="006A3EDF">
        <w:rPr>
          <w:rFonts w:ascii="Arial" w:hAnsi="Arial" w:cs="Arial"/>
          <w:i/>
          <w:iCs/>
          <w:color w:val="222222"/>
          <w:sz w:val="24"/>
          <w:szCs w:val="24"/>
          <w:shd w:val="clear" w:color="auto" w:fill="FFFFFF"/>
        </w:rPr>
        <w:t xml:space="preserve">ρ = </w:t>
      </w:r>
      <w:r w:rsidR="001D22E5" w:rsidRPr="006A3EDF">
        <w:rPr>
          <w:rFonts w:ascii="Arial" w:hAnsi="Arial" w:cs="Arial"/>
          <w:color w:val="000000"/>
          <w:sz w:val="24"/>
          <w:szCs w:val="24"/>
          <w:bdr w:val="none" w:sz="0" w:space="0" w:color="auto" w:frame="1"/>
          <w:lang w:eastAsia="pt-BR"/>
        </w:rPr>
        <w:t>-0.813</w:t>
      </w:r>
      <w:r w:rsidR="00874B41" w:rsidRPr="006A3EDF">
        <w:rPr>
          <w:rFonts w:ascii="Arial" w:hAnsi="Arial" w:cs="Arial"/>
          <w:color w:val="000000"/>
          <w:sz w:val="24"/>
          <w:szCs w:val="24"/>
          <w:bdr w:val="none" w:sz="0" w:space="0" w:color="auto" w:frame="1"/>
          <w:lang w:eastAsia="pt-BR"/>
        </w:rPr>
        <w:t>)</w:t>
      </w:r>
      <w:r w:rsidR="00284BE9" w:rsidRPr="006A3EDF">
        <w:rPr>
          <w:rFonts w:ascii="Arial" w:hAnsi="Arial" w:cs="Arial"/>
          <w:sz w:val="24"/>
          <w:szCs w:val="24"/>
        </w:rPr>
        <w:t>. Esses resultados reforçam</w:t>
      </w:r>
      <w:r w:rsidR="00075624" w:rsidRPr="006A3EDF">
        <w:rPr>
          <w:rFonts w:ascii="Arial" w:hAnsi="Arial" w:cs="Arial"/>
          <w:sz w:val="24"/>
          <w:szCs w:val="24"/>
        </w:rPr>
        <w:t xml:space="preserve"> discussão realizada</w:t>
      </w:r>
      <w:r w:rsidR="00B73885" w:rsidRPr="006A3EDF">
        <w:rPr>
          <w:rFonts w:ascii="Arial" w:hAnsi="Arial" w:cs="Arial"/>
          <w:sz w:val="24"/>
          <w:szCs w:val="24"/>
        </w:rPr>
        <w:t xml:space="preserve"> na Seção </w:t>
      </w:r>
      <w:r w:rsidR="00B73885" w:rsidRPr="006A3EDF">
        <w:rPr>
          <w:rFonts w:ascii="Arial" w:hAnsi="Arial" w:cs="Arial"/>
          <w:sz w:val="24"/>
          <w:szCs w:val="24"/>
        </w:rPr>
        <w:fldChar w:fldCharType="begin"/>
      </w:r>
      <w:r w:rsidR="00B73885" w:rsidRPr="006A3EDF">
        <w:rPr>
          <w:rFonts w:ascii="Arial" w:hAnsi="Arial" w:cs="Arial"/>
          <w:sz w:val="24"/>
          <w:szCs w:val="24"/>
        </w:rPr>
        <w:instrText xml:space="preserve"> REF _Ref39061167 \r \h </w:instrText>
      </w:r>
      <w:r w:rsidR="006A3EDF">
        <w:rPr>
          <w:rFonts w:ascii="Arial" w:hAnsi="Arial" w:cs="Arial"/>
          <w:sz w:val="24"/>
          <w:szCs w:val="24"/>
        </w:rPr>
        <w:instrText xml:space="preserve"> \* MERGEFORMAT </w:instrText>
      </w:r>
      <w:r w:rsidR="00B73885" w:rsidRPr="006A3EDF">
        <w:rPr>
          <w:rFonts w:ascii="Arial" w:hAnsi="Arial" w:cs="Arial"/>
          <w:sz w:val="24"/>
          <w:szCs w:val="24"/>
        </w:rPr>
      </w:r>
      <w:r w:rsidR="00B73885" w:rsidRPr="006A3EDF">
        <w:rPr>
          <w:rFonts w:ascii="Arial" w:hAnsi="Arial" w:cs="Arial"/>
          <w:sz w:val="24"/>
          <w:szCs w:val="24"/>
        </w:rPr>
        <w:fldChar w:fldCharType="separate"/>
      </w:r>
      <w:r w:rsidR="00B73885" w:rsidRPr="006A3EDF">
        <w:rPr>
          <w:rFonts w:ascii="Arial" w:hAnsi="Arial" w:cs="Arial"/>
          <w:sz w:val="24"/>
          <w:szCs w:val="24"/>
        </w:rPr>
        <w:t>4.3.3</w:t>
      </w:r>
      <w:r w:rsidR="00B73885" w:rsidRPr="006A3EDF">
        <w:rPr>
          <w:rFonts w:ascii="Arial" w:hAnsi="Arial" w:cs="Arial"/>
          <w:sz w:val="24"/>
          <w:szCs w:val="24"/>
        </w:rPr>
        <w:fldChar w:fldCharType="end"/>
      </w:r>
      <w:r w:rsidR="00B73885" w:rsidRPr="006A3EDF">
        <w:rPr>
          <w:rFonts w:ascii="Arial" w:hAnsi="Arial" w:cs="Arial"/>
          <w:sz w:val="24"/>
          <w:szCs w:val="24"/>
        </w:rPr>
        <w:t xml:space="preserve"> sobre</w:t>
      </w:r>
      <w:r w:rsidR="009C7240" w:rsidRPr="006A3EDF">
        <w:rPr>
          <w:rFonts w:ascii="Arial" w:hAnsi="Arial" w:cs="Arial"/>
          <w:sz w:val="24"/>
          <w:szCs w:val="24"/>
        </w:rPr>
        <w:t xml:space="preserve"> a relação entre </w:t>
      </w:r>
      <w:r w:rsidR="001574E0" w:rsidRPr="006A3EDF">
        <w:rPr>
          <w:rFonts w:ascii="Arial" w:hAnsi="Arial" w:cs="Arial"/>
          <w:sz w:val="24"/>
          <w:szCs w:val="24"/>
        </w:rPr>
        <w:t xml:space="preserve">a dimensão de eficácia do </w:t>
      </w:r>
      <w:proofErr w:type="spellStart"/>
      <w:r w:rsidR="001574E0" w:rsidRPr="006A3EDF">
        <w:rPr>
          <w:rFonts w:ascii="Arial" w:hAnsi="Arial" w:cs="Arial"/>
          <w:sz w:val="24"/>
          <w:szCs w:val="24"/>
        </w:rPr>
        <w:t>burnout</w:t>
      </w:r>
      <w:proofErr w:type="spellEnd"/>
      <w:r w:rsidR="001574E0" w:rsidRPr="006A3EDF">
        <w:rPr>
          <w:rFonts w:ascii="Arial" w:hAnsi="Arial" w:cs="Arial"/>
          <w:sz w:val="24"/>
          <w:szCs w:val="24"/>
        </w:rPr>
        <w:t xml:space="preserve"> e a satisfação</w:t>
      </w:r>
      <w:r w:rsidR="00B851D9" w:rsidRPr="006A3EDF">
        <w:rPr>
          <w:rFonts w:ascii="Arial" w:hAnsi="Arial" w:cs="Arial"/>
          <w:sz w:val="24"/>
          <w:szCs w:val="24"/>
        </w:rPr>
        <w:t xml:space="preserve">. </w:t>
      </w:r>
      <w:r w:rsidR="00B851D9" w:rsidRPr="006A3EDF">
        <w:rPr>
          <w:rFonts w:ascii="Arial" w:hAnsi="Arial" w:cs="Arial"/>
          <w:sz w:val="24"/>
          <w:szCs w:val="24"/>
        </w:rPr>
        <w:lastRenderedPageBreak/>
        <w:t>Os dados sugerem que</w:t>
      </w:r>
      <w:r w:rsidR="00C34D4C" w:rsidRPr="006A3EDF">
        <w:rPr>
          <w:rFonts w:ascii="Arial" w:hAnsi="Arial" w:cs="Arial"/>
          <w:sz w:val="24"/>
          <w:szCs w:val="24"/>
        </w:rPr>
        <w:t xml:space="preserve"> é possível que indivíduos com poucos problemas em relação a sua eficácia tenham menos problemas com sua satisfação com o trabalho</w:t>
      </w:r>
      <w:r w:rsidR="00075624" w:rsidRPr="006A3EDF">
        <w:rPr>
          <w:rFonts w:ascii="Arial" w:hAnsi="Arial" w:cs="Arial"/>
          <w:sz w:val="24"/>
          <w:szCs w:val="24"/>
        </w:rPr>
        <w:t xml:space="preserve">. </w:t>
      </w:r>
    </w:p>
    <w:p w14:paraId="4A6D8627" w14:textId="35721108" w:rsidR="006E7605" w:rsidRPr="006A3EDF" w:rsidRDefault="009A08F8" w:rsidP="009F19D1">
      <w:pPr>
        <w:spacing w:line="360" w:lineRule="auto"/>
        <w:ind w:firstLine="720"/>
        <w:rPr>
          <w:rFonts w:ascii="Arial" w:hAnsi="Arial" w:cs="Arial"/>
          <w:sz w:val="24"/>
          <w:szCs w:val="24"/>
        </w:rPr>
      </w:pPr>
      <w:r w:rsidRPr="006A3EDF">
        <w:rPr>
          <w:rFonts w:ascii="Arial" w:hAnsi="Arial" w:cs="Arial"/>
          <w:sz w:val="24"/>
          <w:szCs w:val="24"/>
        </w:rPr>
        <w:t xml:space="preserve">A dimensão do </w:t>
      </w:r>
      <w:r w:rsidR="00B47B8E">
        <w:rPr>
          <w:rFonts w:ascii="Arial" w:hAnsi="Arial" w:cs="Arial"/>
          <w:sz w:val="24"/>
          <w:szCs w:val="24"/>
        </w:rPr>
        <w:t>estresse</w:t>
      </w:r>
      <w:r w:rsidRPr="006A3EDF">
        <w:rPr>
          <w:rFonts w:ascii="Arial" w:hAnsi="Arial" w:cs="Arial"/>
          <w:sz w:val="24"/>
          <w:szCs w:val="24"/>
        </w:rPr>
        <w:t xml:space="preserve"> na adaptabilidade individual tem uma correlação moderada e negativa com a exaustão (</w:t>
      </w:r>
      <w:r w:rsidR="00E51D66" w:rsidRPr="006A3EDF">
        <w:rPr>
          <w:rFonts w:ascii="Arial" w:hAnsi="Arial" w:cs="Arial"/>
          <w:i/>
          <w:iCs/>
          <w:color w:val="222222"/>
          <w:sz w:val="21"/>
          <w:szCs w:val="21"/>
          <w:shd w:val="clear" w:color="auto" w:fill="FFFFFF"/>
        </w:rPr>
        <w:t xml:space="preserve">ρ = </w:t>
      </w:r>
      <w:r w:rsidR="00386978" w:rsidRPr="006A3EDF">
        <w:rPr>
          <w:rFonts w:ascii="Arial" w:hAnsi="Arial" w:cs="Arial"/>
          <w:sz w:val="24"/>
          <w:szCs w:val="24"/>
        </w:rPr>
        <w:t>-0.333)</w:t>
      </w:r>
      <w:r w:rsidRPr="006A3EDF">
        <w:rPr>
          <w:rFonts w:ascii="Arial" w:hAnsi="Arial" w:cs="Arial"/>
          <w:sz w:val="24"/>
          <w:szCs w:val="24"/>
        </w:rPr>
        <w:t>,</w:t>
      </w:r>
      <w:r w:rsidR="00386978" w:rsidRPr="006A3EDF">
        <w:rPr>
          <w:rFonts w:ascii="Arial" w:hAnsi="Arial" w:cs="Arial"/>
          <w:sz w:val="24"/>
          <w:szCs w:val="24"/>
        </w:rPr>
        <w:t xml:space="preserve"> fraca e negativa com o cinismo (</w:t>
      </w:r>
      <w:r w:rsidR="00E51D66" w:rsidRPr="006A3EDF">
        <w:rPr>
          <w:rFonts w:ascii="Arial" w:hAnsi="Arial" w:cs="Arial"/>
          <w:i/>
          <w:iCs/>
          <w:color w:val="222222"/>
          <w:sz w:val="21"/>
          <w:szCs w:val="21"/>
          <w:shd w:val="clear" w:color="auto" w:fill="FFFFFF"/>
        </w:rPr>
        <w:t xml:space="preserve">ρ = </w:t>
      </w:r>
      <w:r w:rsidR="00386978" w:rsidRPr="006A3EDF">
        <w:rPr>
          <w:rFonts w:ascii="Arial" w:hAnsi="Arial" w:cs="Arial"/>
          <w:sz w:val="24"/>
          <w:szCs w:val="24"/>
        </w:rPr>
        <w:t>-0.269) e modera e positiva com a eficácia (</w:t>
      </w:r>
      <w:r w:rsidR="00E51D66" w:rsidRPr="006A3EDF">
        <w:rPr>
          <w:rFonts w:ascii="Arial" w:hAnsi="Arial" w:cs="Arial"/>
          <w:i/>
          <w:iCs/>
          <w:color w:val="222222"/>
          <w:sz w:val="21"/>
          <w:szCs w:val="21"/>
          <w:shd w:val="clear" w:color="auto" w:fill="FFFFFF"/>
        </w:rPr>
        <w:t xml:space="preserve">ρ = </w:t>
      </w:r>
      <w:r w:rsidR="00386978" w:rsidRPr="006A3EDF">
        <w:rPr>
          <w:rFonts w:ascii="Arial" w:hAnsi="Arial" w:cs="Arial"/>
          <w:sz w:val="24"/>
          <w:szCs w:val="24"/>
        </w:rPr>
        <w:t xml:space="preserve">0.461). Já a dimensão emergência e </w:t>
      </w:r>
      <w:r w:rsidR="00A20FFE" w:rsidRPr="006A3EDF">
        <w:rPr>
          <w:rFonts w:ascii="Arial" w:eastAsiaTheme="minorHAnsi" w:hAnsi="Arial" w:cs="Arial"/>
          <w:sz w:val="24"/>
          <w:szCs w:val="24"/>
        </w:rPr>
        <w:t>situações inesperadas</w:t>
      </w:r>
      <w:r w:rsidR="009D25DB" w:rsidRPr="006A3EDF">
        <w:rPr>
          <w:rFonts w:ascii="Arial" w:hAnsi="Arial" w:cs="Arial"/>
          <w:sz w:val="24"/>
          <w:szCs w:val="24"/>
        </w:rPr>
        <w:t xml:space="preserve"> apresenta uma correlação </w:t>
      </w:r>
      <w:r w:rsidR="00950808" w:rsidRPr="006A3EDF">
        <w:rPr>
          <w:rFonts w:ascii="Arial" w:hAnsi="Arial" w:cs="Arial"/>
          <w:sz w:val="24"/>
          <w:szCs w:val="24"/>
        </w:rPr>
        <w:t>negativa e</w:t>
      </w:r>
      <w:r w:rsidR="009D25DB" w:rsidRPr="006A3EDF">
        <w:rPr>
          <w:rFonts w:ascii="Arial" w:hAnsi="Arial" w:cs="Arial"/>
          <w:sz w:val="24"/>
          <w:szCs w:val="24"/>
        </w:rPr>
        <w:t xml:space="preserve"> moderada com a exaustão e o cinismo, e </w:t>
      </w:r>
      <w:r w:rsidR="001043B5" w:rsidRPr="006A3EDF">
        <w:rPr>
          <w:rFonts w:ascii="Arial" w:hAnsi="Arial" w:cs="Arial"/>
          <w:sz w:val="24"/>
          <w:szCs w:val="24"/>
        </w:rPr>
        <w:t>moderada,</w:t>
      </w:r>
      <w:r w:rsidR="009D25DB" w:rsidRPr="006A3EDF">
        <w:rPr>
          <w:rFonts w:ascii="Arial" w:hAnsi="Arial" w:cs="Arial"/>
          <w:sz w:val="24"/>
          <w:szCs w:val="24"/>
        </w:rPr>
        <w:t xml:space="preserve"> mas positiva com </w:t>
      </w:r>
      <w:r w:rsidR="00950808" w:rsidRPr="006A3EDF">
        <w:rPr>
          <w:rFonts w:ascii="Arial" w:hAnsi="Arial" w:cs="Arial"/>
          <w:sz w:val="24"/>
          <w:szCs w:val="24"/>
        </w:rPr>
        <w:t xml:space="preserve">a eficácia. A </w:t>
      </w:r>
      <w:r w:rsidR="001043B5" w:rsidRPr="006A3EDF">
        <w:rPr>
          <w:rFonts w:ascii="Arial" w:hAnsi="Arial" w:cs="Arial"/>
          <w:sz w:val="24"/>
          <w:szCs w:val="24"/>
        </w:rPr>
        <w:t>dimensão interpessoal</w:t>
      </w:r>
      <w:r w:rsidR="00D377F0" w:rsidRPr="006A3EDF">
        <w:rPr>
          <w:rFonts w:ascii="Arial" w:hAnsi="Arial" w:cs="Arial"/>
          <w:sz w:val="24"/>
          <w:szCs w:val="24"/>
        </w:rPr>
        <w:t xml:space="preserve"> tem uma correlação fraca</w:t>
      </w:r>
      <w:r w:rsidR="007773E8" w:rsidRPr="006A3EDF">
        <w:rPr>
          <w:rFonts w:ascii="Arial" w:hAnsi="Arial" w:cs="Arial"/>
          <w:sz w:val="24"/>
          <w:szCs w:val="24"/>
        </w:rPr>
        <w:t xml:space="preserve"> e negativa</w:t>
      </w:r>
      <w:r w:rsidR="00D377F0" w:rsidRPr="006A3EDF">
        <w:rPr>
          <w:rFonts w:ascii="Arial" w:hAnsi="Arial" w:cs="Arial"/>
          <w:sz w:val="24"/>
          <w:szCs w:val="24"/>
        </w:rPr>
        <w:t xml:space="preserve"> com a exaustão</w:t>
      </w:r>
      <w:r w:rsidR="007773E8" w:rsidRPr="006A3EDF">
        <w:rPr>
          <w:rFonts w:ascii="Arial" w:hAnsi="Arial" w:cs="Arial"/>
          <w:sz w:val="24"/>
          <w:szCs w:val="24"/>
        </w:rPr>
        <w:t xml:space="preserve"> </w:t>
      </w:r>
      <w:r w:rsidR="00D377F0" w:rsidRPr="006A3EDF">
        <w:rPr>
          <w:rFonts w:ascii="Arial" w:hAnsi="Arial" w:cs="Arial"/>
          <w:sz w:val="24"/>
          <w:szCs w:val="24"/>
        </w:rPr>
        <w:t>(</w:t>
      </w:r>
      <w:r w:rsidR="00E51D66" w:rsidRPr="006A3EDF">
        <w:rPr>
          <w:rFonts w:ascii="Arial" w:hAnsi="Arial" w:cs="Arial"/>
          <w:i/>
          <w:iCs/>
          <w:color w:val="222222"/>
          <w:sz w:val="21"/>
          <w:szCs w:val="21"/>
          <w:shd w:val="clear" w:color="auto" w:fill="FFFFFF"/>
        </w:rPr>
        <w:t xml:space="preserve">ρ = </w:t>
      </w:r>
      <w:r w:rsidR="007773E8" w:rsidRPr="006A3EDF">
        <w:rPr>
          <w:rFonts w:ascii="Arial" w:hAnsi="Arial" w:cs="Arial"/>
          <w:sz w:val="24"/>
          <w:szCs w:val="24"/>
        </w:rPr>
        <w:t>-0.211)</w:t>
      </w:r>
      <w:r w:rsidR="00D377F0" w:rsidRPr="006A3EDF">
        <w:rPr>
          <w:rFonts w:ascii="Arial" w:hAnsi="Arial" w:cs="Arial"/>
          <w:sz w:val="24"/>
          <w:szCs w:val="24"/>
        </w:rPr>
        <w:t xml:space="preserve"> e o </w:t>
      </w:r>
      <w:r w:rsidR="007773E8" w:rsidRPr="006A3EDF">
        <w:rPr>
          <w:rFonts w:ascii="Arial" w:hAnsi="Arial" w:cs="Arial"/>
          <w:sz w:val="24"/>
          <w:szCs w:val="24"/>
        </w:rPr>
        <w:t xml:space="preserve">cinismo </w:t>
      </w:r>
      <w:r w:rsidR="00D377F0" w:rsidRPr="006A3EDF">
        <w:rPr>
          <w:rFonts w:ascii="Arial" w:hAnsi="Arial" w:cs="Arial"/>
          <w:sz w:val="24"/>
          <w:szCs w:val="24"/>
        </w:rPr>
        <w:t>(</w:t>
      </w:r>
      <w:r w:rsidR="00E51D66" w:rsidRPr="006A3EDF">
        <w:rPr>
          <w:rFonts w:ascii="Arial" w:hAnsi="Arial" w:cs="Arial"/>
          <w:i/>
          <w:iCs/>
          <w:color w:val="222222"/>
          <w:sz w:val="21"/>
          <w:szCs w:val="21"/>
          <w:shd w:val="clear" w:color="auto" w:fill="FFFFFF"/>
        </w:rPr>
        <w:t xml:space="preserve">ρ = </w:t>
      </w:r>
      <w:r w:rsidR="00D377F0" w:rsidRPr="006A3EDF">
        <w:rPr>
          <w:rFonts w:ascii="Arial" w:hAnsi="Arial" w:cs="Arial"/>
          <w:sz w:val="24"/>
          <w:szCs w:val="24"/>
        </w:rPr>
        <w:t>-0.266)</w:t>
      </w:r>
      <w:r w:rsidR="007773E8" w:rsidRPr="006A3EDF">
        <w:rPr>
          <w:rFonts w:ascii="Arial" w:hAnsi="Arial" w:cs="Arial"/>
          <w:sz w:val="24"/>
          <w:szCs w:val="24"/>
        </w:rPr>
        <w:t xml:space="preserve">, e moderada </w:t>
      </w:r>
      <w:r w:rsidR="003F4A0C" w:rsidRPr="006A3EDF">
        <w:rPr>
          <w:rFonts w:ascii="Arial" w:hAnsi="Arial" w:cs="Arial"/>
          <w:sz w:val="24"/>
          <w:szCs w:val="24"/>
        </w:rPr>
        <w:t xml:space="preserve">e positiva </w:t>
      </w:r>
      <w:r w:rsidR="007773E8" w:rsidRPr="006A3EDF">
        <w:rPr>
          <w:rFonts w:ascii="Arial" w:hAnsi="Arial" w:cs="Arial"/>
          <w:sz w:val="24"/>
          <w:szCs w:val="24"/>
        </w:rPr>
        <w:t>com a eficácia (</w:t>
      </w:r>
      <w:r w:rsidR="00E51D66" w:rsidRPr="006A3EDF">
        <w:rPr>
          <w:rFonts w:ascii="Arial" w:hAnsi="Arial" w:cs="Arial"/>
          <w:i/>
          <w:iCs/>
          <w:color w:val="222222"/>
          <w:sz w:val="21"/>
          <w:szCs w:val="21"/>
          <w:shd w:val="clear" w:color="auto" w:fill="FFFFFF"/>
        </w:rPr>
        <w:t xml:space="preserve">ρ = </w:t>
      </w:r>
      <w:r w:rsidR="007773E8" w:rsidRPr="006A3EDF">
        <w:rPr>
          <w:rFonts w:ascii="Arial" w:hAnsi="Arial" w:cs="Arial"/>
          <w:sz w:val="24"/>
          <w:szCs w:val="24"/>
        </w:rPr>
        <w:t>0.</w:t>
      </w:r>
      <w:r w:rsidR="001D7658" w:rsidRPr="006A3EDF">
        <w:rPr>
          <w:rFonts w:ascii="Arial" w:hAnsi="Arial" w:cs="Arial"/>
          <w:sz w:val="24"/>
          <w:szCs w:val="24"/>
        </w:rPr>
        <w:t>403</w:t>
      </w:r>
      <w:r w:rsidR="003F4A0C" w:rsidRPr="006A3EDF">
        <w:rPr>
          <w:rFonts w:ascii="Arial" w:hAnsi="Arial" w:cs="Arial"/>
          <w:sz w:val="24"/>
          <w:szCs w:val="24"/>
        </w:rPr>
        <w:t>)</w:t>
      </w:r>
      <w:r w:rsidR="007773E8" w:rsidRPr="006A3EDF">
        <w:rPr>
          <w:rFonts w:ascii="Arial" w:hAnsi="Arial" w:cs="Arial"/>
          <w:sz w:val="24"/>
          <w:szCs w:val="24"/>
        </w:rPr>
        <w:t xml:space="preserve">. </w:t>
      </w:r>
      <w:r w:rsidR="003F4A0C" w:rsidRPr="006A3EDF">
        <w:rPr>
          <w:rFonts w:ascii="Arial" w:hAnsi="Arial" w:cs="Arial"/>
          <w:sz w:val="24"/>
          <w:szCs w:val="24"/>
        </w:rPr>
        <w:t xml:space="preserve">A dimensão criatividade tem uma relação negativa e fraca com a </w:t>
      </w:r>
      <w:r w:rsidR="001043B5" w:rsidRPr="006A3EDF">
        <w:rPr>
          <w:rFonts w:ascii="Arial" w:hAnsi="Arial" w:cs="Arial"/>
          <w:sz w:val="24"/>
          <w:szCs w:val="24"/>
        </w:rPr>
        <w:t>exaustão (</w:t>
      </w:r>
      <w:r w:rsidR="00E51D66" w:rsidRPr="006A3EDF">
        <w:rPr>
          <w:rFonts w:ascii="Arial" w:hAnsi="Arial" w:cs="Arial"/>
          <w:i/>
          <w:iCs/>
          <w:color w:val="222222"/>
          <w:sz w:val="21"/>
          <w:szCs w:val="21"/>
          <w:shd w:val="clear" w:color="auto" w:fill="FFFFFF"/>
        </w:rPr>
        <w:t xml:space="preserve">ρ = </w:t>
      </w:r>
      <w:r w:rsidR="003F4A0C" w:rsidRPr="006A3EDF">
        <w:rPr>
          <w:rFonts w:ascii="Arial" w:hAnsi="Arial" w:cs="Arial"/>
          <w:sz w:val="24"/>
          <w:szCs w:val="24"/>
        </w:rPr>
        <w:t xml:space="preserve">-0.211) e com </w:t>
      </w:r>
      <w:r w:rsidR="001D7658" w:rsidRPr="006A3EDF">
        <w:rPr>
          <w:rFonts w:ascii="Arial" w:hAnsi="Arial" w:cs="Arial"/>
          <w:sz w:val="24"/>
          <w:szCs w:val="24"/>
        </w:rPr>
        <w:t xml:space="preserve">o </w:t>
      </w:r>
      <w:r w:rsidR="001043B5" w:rsidRPr="006A3EDF">
        <w:rPr>
          <w:rFonts w:ascii="Arial" w:hAnsi="Arial" w:cs="Arial"/>
          <w:sz w:val="24"/>
          <w:szCs w:val="24"/>
        </w:rPr>
        <w:t>cinismo (</w:t>
      </w:r>
      <w:r w:rsidR="00E51D66" w:rsidRPr="006A3EDF">
        <w:rPr>
          <w:rFonts w:ascii="Arial" w:hAnsi="Arial" w:cs="Arial"/>
          <w:i/>
          <w:iCs/>
          <w:color w:val="222222"/>
          <w:sz w:val="21"/>
          <w:szCs w:val="21"/>
          <w:shd w:val="clear" w:color="auto" w:fill="FFFFFF"/>
        </w:rPr>
        <w:t xml:space="preserve">ρ = </w:t>
      </w:r>
      <w:r w:rsidR="001D7658" w:rsidRPr="006A3EDF">
        <w:rPr>
          <w:rFonts w:ascii="Arial" w:hAnsi="Arial" w:cs="Arial"/>
          <w:sz w:val="24"/>
          <w:szCs w:val="24"/>
        </w:rPr>
        <w:t xml:space="preserve">-0.183) </w:t>
      </w:r>
      <w:r w:rsidR="00EF79CB" w:rsidRPr="006A3EDF">
        <w:rPr>
          <w:rFonts w:ascii="Arial" w:hAnsi="Arial" w:cs="Arial"/>
          <w:sz w:val="24"/>
          <w:szCs w:val="24"/>
        </w:rPr>
        <w:t>e moderada</w:t>
      </w:r>
      <w:r w:rsidR="001066E5" w:rsidRPr="006A3EDF">
        <w:rPr>
          <w:rFonts w:ascii="Arial" w:hAnsi="Arial" w:cs="Arial"/>
          <w:sz w:val="24"/>
          <w:szCs w:val="24"/>
        </w:rPr>
        <w:t xml:space="preserve"> </w:t>
      </w:r>
      <w:r w:rsidR="001D7658" w:rsidRPr="006A3EDF">
        <w:rPr>
          <w:rFonts w:ascii="Arial" w:hAnsi="Arial" w:cs="Arial"/>
          <w:sz w:val="24"/>
          <w:szCs w:val="24"/>
        </w:rPr>
        <w:t>positiva com a eficácia (</w:t>
      </w:r>
      <w:r w:rsidR="00E51D66" w:rsidRPr="006A3EDF">
        <w:rPr>
          <w:rFonts w:ascii="Arial" w:hAnsi="Arial" w:cs="Arial"/>
          <w:i/>
          <w:iCs/>
          <w:color w:val="222222"/>
          <w:sz w:val="21"/>
          <w:szCs w:val="21"/>
          <w:shd w:val="clear" w:color="auto" w:fill="FFFFFF"/>
        </w:rPr>
        <w:t xml:space="preserve">ρ = </w:t>
      </w:r>
      <w:r w:rsidR="001D7658" w:rsidRPr="006A3EDF">
        <w:rPr>
          <w:rFonts w:ascii="Arial" w:hAnsi="Arial" w:cs="Arial"/>
          <w:sz w:val="24"/>
          <w:szCs w:val="24"/>
        </w:rPr>
        <w:t xml:space="preserve">0.342). </w:t>
      </w:r>
      <w:r w:rsidR="001066E5" w:rsidRPr="006A3EDF">
        <w:rPr>
          <w:rFonts w:ascii="Arial" w:hAnsi="Arial" w:cs="Arial"/>
          <w:sz w:val="24"/>
          <w:szCs w:val="24"/>
        </w:rPr>
        <w:t xml:space="preserve">Por fim, a dimensão </w:t>
      </w:r>
      <w:r w:rsidR="009C7168" w:rsidRPr="006A3EDF">
        <w:rPr>
          <w:rFonts w:ascii="Arial" w:hAnsi="Arial" w:cs="Arial"/>
          <w:sz w:val="24"/>
          <w:szCs w:val="24"/>
        </w:rPr>
        <w:t>aprendizado</w:t>
      </w:r>
      <w:r w:rsidR="001066E5" w:rsidRPr="006A3EDF">
        <w:rPr>
          <w:rFonts w:ascii="Arial" w:hAnsi="Arial" w:cs="Arial"/>
          <w:sz w:val="24"/>
          <w:szCs w:val="24"/>
        </w:rPr>
        <w:t xml:space="preserve"> tem uma </w:t>
      </w:r>
      <w:r w:rsidR="0025515C">
        <w:rPr>
          <w:rFonts w:ascii="Arial" w:hAnsi="Arial" w:cs="Arial"/>
          <w:sz w:val="24"/>
          <w:szCs w:val="24"/>
        </w:rPr>
        <w:t>cor</w:t>
      </w:r>
      <w:r w:rsidR="001066E5" w:rsidRPr="006A3EDF">
        <w:rPr>
          <w:rFonts w:ascii="Arial" w:hAnsi="Arial" w:cs="Arial"/>
          <w:sz w:val="24"/>
          <w:szCs w:val="24"/>
        </w:rPr>
        <w:t>relação fraca e negativa com a exaustão (</w:t>
      </w:r>
      <w:r w:rsidR="00E51D66" w:rsidRPr="006A3EDF">
        <w:rPr>
          <w:rFonts w:ascii="Arial" w:hAnsi="Arial" w:cs="Arial"/>
          <w:i/>
          <w:iCs/>
          <w:color w:val="222222"/>
          <w:sz w:val="21"/>
          <w:szCs w:val="21"/>
          <w:shd w:val="clear" w:color="auto" w:fill="FFFFFF"/>
        </w:rPr>
        <w:t xml:space="preserve">ρ = </w:t>
      </w:r>
      <w:r w:rsidR="001066E5" w:rsidRPr="006A3EDF">
        <w:rPr>
          <w:rFonts w:ascii="Arial" w:hAnsi="Arial" w:cs="Arial"/>
          <w:sz w:val="24"/>
          <w:szCs w:val="24"/>
        </w:rPr>
        <w:t>-0.</w:t>
      </w:r>
      <w:r w:rsidR="009B7377" w:rsidRPr="006A3EDF">
        <w:rPr>
          <w:rFonts w:ascii="Arial" w:hAnsi="Arial" w:cs="Arial"/>
          <w:sz w:val="24"/>
          <w:szCs w:val="24"/>
        </w:rPr>
        <w:t>288)</w:t>
      </w:r>
      <w:r w:rsidR="001066E5" w:rsidRPr="006A3EDF">
        <w:rPr>
          <w:rFonts w:ascii="Arial" w:hAnsi="Arial" w:cs="Arial"/>
          <w:sz w:val="24"/>
          <w:szCs w:val="24"/>
        </w:rPr>
        <w:t>,</w:t>
      </w:r>
      <w:r w:rsidR="009B7377" w:rsidRPr="006A3EDF">
        <w:rPr>
          <w:rFonts w:ascii="Arial" w:hAnsi="Arial" w:cs="Arial"/>
          <w:sz w:val="24"/>
          <w:szCs w:val="24"/>
        </w:rPr>
        <w:t xml:space="preserve"> moderada e negativa com o cinismo</w:t>
      </w:r>
      <w:r w:rsidR="001066E5" w:rsidRPr="006A3EDF">
        <w:rPr>
          <w:rFonts w:ascii="Arial" w:hAnsi="Arial" w:cs="Arial"/>
          <w:sz w:val="24"/>
          <w:szCs w:val="24"/>
        </w:rPr>
        <w:t xml:space="preserve"> </w:t>
      </w:r>
      <w:r w:rsidR="009B7377" w:rsidRPr="006A3EDF">
        <w:rPr>
          <w:rFonts w:ascii="Arial" w:hAnsi="Arial" w:cs="Arial"/>
          <w:sz w:val="24"/>
          <w:szCs w:val="24"/>
        </w:rPr>
        <w:t>(</w:t>
      </w:r>
      <w:r w:rsidR="00E51D66" w:rsidRPr="006A3EDF">
        <w:rPr>
          <w:rFonts w:ascii="Arial" w:hAnsi="Arial" w:cs="Arial"/>
          <w:i/>
          <w:iCs/>
          <w:color w:val="222222"/>
          <w:sz w:val="21"/>
          <w:szCs w:val="21"/>
          <w:shd w:val="clear" w:color="auto" w:fill="FFFFFF"/>
        </w:rPr>
        <w:t xml:space="preserve">ρ = </w:t>
      </w:r>
      <w:r w:rsidR="009B7377" w:rsidRPr="006A3EDF">
        <w:rPr>
          <w:rFonts w:ascii="Arial" w:hAnsi="Arial" w:cs="Arial"/>
          <w:sz w:val="24"/>
          <w:szCs w:val="24"/>
        </w:rPr>
        <w:t>-0.311) e moderada e positiva com a eficácia</w:t>
      </w:r>
      <w:r w:rsidR="00422987" w:rsidRPr="006A3EDF">
        <w:rPr>
          <w:rFonts w:ascii="Arial" w:hAnsi="Arial" w:cs="Arial"/>
          <w:sz w:val="24"/>
          <w:szCs w:val="24"/>
        </w:rPr>
        <w:t xml:space="preserve"> (</w:t>
      </w:r>
      <w:r w:rsidR="00E51D66" w:rsidRPr="006A3EDF">
        <w:rPr>
          <w:rFonts w:ascii="Arial" w:hAnsi="Arial" w:cs="Arial"/>
          <w:i/>
          <w:iCs/>
          <w:color w:val="222222"/>
          <w:sz w:val="21"/>
          <w:szCs w:val="21"/>
          <w:shd w:val="clear" w:color="auto" w:fill="FFFFFF"/>
        </w:rPr>
        <w:t xml:space="preserve">ρ = </w:t>
      </w:r>
      <w:r w:rsidR="00422987" w:rsidRPr="006A3EDF">
        <w:rPr>
          <w:rFonts w:ascii="Arial" w:hAnsi="Arial" w:cs="Arial"/>
          <w:sz w:val="24"/>
          <w:szCs w:val="24"/>
        </w:rPr>
        <w:t>0.402)</w:t>
      </w:r>
      <w:r w:rsidR="009B7377" w:rsidRPr="006A3EDF">
        <w:rPr>
          <w:rFonts w:ascii="Arial" w:hAnsi="Arial" w:cs="Arial"/>
          <w:sz w:val="24"/>
          <w:szCs w:val="24"/>
        </w:rPr>
        <w:t xml:space="preserve">. </w:t>
      </w:r>
    </w:p>
    <w:p w14:paraId="053ADC37" w14:textId="7493C763" w:rsidR="00D160F1" w:rsidRPr="00BB2585" w:rsidRDefault="000B31F1" w:rsidP="00FF2AD4">
      <w:pPr>
        <w:pStyle w:val="PhD-Title2"/>
      </w:pPr>
      <w:bookmarkStart w:id="284" w:name="_Toc42242472"/>
      <w:r w:rsidRPr="00BB2585">
        <w:t>Relações entre Adaptabilidade, Instabilidade, e Satisfação na Engenharia de Software</w:t>
      </w:r>
      <w:bookmarkEnd w:id="284"/>
    </w:p>
    <w:p w14:paraId="19E516E0" w14:textId="6E762F5A" w:rsidR="006462DC" w:rsidRPr="00BB2585" w:rsidRDefault="00886644" w:rsidP="005341E7">
      <w:pPr>
        <w:spacing w:line="360" w:lineRule="auto"/>
        <w:ind w:firstLine="436"/>
        <w:rPr>
          <w:rFonts w:ascii="Arial" w:hAnsi="Arial" w:cs="Arial"/>
          <w:bCs/>
          <w:iCs/>
          <w:sz w:val="24"/>
          <w:szCs w:val="24"/>
        </w:rPr>
      </w:pPr>
      <w:r>
        <w:rPr>
          <w:rFonts w:ascii="Arial" w:hAnsi="Arial" w:cs="Arial"/>
          <w:bCs/>
          <w:iCs/>
          <w:sz w:val="24"/>
          <w:szCs w:val="24"/>
        </w:rPr>
        <w:t>Continuando com as análises realizadas nessa pesquisa, n</w:t>
      </w:r>
      <w:r w:rsidR="00E81745" w:rsidRPr="00BB2585">
        <w:rPr>
          <w:rFonts w:ascii="Arial" w:hAnsi="Arial" w:cs="Arial"/>
          <w:bCs/>
          <w:iCs/>
          <w:sz w:val="24"/>
          <w:szCs w:val="24"/>
        </w:rPr>
        <w:t xml:space="preserve">esta seção </w:t>
      </w:r>
      <w:r w:rsidR="006462DC" w:rsidRPr="00BB2585">
        <w:rPr>
          <w:rFonts w:ascii="Arial" w:hAnsi="Arial" w:cs="Arial"/>
          <w:bCs/>
          <w:iCs/>
          <w:sz w:val="24"/>
          <w:szCs w:val="24"/>
        </w:rPr>
        <w:t xml:space="preserve">serão respondidas as </w:t>
      </w:r>
      <w:r w:rsidR="006A3EDF" w:rsidRPr="00BB2585">
        <w:rPr>
          <w:rFonts w:ascii="Arial" w:hAnsi="Arial" w:cs="Arial"/>
          <w:bCs/>
          <w:iCs/>
          <w:sz w:val="24"/>
          <w:szCs w:val="24"/>
        </w:rPr>
        <w:t>seguintes</w:t>
      </w:r>
      <w:r w:rsidR="006462DC" w:rsidRPr="00BB2585">
        <w:rPr>
          <w:rFonts w:ascii="Arial" w:hAnsi="Arial" w:cs="Arial"/>
          <w:bCs/>
          <w:iCs/>
          <w:sz w:val="24"/>
          <w:szCs w:val="24"/>
        </w:rPr>
        <w:t xml:space="preserve"> perguntas de pesquisa:</w:t>
      </w:r>
    </w:p>
    <w:p w14:paraId="69B1F8CF" w14:textId="055D2AD1" w:rsidR="006462DC" w:rsidRPr="00BB2585" w:rsidRDefault="006462DC" w:rsidP="005341E7">
      <w:pPr>
        <w:spacing w:line="360" w:lineRule="auto"/>
        <w:ind w:firstLine="436"/>
        <w:rPr>
          <w:rFonts w:ascii="Arial" w:hAnsi="Arial" w:cs="Arial"/>
          <w:bCs/>
          <w:i/>
          <w:sz w:val="24"/>
          <w:szCs w:val="24"/>
        </w:rPr>
      </w:pPr>
      <w:r w:rsidRPr="00BB2585">
        <w:rPr>
          <w:rFonts w:ascii="Arial" w:hAnsi="Arial" w:cs="Arial"/>
          <w:bCs/>
          <w:i/>
          <w:sz w:val="24"/>
          <w:szCs w:val="24"/>
        </w:rPr>
        <w:t xml:space="preserve">Qual o efeito da adaptabilidade individual na satisfação e no </w:t>
      </w:r>
      <w:proofErr w:type="spellStart"/>
      <w:r w:rsidRPr="00BB2585">
        <w:rPr>
          <w:rFonts w:ascii="Arial" w:hAnsi="Arial" w:cs="Arial"/>
          <w:bCs/>
          <w:i/>
          <w:sz w:val="24"/>
          <w:szCs w:val="24"/>
        </w:rPr>
        <w:t>burnout</w:t>
      </w:r>
      <w:proofErr w:type="spellEnd"/>
      <w:r w:rsidRPr="00BB2585">
        <w:rPr>
          <w:rFonts w:ascii="Arial" w:hAnsi="Arial" w:cs="Arial"/>
          <w:bCs/>
          <w:i/>
          <w:sz w:val="24"/>
          <w:szCs w:val="24"/>
        </w:rPr>
        <w:t xml:space="preserve"> dos indivíduos na Engenharia de Software? </w:t>
      </w:r>
      <w:r w:rsidRPr="00BB2585">
        <w:rPr>
          <w:rFonts w:ascii="Arial" w:hAnsi="Arial" w:cs="Arial"/>
          <w:bCs/>
          <w:i/>
          <w:sz w:val="24"/>
          <w:szCs w:val="24"/>
        </w:rPr>
        <w:tab/>
      </w:r>
    </w:p>
    <w:p w14:paraId="1BA13872" w14:textId="2ED2D7EA" w:rsidR="006462DC" w:rsidRPr="00BB2585" w:rsidRDefault="006462DC" w:rsidP="005341E7">
      <w:pPr>
        <w:spacing w:line="360" w:lineRule="auto"/>
        <w:ind w:firstLine="436"/>
        <w:rPr>
          <w:rFonts w:ascii="Arial" w:hAnsi="Arial" w:cs="Arial"/>
          <w:bCs/>
          <w:i/>
          <w:sz w:val="24"/>
          <w:szCs w:val="24"/>
        </w:rPr>
      </w:pPr>
      <w:r w:rsidRPr="00BB2585">
        <w:rPr>
          <w:rFonts w:ascii="Arial" w:hAnsi="Arial" w:cs="Arial"/>
          <w:bCs/>
          <w:i/>
          <w:sz w:val="24"/>
          <w:szCs w:val="24"/>
        </w:rPr>
        <w:t xml:space="preserve">Qual o efeito da moderação da instabilidade na relação da adaptabilidade individual com a satisfação e o </w:t>
      </w:r>
      <w:proofErr w:type="spellStart"/>
      <w:r w:rsidRPr="00BB2585">
        <w:rPr>
          <w:rFonts w:ascii="Arial" w:hAnsi="Arial" w:cs="Arial"/>
          <w:bCs/>
          <w:i/>
          <w:sz w:val="24"/>
          <w:szCs w:val="24"/>
        </w:rPr>
        <w:t>burnout</w:t>
      </w:r>
      <w:proofErr w:type="spellEnd"/>
      <w:r w:rsidRPr="00BB2585">
        <w:rPr>
          <w:rFonts w:ascii="Arial" w:hAnsi="Arial" w:cs="Arial"/>
          <w:bCs/>
          <w:i/>
          <w:sz w:val="24"/>
          <w:szCs w:val="24"/>
        </w:rPr>
        <w:t xml:space="preserve"> dos indivíduos na Engenharia de Software?</w:t>
      </w:r>
    </w:p>
    <w:p w14:paraId="0E1FC410" w14:textId="6BD4B06B" w:rsidR="00012B07" w:rsidRPr="00BB2585" w:rsidRDefault="006462DC" w:rsidP="005341E7">
      <w:pPr>
        <w:spacing w:line="360" w:lineRule="auto"/>
        <w:ind w:firstLine="436"/>
        <w:rPr>
          <w:rFonts w:ascii="Arial" w:hAnsi="Arial" w:cs="Arial"/>
          <w:sz w:val="24"/>
          <w:szCs w:val="24"/>
        </w:rPr>
      </w:pPr>
      <w:r w:rsidRPr="00BB2585">
        <w:rPr>
          <w:rFonts w:ascii="Arial" w:hAnsi="Arial" w:cs="Arial"/>
          <w:bCs/>
          <w:iCs/>
          <w:sz w:val="24"/>
          <w:szCs w:val="24"/>
        </w:rPr>
        <w:t>Para isso</w:t>
      </w:r>
      <w:r w:rsidR="00C77BD5">
        <w:rPr>
          <w:rFonts w:ascii="Arial" w:hAnsi="Arial" w:cs="Arial"/>
          <w:bCs/>
          <w:iCs/>
          <w:sz w:val="24"/>
          <w:szCs w:val="24"/>
        </w:rPr>
        <w:t>,</w:t>
      </w:r>
      <w:r w:rsidRPr="00BB2585">
        <w:rPr>
          <w:rFonts w:ascii="Arial" w:hAnsi="Arial" w:cs="Arial"/>
          <w:bCs/>
          <w:iCs/>
          <w:sz w:val="24"/>
          <w:szCs w:val="24"/>
        </w:rPr>
        <w:t xml:space="preserve"> </w:t>
      </w:r>
      <w:r w:rsidR="00E81745" w:rsidRPr="00BB2585">
        <w:rPr>
          <w:rFonts w:ascii="Arial" w:hAnsi="Arial" w:cs="Arial"/>
          <w:bCs/>
          <w:iCs/>
          <w:sz w:val="24"/>
          <w:szCs w:val="24"/>
        </w:rPr>
        <w:t>teremos o</w:t>
      </w:r>
      <w:r w:rsidR="00012B07" w:rsidRPr="00BB2585">
        <w:rPr>
          <w:rFonts w:ascii="Arial" w:hAnsi="Arial" w:cs="Arial"/>
          <w:bCs/>
          <w:iCs/>
          <w:sz w:val="24"/>
          <w:szCs w:val="24"/>
        </w:rPr>
        <w:t xml:space="preserve"> primeiro conjunto de hipóteses</w:t>
      </w:r>
      <w:r w:rsidR="00E81745" w:rsidRPr="00BB2585">
        <w:rPr>
          <w:rFonts w:ascii="Arial" w:hAnsi="Arial" w:cs="Arial"/>
          <w:bCs/>
          <w:iCs/>
          <w:sz w:val="24"/>
          <w:szCs w:val="24"/>
        </w:rPr>
        <w:t xml:space="preserve"> que</w:t>
      </w:r>
      <w:r w:rsidR="00012B07" w:rsidRPr="00BB2585">
        <w:rPr>
          <w:rFonts w:ascii="Arial" w:hAnsi="Arial" w:cs="Arial"/>
          <w:bCs/>
          <w:iCs/>
          <w:sz w:val="24"/>
          <w:szCs w:val="24"/>
        </w:rPr>
        <w:t xml:space="preserve"> relaciona a satisfação </w:t>
      </w:r>
      <w:r w:rsidR="00DF17CB" w:rsidRPr="00BB2585">
        <w:rPr>
          <w:rFonts w:ascii="Arial" w:hAnsi="Arial" w:cs="Arial"/>
          <w:bCs/>
          <w:iCs/>
          <w:sz w:val="24"/>
          <w:szCs w:val="24"/>
        </w:rPr>
        <w:t xml:space="preserve">com o trabalho </w:t>
      </w:r>
      <w:r w:rsidR="00012B07" w:rsidRPr="00BB2585">
        <w:rPr>
          <w:rFonts w:ascii="Arial" w:hAnsi="Arial" w:cs="Arial"/>
          <w:bCs/>
          <w:iCs/>
          <w:sz w:val="24"/>
          <w:szCs w:val="24"/>
        </w:rPr>
        <w:t>com a adaptabilidade individual e com a instabilidade na Engenharia de Software</w:t>
      </w:r>
      <w:r w:rsidR="00DF17CB" w:rsidRPr="00BB2585">
        <w:rPr>
          <w:rFonts w:ascii="Arial" w:hAnsi="Arial" w:cs="Arial"/>
          <w:bCs/>
          <w:iCs/>
          <w:sz w:val="24"/>
          <w:szCs w:val="24"/>
        </w:rPr>
        <w:t xml:space="preserve">. </w:t>
      </w:r>
      <w:r w:rsidR="00F5693D" w:rsidRPr="00BB2585">
        <w:rPr>
          <w:rFonts w:ascii="Arial" w:hAnsi="Arial" w:cs="Arial"/>
          <w:bCs/>
          <w:iCs/>
          <w:sz w:val="24"/>
          <w:szCs w:val="24"/>
        </w:rPr>
        <w:t>Na seção anterior, essas hipóteses foram previamente investigadas,</w:t>
      </w:r>
      <w:r w:rsidR="0062779B" w:rsidRPr="00BB2585">
        <w:rPr>
          <w:rFonts w:ascii="Arial" w:hAnsi="Arial" w:cs="Arial"/>
          <w:bCs/>
          <w:iCs/>
          <w:sz w:val="24"/>
          <w:szCs w:val="24"/>
        </w:rPr>
        <w:t xml:space="preserve"> utilizando </w:t>
      </w:r>
      <w:r w:rsidR="0062779B" w:rsidRPr="00BB2585">
        <w:rPr>
          <w:rFonts w:ascii="Arial" w:hAnsi="Arial" w:cs="Arial"/>
          <w:sz w:val="24"/>
          <w:szCs w:val="24"/>
        </w:rPr>
        <w:t xml:space="preserve">correlação entre as variáveis (apresentadas na </w:t>
      </w:r>
      <w:r w:rsidR="0062779B" w:rsidRPr="00BB2585">
        <w:rPr>
          <w:rFonts w:ascii="Arial" w:hAnsi="Arial" w:cs="Arial"/>
          <w:sz w:val="24"/>
          <w:szCs w:val="24"/>
        </w:rPr>
        <w:fldChar w:fldCharType="begin"/>
      </w:r>
      <w:r w:rsidR="0062779B" w:rsidRPr="00BB2585">
        <w:rPr>
          <w:rFonts w:ascii="Arial" w:hAnsi="Arial" w:cs="Arial"/>
          <w:sz w:val="24"/>
          <w:szCs w:val="24"/>
        </w:rPr>
        <w:instrText xml:space="preserve"> REF _Ref30060537 \h  \* MERGEFORMAT </w:instrText>
      </w:r>
      <w:r w:rsidR="0062779B" w:rsidRPr="00BB2585">
        <w:rPr>
          <w:rFonts w:ascii="Arial" w:hAnsi="Arial" w:cs="Arial"/>
          <w:sz w:val="24"/>
          <w:szCs w:val="24"/>
        </w:rPr>
      </w:r>
      <w:r w:rsidR="0062779B" w:rsidRPr="00BB2585">
        <w:rPr>
          <w:rFonts w:ascii="Arial" w:hAnsi="Arial" w:cs="Arial"/>
          <w:sz w:val="24"/>
          <w:szCs w:val="24"/>
        </w:rPr>
        <w:fldChar w:fldCharType="separate"/>
      </w:r>
      <w:r w:rsidR="00C05BEC" w:rsidRPr="00C05BEC">
        <w:rPr>
          <w:rFonts w:ascii="Arial" w:hAnsi="Arial" w:cs="Arial"/>
          <w:sz w:val="24"/>
          <w:szCs w:val="24"/>
        </w:rPr>
        <w:t xml:space="preserve">Tabela </w:t>
      </w:r>
      <w:r w:rsidR="00C05BEC" w:rsidRPr="00C05BEC">
        <w:rPr>
          <w:rFonts w:ascii="Arial" w:hAnsi="Arial" w:cs="Arial"/>
          <w:noProof/>
          <w:sz w:val="24"/>
          <w:szCs w:val="24"/>
        </w:rPr>
        <w:t>27</w:t>
      </w:r>
      <w:r w:rsidR="0062779B" w:rsidRPr="00BB2585">
        <w:rPr>
          <w:rFonts w:ascii="Arial" w:hAnsi="Arial" w:cs="Arial"/>
          <w:sz w:val="24"/>
          <w:szCs w:val="24"/>
        </w:rPr>
        <w:fldChar w:fldCharType="end"/>
      </w:r>
      <w:r w:rsidR="0062779B" w:rsidRPr="00BB2585">
        <w:rPr>
          <w:rFonts w:ascii="Arial" w:hAnsi="Arial" w:cs="Arial"/>
          <w:sz w:val="24"/>
          <w:szCs w:val="24"/>
        </w:rPr>
        <w:t>).</w:t>
      </w:r>
      <w:r w:rsidR="00F5693D" w:rsidRPr="00BB2585">
        <w:rPr>
          <w:rFonts w:ascii="Arial" w:hAnsi="Arial" w:cs="Arial"/>
          <w:bCs/>
          <w:iCs/>
          <w:sz w:val="24"/>
          <w:szCs w:val="24"/>
        </w:rPr>
        <w:t xml:space="preserve"> </w:t>
      </w:r>
      <w:r w:rsidR="0062779B" w:rsidRPr="00BB2585">
        <w:rPr>
          <w:rFonts w:ascii="Arial" w:hAnsi="Arial" w:cs="Arial"/>
          <w:bCs/>
          <w:iCs/>
          <w:sz w:val="24"/>
          <w:szCs w:val="24"/>
        </w:rPr>
        <w:t>N</w:t>
      </w:r>
      <w:r w:rsidR="00F5693D" w:rsidRPr="00BB2585">
        <w:rPr>
          <w:rFonts w:ascii="Arial" w:hAnsi="Arial" w:cs="Arial"/>
          <w:bCs/>
          <w:iCs/>
          <w:sz w:val="24"/>
          <w:szCs w:val="24"/>
        </w:rPr>
        <w:t>esta seção ser</w:t>
      </w:r>
      <w:r w:rsidR="0062779B" w:rsidRPr="00BB2585">
        <w:rPr>
          <w:rFonts w:ascii="Arial" w:hAnsi="Arial" w:cs="Arial"/>
          <w:bCs/>
          <w:iCs/>
          <w:sz w:val="24"/>
          <w:szCs w:val="24"/>
        </w:rPr>
        <w:t xml:space="preserve">á utilizada a modelagem de equações estruturadas para investigar mais a fundo as hipóteses.  </w:t>
      </w:r>
    </w:p>
    <w:p w14:paraId="5E2E9A90" w14:textId="77777777" w:rsidR="00BD4B26" w:rsidRDefault="00BD4B26" w:rsidP="005341E7">
      <w:pPr>
        <w:spacing w:line="360" w:lineRule="auto"/>
        <w:ind w:firstLine="436"/>
        <w:rPr>
          <w:rFonts w:ascii="Arial" w:hAnsi="Arial" w:cs="Arial"/>
          <w:bCs/>
          <w:iCs/>
          <w:sz w:val="24"/>
          <w:szCs w:val="24"/>
        </w:rPr>
      </w:pPr>
    </w:p>
    <w:p w14:paraId="530F0B64" w14:textId="77777777" w:rsidR="00BD4B26" w:rsidRDefault="00BD4B26" w:rsidP="005341E7">
      <w:pPr>
        <w:spacing w:line="360" w:lineRule="auto"/>
        <w:ind w:firstLine="436"/>
        <w:rPr>
          <w:rFonts w:ascii="Arial" w:hAnsi="Arial" w:cs="Arial"/>
          <w:bCs/>
          <w:iCs/>
          <w:sz w:val="24"/>
          <w:szCs w:val="24"/>
        </w:rPr>
      </w:pPr>
    </w:p>
    <w:p w14:paraId="1E7AD1EE" w14:textId="77777777" w:rsidR="00BD4B26" w:rsidRDefault="00BD4B26" w:rsidP="005341E7">
      <w:pPr>
        <w:spacing w:line="360" w:lineRule="auto"/>
        <w:ind w:firstLine="436"/>
        <w:rPr>
          <w:rFonts w:ascii="Arial" w:hAnsi="Arial" w:cs="Arial"/>
          <w:bCs/>
          <w:iCs/>
          <w:sz w:val="24"/>
          <w:szCs w:val="24"/>
        </w:rPr>
      </w:pPr>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9"/>
        <w:gridCol w:w="3124"/>
        <w:gridCol w:w="1791"/>
        <w:gridCol w:w="1339"/>
        <w:gridCol w:w="1689"/>
      </w:tblGrid>
      <w:tr w:rsidR="0070134C" w14:paraId="32A60BCB" w14:textId="77777777" w:rsidTr="00300AFD">
        <w:tc>
          <w:tcPr>
            <w:tcW w:w="1129" w:type="dxa"/>
          </w:tcPr>
          <w:p w14:paraId="735AD00D" w14:textId="598D1742" w:rsidR="0070134C" w:rsidRPr="000C261F" w:rsidRDefault="000276B9" w:rsidP="000276B9">
            <w:pPr>
              <w:spacing w:line="360" w:lineRule="auto"/>
              <w:jc w:val="center"/>
              <w:rPr>
                <w:rFonts w:ascii="Arial" w:hAnsi="Arial" w:cs="Arial"/>
                <w:bCs/>
                <w:iCs/>
                <w:sz w:val="20"/>
                <w:szCs w:val="20"/>
              </w:rPr>
            </w:pPr>
            <w:r w:rsidRPr="000C261F">
              <w:rPr>
                <w:rFonts w:ascii="Arial" w:hAnsi="Arial" w:cs="Arial"/>
                <w:bCs/>
                <w:iCs/>
                <w:sz w:val="20"/>
                <w:szCs w:val="20"/>
              </w:rPr>
              <w:lastRenderedPageBreak/>
              <w:t>Hipótese</w:t>
            </w:r>
          </w:p>
        </w:tc>
        <w:tc>
          <w:tcPr>
            <w:tcW w:w="3124" w:type="dxa"/>
          </w:tcPr>
          <w:p w14:paraId="7DEC834C" w14:textId="07B022E2" w:rsidR="0070134C" w:rsidRPr="000C261F" w:rsidRDefault="0070134C" w:rsidP="000276B9">
            <w:pPr>
              <w:spacing w:line="360" w:lineRule="auto"/>
              <w:jc w:val="center"/>
              <w:rPr>
                <w:rFonts w:ascii="Arial" w:hAnsi="Arial" w:cs="Arial"/>
                <w:bCs/>
                <w:iCs/>
                <w:sz w:val="20"/>
                <w:szCs w:val="20"/>
              </w:rPr>
            </w:pPr>
            <w:r w:rsidRPr="000C261F">
              <w:rPr>
                <w:rFonts w:ascii="Arial" w:hAnsi="Arial" w:cs="Arial"/>
                <w:bCs/>
                <w:iCs/>
                <w:sz w:val="20"/>
                <w:szCs w:val="20"/>
              </w:rPr>
              <w:t>Trajetória</w:t>
            </w:r>
          </w:p>
        </w:tc>
        <w:tc>
          <w:tcPr>
            <w:tcW w:w="1791" w:type="dxa"/>
          </w:tcPr>
          <w:p w14:paraId="7575EF1F" w14:textId="7D248C67" w:rsidR="0070134C" w:rsidRPr="000C261F" w:rsidRDefault="0070134C" w:rsidP="000276B9">
            <w:pPr>
              <w:spacing w:line="360" w:lineRule="auto"/>
              <w:jc w:val="center"/>
              <w:rPr>
                <w:rFonts w:ascii="Arial" w:hAnsi="Arial" w:cs="Arial"/>
                <w:bCs/>
                <w:iCs/>
                <w:sz w:val="20"/>
                <w:szCs w:val="20"/>
              </w:rPr>
            </w:pPr>
            <w:r w:rsidRPr="000C261F">
              <w:rPr>
                <w:rFonts w:ascii="Arial" w:hAnsi="Arial" w:cs="Arial"/>
                <w:bCs/>
                <w:iCs/>
                <w:sz w:val="20"/>
                <w:szCs w:val="20"/>
              </w:rPr>
              <w:t>Tipo de Relação</w:t>
            </w:r>
          </w:p>
        </w:tc>
        <w:tc>
          <w:tcPr>
            <w:tcW w:w="1339" w:type="dxa"/>
          </w:tcPr>
          <w:p w14:paraId="4863637C" w14:textId="76B16DC8" w:rsidR="0070134C" w:rsidRPr="000C261F" w:rsidRDefault="0070134C" w:rsidP="000276B9">
            <w:pPr>
              <w:spacing w:line="360" w:lineRule="auto"/>
              <w:jc w:val="center"/>
              <w:rPr>
                <w:rFonts w:ascii="Arial" w:hAnsi="Arial" w:cs="Arial"/>
                <w:bCs/>
                <w:iCs/>
                <w:sz w:val="20"/>
                <w:szCs w:val="20"/>
              </w:rPr>
            </w:pPr>
            <w:r w:rsidRPr="000C261F">
              <w:rPr>
                <w:rFonts w:ascii="Arial" w:hAnsi="Arial" w:cs="Arial"/>
                <w:bCs/>
                <w:iCs/>
                <w:sz w:val="20"/>
                <w:szCs w:val="20"/>
              </w:rPr>
              <w:t>Signific</w:t>
            </w:r>
            <w:r w:rsidR="000276B9" w:rsidRPr="000C261F">
              <w:rPr>
                <w:rFonts w:ascii="Arial" w:hAnsi="Arial" w:cs="Arial"/>
                <w:bCs/>
                <w:iCs/>
                <w:sz w:val="20"/>
                <w:szCs w:val="20"/>
              </w:rPr>
              <w:t>â</w:t>
            </w:r>
            <w:r w:rsidRPr="000C261F">
              <w:rPr>
                <w:rFonts w:ascii="Arial" w:hAnsi="Arial" w:cs="Arial"/>
                <w:bCs/>
                <w:iCs/>
                <w:sz w:val="20"/>
                <w:szCs w:val="20"/>
              </w:rPr>
              <w:t>ncia</w:t>
            </w:r>
          </w:p>
        </w:tc>
        <w:tc>
          <w:tcPr>
            <w:tcW w:w="1689" w:type="dxa"/>
          </w:tcPr>
          <w:p w14:paraId="27EC6331" w14:textId="7555729C" w:rsidR="0070134C" w:rsidRPr="000C261F" w:rsidRDefault="000276B9" w:rsidP="000276B9">
            <w:pPr>
              <w:spacing w:line="360" w:lineRule="auto"/>
              <w:jc w:val="center"/>
              <w:rPr>
                <w:rFonts w:ascii="Arial" w:hAnsi="Arial" w:cs="Arial"/>
                <w:bCs/>
                <w:iCs/>
                <w:sz w:val="20"/>
                <w:szCs w:val="20"/>
              </w:rPr>
            </w:pPr>
            <w:r w:rsidRPr="000C261F">
              <w:rPr>
                <w:rFonts w:ascii="Arial" w:hAnsi="Arial" w:cs="Arial"/>
                <w:bCs/>
                <w:iCs/>
                <w:sz w:val="20"/>
                <w:szCs w:val="20"/>
              </w:rPr>
              <w:t>Coeficiente de regressão padronizado</w:t>
            </w:r>
          </w:p>
        </w:tc>
      </w:tr>
      <w:tr w:rsidR="0070134C" w14:paraId="4057AEB0" w14:textId="77777777" w:rsidTr="00300AFD">
        <w:tc>
          <w:tcPr>
            <w:tcW w:w="1129" w:type="dxa"/>
          </w:tcPr>
          <w:p w14:paraId="271F3F0B" w14:textId="5A5A1F79" w:rsidR="0070134C" w:rsidRPr="000C261F" w:rsidRDefault="00E22656" w:rsidP="005341E7">
            <w:pPr>
              <w:spacing w:line="360" w:lineRule="auto"/>
              <w:rPr>
                <w:rFonts w:ascii="Arial" w:hAnsi="Arial" w:cs="Arial"/>
                <w:bCs/>
                <w:iCs/>
                <w:sz w:val="20"/>
                <w:szCs w:val="20"/>
              </w:rPr>
            </w:pPr>
            <w:r w:rsidRPr="000C261F">
              <w:rPr>
                <w:rFonts w:ascii="Arial" w:hAnsi="Arial" w:cs="Arial"/>
                <w:bCs/>
                <w:iCs/>
                <w:sz w:val="20"/>
                <w:szCs w:val="20"/>
              </w:rPr>
              <w:t>H1.</w:t>
            </w:r>
            <w:r w:rsidR="00302BE2" w:rsidRPr="000C261F">
              <w:rPr>
                <w:rFonts w:ascii="Arial" w:hAnsi="Arial" w:cs="Arial"/>
                <w:bCs/>
                <w:iCs/>
                <w:sz w:val="20"/>
                <w:szCs w:val="20"/>
              </w:rPr>
              <w:t>1</w:t>
            </w:r>
          </w:p>
        </w:tc>
        <w:tc>
          <w:tcPr>
            <w:tcW w:w="3124" w:type="dxa"/>
          </w:tcPr>
          <w:p w14:paraId="74C249BB" w14:textId="49BD883A" w:rsidR="0070134C" w:rsidRPr="000C261F" w:rsidRDefault="00A1333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Adpt.Reso</w:t>
            </w:r>
            <w:proofErr w:type="spellEnd"/>
            <w:r w:rsidR="00C1026D">
              <w:rPr>
                <w:rFonts w:ascii="Arial" w:hAnsi="Arial" w:cs="Arial"/>
                <w:bCs/>
                <w:iCs/>
                <w:sz w:val="20"/>
                <w:szCs w:val="20"/>
              </w:rPr>
              <w:t>.</w:t>
            </w:r>
            <w:r w:rsidR="000D37B1">
              <w:rPr>
                <w:rFonts w:ascii="Arial" w:hAnsi="Arial" w:cs="Arial"/>
                <w:bCs/>
                <w:iCs/>
                <w:sz w:val="20"/>
                <w:szCs w:val="20"/>
              </w:rPr>
              <w:t xml:space="preserve"> → </w:t>
            </w:r>
            <w:r w:rsidRPr="000C261F">
              <w:rPr>
                <w:rFonts w:ascii="Arial" w:hAnsi="Arial" w:cs="Arial"/>
                <w:bCs/>
                <w:iCs/>
                <w:sz w:val="20"/>
                <w:szCs w:val="20"/>
              </w:rPr>
              <w:t>satisfação</w:t>
            </w:r>
          </w:p>
        </w:tc>
        <w:tc>
          <w:tcPr>
            <w:tcW w:w="1791" w:type="dxa"/>
          </w:tcPr>
          <w:p w14:paraId="5C9388BD" w14:textId="3B8C0619" w:rsidR="0070134C" w:rsidRPr="000C261F" w:rsidRDefault="00BD7630"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2F1939A" w14:textId="7C9536CE" w:rsidR="0070134C" w:rsidRPr="000C261F" w:rsidRDefault="00B725C6"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689" w:type="dxa"/>
          </w:tcPr>
          <w:p w14:paraId="28B845BA" w14:textId="67DF79D1" w:rsidR="0070134C" w:rsidRPr="000C261F" w:rsidRDefault="000D37B1" w:rsidP="005341E7">
            <w:pPr>
              <w:spacing w:line="360" w:lineRule="auto"/>
              <w:rPr>
                <w:rFonts w:ascii="Arial" w:hAnsi="Arial" w:cs="Arial"/>
                <w:bCs/>
                <w:iCs/>
                <w:sz w:val="20"/>
                <w:szCs w:val="20"/>
              </w:rPr>
            </w:pPr>
            <w:r w:rsidRPr="000D37B1">
              <w:rPr>
                <w:rFonts w:ascii="Arial" w:hAnsi="Arial" w:cs="Arial"/>
                <w:bCs/>
                <w:iCs/>
                <w:sz w:val="20"/>
                <w:szCs w:val="20"/>
              </w:rPr>
              <w:t>0.151</w:t>
            </w:r>
          </w:p>
        </w:tc>
      </w:tr>
      <w:tr w:rsidR="0070134C" w14:paraId="3CB6B38E" w14:textId="77777777" w:rsidTr="00300AFD">
        <w:tc>
          <w:tcPr>
            <w:tcW w:w="1129" w:type="dxa"/>
          </w:tcPr>
          <w:p w14:paraId="7ED55FAA" w14:textId="20AC1B99" w:rsidR="0070134C" w:rsidRPr="000C261F" w:rsidRDefault="00302BE2"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3124" w:type="dxa"/>
          </w:tcPr>
          <w:p w14:paraId="5AC3F2C5" w14:textId="45E6FE7B" w:rsidR="0070134C" w:rsidRPr="000C261F" w:rsidRDefault="000C261F"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C1026D">
              <w:rPr>
                <w:rFonts w:ascii="Arial" w:hAnsi="Arial" w:cs="Arial"/>
                <w:bCs/>
                <w:iCs/>
                <w:sz w:val="20"/>
                <w:szCs w:val="20"/>
              </w:rPr>
              <w:t>Stress</w:t>
            </w:r>
            <w:r w:rsidR="000D37B1">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791" w:type="dxa"/>
          </w:tcPr>
          <w:p w14:paraId="2A454CB4" w14:textId="40318049" w:rsidR="0070134C" w:rsidRPr="000C261F" w:rsidRDefault="00BD7630"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F9C66C3" w14:textId="7C9CDDAA" w:rsidR="0070134C" w:rsidRPr="000C261F" w:rsidRDefault="00B725C6" w:rsidP="005341E7">
            <w:pPr>
              <w:spacing w:line="360" w:lineRule="auto"/>
              <w:rPr>
                <w:rFonts w:ascii="Arial" w:hAnsi="Arial" w:cs="Arial"/>
                <w:bCs/>
                <w:iCs/>
                <w:sz w:val="20"/>
                <w:szCs w:val="20"/>
              </w:rPr>
            </w:pPr>
            <w:r w:rsidRPr="00B725C6">
              <w:rPr>
                <w:rFonts w:ascii="Arial" w:hAnsi="Arial" w:cs="Arial"/>
                <w:bCs/>
                <w:iCs/>
                <w:sz w:val="20"/>
                <w:szCs w:val="20"/>
              </w:rPr>
              <w:t>0.021</w:t>
            </w:r>
          </w:p>
        </w:tc>
        <w:tc>
          <w:tcPr>
            <w:tcW w:w="1689" w:type="dxa"/>
          </w:tcPr>
          <w:p w14:paraId="6E1F2AB7" w14:textId="24F64F3B" w:rsidR="0070134C" w:rsidRPr="000C261F" w:rsidRDefault="00563E2B" w:rsidP="005341E7">
            <w:pPr>
              <w:spacing w:line="360" w:lineRule="auto"/>
              <w:rPr>
                <w:rFonts w:ascii="Arial" w:hAnsi="Arial" w:cs="Arial"/>
                <w:bCs/>
                <w:iCs/>
                <w:sz w:val="20"/>
                <w:szCs w:val="20"/>
              </w:rPr>
            </w:pPr>
            <w:r w:rsidRPr="00563E2B">
              <w:rPr>
                <w:rFonts w:ascii="Arial" w:hAnsi="Arial" w:cs="Arial"/>
                <w:bCs/>
                <w:iCs/>
                <w:sz w:val="20"/>
                <w:szCs w:val="20"/>
              </w:rPr>
              <w:t>0.357</w:t>
            </w:r>
          </w:p>
        </w:tc>
      </w:tr>
      <w:tr w:rsidR="0070134C" w14:paraId="7CC81172" w14:textId="77777777" w:rsidTr="00300AFD">
        <w:tc>
          <w:tcPr>
            <w:tcW w:w="1129" w:type="dxa"/>
          </w:tcPr>
          <w:p w14:paraId="481318D7" w14:textId="2BF305CB" w:rsidR="0070134C" w:rsidRPr="000C261F" w:rsidRDefault="00302BE2"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3124" w:type="dxa"/>
          </w:tcPr>
          <w:p w14:paraId="1FACCA2C" w14:textId="6BA5276F" w:rsidR="0070134C" w:rsidRPr="000C261F" w:rsidRDefault="000C261F" w:rsidP="005341E7">
            <w:pPr>
              <w:spacing w:line="360" w:lineRule="auto"/>
              <w:rPr>
                <w:rFonts w:ascii="Arial" w:hAnsi="Arial" w:cs="Arial"/>
                <w:bCs/>
                <w:iCs/>
                <w:sz w:val="20"/>
                <w:szCs w:val="20"/>
              </w:rPr>
            </w:pPr>
            <w:proofErr w:type="gramStart"/>
            <w:r w:rsidRPr="000C261F">
              <w:rPr>
                <w:rFonts w:ascii="Arial" w:hAnsi="Arial" w:cs="Arial"/>
                <w:bCs/>
                <w:iCs/>
                <w:sz w:val="20"/>
                <w:szCs w:val="20"/>
              </w:rPr>
              <w:t>Adpt.</w:t>
            </w:r>
            <w:proofErr w:type="spellStart"/>
            <w:r w:rsidR="00C1026D">
              <w:rPr>
                <w:rFonts w:ascii="Arial" w:hAnsi="Arial" w:cs="Arial"/>
                <w:bCs/>
                <w:iCs/>
                <w:sz w:val="20"/>
                <w:szCs w:val="20"/>
              </w:rPr>
              <w:t>Emer</w:t>
            </w:r>
            <w:proofErr w:type="spellEnd"/>
            <w:r w:rsidR="00BD7630">
              <w:rPr>
                <w:rFonts w:ascii="Arial" w:hAnsi="Arial" w:cs="Arial"/>
                <w:bCs/>
                <w:iCs/>
                <w:sz w:val="20"/>
                <w:szCs w:val="20"/>
              </w:rPr>
              <w:t>.</w:t>
            </w:r>
            <w:r w:rsidR="000D37B1">
              <w:rPr>
                <w:rFonts w:ascii="Arial" w:hAnsi="Arial" w:cs="Arial"/>
                <w:bCs/>
                <w:iCs/>
                <w:sz w:val="20"/>
                <w:szCs w:val="20"/>
              </w:rPr>
              <w:t>→</w:t>
            </w:r>
            <w:proofErr w:type="gramEnd"/>
            <w:r w:rsidRPr="000C261F">
              <w:rPr>
                <w:rFonts w:ascii="Arial" w:hAnsi="Arial" w:cs="Arial"/>
                <w:bCs/>
                <w:iCs/>
                <w:sz w:val="20"/>
                <w:szCs w:val="20"/>
              </w:rPr>
              <w:t>satisfação</w:t>
            </w:r>
          </w:p>
        </w:tc>
        <w:tc>
          <w:tcPr>
            <w:tcW w:w="1791" w:type="dxa"/>
          </w:tcPr>
          <w:p w14:paraId="42D4BA33" w14:textId="461347F6" w:rsidR="0070134C" w:rsidRPr="000C261F" w:rsidRDefault="00BD7630"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5F8038D" w14:textId="098D43CF" w:rsidR="0070134C" w:rsidRPr="000C261F" w:rsidRDefault="00B725C6"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689" w:type="dxa"/>
          </w:tcPr>
          <w:p w14:paraId="46AD2DEF" w14:textId="3F653D4C" w:rsidR="0070134C" w:rsidRPr="000C261F" w:rsidRDefault="00563E2B" w:rsidP="005341E7">
            <w:pPr>
              <w:spacing w:line="360" w:lineRule="auto"/>
              <w:rPr>
                <w:rFonts w:ascii="Arial" w:hAnsi="Arial" w:cs="Arial"/>
                <w:bCs/>
                <w:iCs/>
                <w:sz w:val="20"/>
                <w:szCs w:val="20"/>
              </w:rPr>
            </w:pPr>
            <w:r w:rsidRPr="00563E2B">
              <w:rPr>
                <w:rFonts w:ascii="Arial" w:hAnsi="Arial" w:cs="Arial"/>
                <w:bCs/>
                <w:iCs/>
                <w:sz w:val="20"/>
                <w:szCs w:val="20"/>
              </w:rPr>
              <w:t>0.314</w:t>
            </w:r>
          </w:p>
        </w:tc>
      </w:tr>
      <w:tr w:rsidR="0070134C" w14:paraId="41D34F01" w14:textId="77777777" w:rsidTr="00300AFD">
        <w:tc>
          <w:tcPr>
            <w:tcW w:w="1129" w:type="dxa"/>
          </w:tcPr>
          <w:p w14:paraId="22524AA3" w14:textId="360C1C6B" w:rsidR="0070134C" w:rsidRPr="000C261F" w:rsidRDefault="004618EE"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3124" w:type="dxa"/>
          </w:tcPr>
          <w:p w14:paraId="4A060B62" w14:textId="184A4E2C" w:rsidR="0070134C" w:rsidRPr="000C261F" w:rsidRDefault="000C261F" w:rsidP="005341E7">
            <w:pPr>
              <w:spacing w:line="360" w:lineRule="auto"/>
              <w:rPr>
                <w:rFonts w:ascii="Arial" w:hAnsi="Arial" w:cs="Arial"/>
                <w:bCs/>
                <w:iCs/>
                <w:sz w:val="20"/>
                <w:szCs w:val="20"/>
              </w:rPr>
            </w:pPr>
            <w:proofErr w:type="gramStart"/>
            <w:r w:rsidRPr="000C261F">
              <w:rPr>
                <w:rFonts w:ascii="Arial" w:hAnsi="Arial" w:cs="Arial"/>
                <w:bCs/>
                <w:iCs/>
                <w:sz w:val="20"/>
                <w:szCs w:val="20"/>
              </w:rPr>
              <w:t>Adpt.</w:t>
            </w:r>
            <w:proofErr w:type="spellStart"/>
            <w:r w:rsidR="00BD7630">
              <w:rPr>
                <w:rFonts w:ascii="Arial" w:hAnsi="Arial" w:cs="Arial"/>
                <w:bCs/>
                <w:iCs/>
                <w:sz w:val="20"/>
                <w:szCs w:val="20"/>
              </w:rPr>
              <w:t>Apren</w:t>
            </w:r>
            <w:proofErr w:type="spellEnd"/>
            <w:r w:rsidR="00BD7630">
              <w:rPr>
                <w:rFonts w:ascii="Arial" w:hAnsi="Arial" w:cs="Arial"/>
                <w:bCs/>
                <w:iCs/>
                <w:sz w:val="20"/>
                <w:szCs w:val="20"/>
              </w:rPr>
              <w:t>.</w:t>
            </w:r>
            <w:r w:rsidR="000D37B1">
              <w:rPr>
                <w:rFonts w:ascii="Arial" w:hAnsi="Arial" w:cs="Arial"/>
                <w:bCs/>
                <w:iCs/>
                <w:sz w:val="20"/>
                <w:szCs w:val="20"/>
              </w:rPr>
              <w:t>→</w:t>
            </w:r>
            <w:proofErr w:type="gramEnd"/>
            <w:r w:rsidRPr="000C261F">
              <w:rPr>
                <w:rFonts w:ascii="Arial" w:hAnsi="Arial" w:cs="Arial"/>
                <w:bCs/>
                <w:iCs/>
                <w:sz w:val="20"/>
                <w:szCs w:val="20"/>
              </w:rPr>
              <w:t>satisfação</w:t>
            </w:r>
          </w:p>
        </w:tc>
        <w:tc>
          <w:tcPr>
            <w:tcW w:w="1791" w:type="dxa"/>
          </w:tcPr>
          <w:p w14:paraId="64EF82F8" w14:textId="6CBC813B" w:rsidR="0070134C" w:rsidRPr="000C261F" w:rsidRDefault="00BD7630"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380522A" w14:textId="639478C5" w:rsidR="0070134C" w:rsidRPr="000C261F" w:rsidRDefault="00B725C6"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689" w:type="dxa"/>
          </w:tcPr>
          <w:p w14:paraId="7CDCE893" w14:textId="0EB9754E" w:rsidR="0070134C" w:rsidRPr="000C261F" w:rsidRDefault="00563E2B" w:rsidP="005341E7">
            <w:pPr>
              <w:spacing w:line="360" w:lineRule="auto"/>
              <w:rPr>
                <w:rFonts w:ascii="Arial" w:hAnsi="Arial" w:cs="Arial"/>
                <w:bCs/>
                <w:iCs/>
                <w:sz w:val="20"/>
                <w:szCs w:val="20"/>
              </w:rPr>
            </w:pPr>
            <w:r w:rsidRPr="00563E2B">
              <w:rPr>
                <w:rFonts w:ascii="Arial" w:hAnsi="Arial" w:cs="Arial"/>
                <w:bCs/>
                <w:iCs/>
                <w:sz w:val="20"/>
                <w:szCs w:val="20"/>
              </w:rPr>
              <w:t>0.220</w:t>
            </w:r>
          </w:p>
        </w:tc>
      </w:tr>
      <w:tr w:rsidR="0070134C" w14:paraId="07B169F3" w14:textId="77777777" w:rsidTr="00300AFD">
        <w:tc>
          <w:tcPr>
            <w:tcW w:w="1129" w:type="dxa"/>
          </w:tcPr>
          <w:p w14:paraId="628AC017" w14:textId="35965326" w:rsidR="0070134C" w:rsidRPr="000C261F" w:rsidRDefault="004618EE"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3124" w:type="dxa"/>
          </w:tcPr>
          <w:p w14:paraId="7FF80D51" w14:textId="19929E3A" w:rsidR="0070134C" w:rsidRPr="000C261F" w:rsidRDefault="000C261F" w:rsidP="005341E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BD7630">
              <w:rPr>
                <w:rFonts w:ascii="Arial" w:hAnsi="Arial" w:cs="Arial"/>
                <w:bCs/>
                <w:iCs/>
                <w:sz w:val="20"/>
                <w:szCs w:val="20"/>
              </w:rPr>
              <w:t>.</w:t>
            </w:r>
            <w:proofErr w:type="spellStart"/>
            <w:r w:rsidR="00BD7630">
              <w:rPr>
                <w:rFonts w:ascii="Arial" w:hAnsi="Arial" w:cs="Arial"/>
                <w:bCs/>
                <w:iCs/>
                <w:sz w:val="20"/>
                <w:szCs w:val="20"/>
              </w:rPr>
              <w:t>inter</w:t>
            </w:r>
            <w:proofErr w:type="spellEnd"/>
            <w:r w:rsidR="00BD7630">
              <w:rPr>
                <w:rFonts w:ascii="Arial" w:hAnsi="Arial" w:cs="Arial"/>
                <w:bCs/>
                <w:iCs/>
                <w:sz w:val="20"/>
                <w:szCs w:val="20"/>
              </w:rPr>
              <w:t>.</w:t>
            </w:r>
            <w:r w:rsidR="000D37B1">
              <w:rPr>
                <w:rFonts w:ascii="Arial" w:hAnsi="Arial" w:cs="Arial"/>
                <w:bCs/>
                <w:iCs/>
                <w:sz w:val="20"/>
                <w:szCs w:val="20"/>
              </w:rPr>
              <w:t>→</w:t>
            </w:r>
            <w:proofErr w:type="gramEnd"/>
            <w:r w:rsidRPr="000C261F">
              <w:rPr>
                <w:rFonts w:ascii="Arial" w:hAnsi="Arial" w:cs="Arial"/>
                <w:bCs/>
                <w:iCs/>
                <w:sz w:val="20"/>
                <w:szCs w:val="20"/>
              </w:rPr>
              <w:t>satisfação</w:t>
            </w:r>
          </w:p>
        </w:tc>
        <w:tc>
          <w:tcPr>
            <w:tcW w:w="1791" w:type="dxa"/>
          </w:tcPr>
          <w:p w14:paraId="6A23C9E5" w14:textId="16B69E9C" w:rsidR="0070134C" w:rsidRPr="000C261F" w:rsidRDefault="00BD7630"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A053E90" w14:textId="732DEC38" w:rsidR="0070134C" w:rsidRPr="000C261F" w:rsidRDefault="00B725C6"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689" w:type="dxa"/>
          </w:tcPr>
          <w:p w14:paraId="363E1B7D" w14:textId="65E1915E" w:rsidR="0070134C" w:rsidRPr="000C261F" w:rsidRDefault="00300AFD" w:rsidP="005341E7">
            <w:pPr>
              <w:spacing w:line="360" w:lineRule="auto"/>
              <w:rPr>
                <w:rFonts w:ascii="Arial" w:hAnsi="Arial" w:cs="Arial"/>
                <w:bCs/>
                <w:iCs/>
                <w:sz w:val="20"/>
                <w:szCs w:val="20"/>
              </w:rPr>
            </w:pPr>
            <w:r w:rsidRPr="00300AFD">
              <w:rPr>
                <w:rFonts w:ascii="Arial" w:hAnsi="Arial" w:cs="Arial"/>
                <w:bCs/>
                <w:iCs/>
                <w:sz w:val="20"/>
                <w:szCs w:val="20"/>
              </w:rPr>
              <w:t>0.308</w:t>
            </w:r>
          </w:p>
        </w:tc>
      </w:tr>
    </w:tbl>
    <w:p w14:paraId="3784913D" w14:textId="77777777" w:rsidR="00BD4B26" w:rsidRDefault="00BD4B26" w:rsidP="005341E7">
      <w:pPr>
        <w:spacing w:line="360" w:lineRule="auto"/>
        <w:ind w:firstLine="436"/>
        <w:rPr>
          <w:rFonts w:ascii="Arial" w:hAnsi="Arial" w:cs="Arial"/>
          <w:bCs/>
          <w:iCs/>
          <w:sz w:val="24"/>
          <w:szCs w:val="24"/>
        </w:rPr>
      </w:pPr>
    </w:p>
    <w:p w14:paraId="6050090E" w14:textId="70442ED0" w:rsidR="00765DDF" w:rsidRDefault="00765DDF" w:rsidP="005341E7">
      <w:pPr>
        <w:spacing w:line="360" w:lineRule="auto"/>
        <w:ind w:firstLine="436"/>
        <w:rPr>
          <w:rFonts w:ascii="Arial" w:hAnsi="Arial" w:cs="Arial"/>
          <w:bCs/>
          <w:iCs/>
          <w:sz w:val="24"/>
          <w:szCs w:val="24"/>
        </w:rPr>
      </w:pPr>
      <w:r w:rsidRPr="00BB2585">
        <w:rPr>
          <w:rFonts w:ascii="Arial" w:hAnsi="Arial" w:cs="Arial"/>
          <w:bCs/>
          <w:iCs/>
          <w:sz w:val="24"/>
          <w:szCs w:val="24"/>
        </w:rPr>
        <w:t xml:space="preserve">De maneira a relembrar quais são as hipóteses utilizadas nesta pesquisa relacionadas a satisfação, a seguir elas serão apresentadas novamente: </w:t>
      </w:r>
    </w:p>
    <w:p w14:paraId="02C4E836" w14:textId="570D22D4" w:rsidR="00563E2B" w:rsidRDefault="00563E2B" w:rsidP="005341E7">
      <w:pPr>
        <w:spacing w:line="360" w:lineRule="auto"/>
        <w:ind w:firstLine="436"/>
        <w:rPr>
          <w:rFonts w:ascii="Arial" w:hAnsi="Arial" w:cs="Arial"/>
          <w:bCs/>
          <w:iCs/>
          <w:sz w:val="24"/>
          <w:szCs w:val="24"/>
        </w:rPr>
      </w:pPr>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9"/>
        <w:gridCol w:w="2415"/>
        <w:gridCol w:w="1701"/>
        <w:gridCol w:w="1559"/>
        <w:gridCol w:w="2268"/>
      </w:tblGrid>
      <w:tr w:rsidR="00563E2B" w14:paraId="0ED63904" w14:textId="77777777" w:rsidTr="006D3592">
        <w:tc>
          <w:tcPr>
            <w:tcW w:w="1129" w:type="dxa"/>
          </w:tcPr>
          <w:p w14:paraId="02DC36C4" w14:textId="77777777" w:rsidR="00563E2B" w:rsidRPr="000C261F" w:rsidRDefault="00563E2B" w:rsidP="00710271">
            <w:pPr>
              <w:spacing w:line="360" w:lineRule="auto"/>
              <w:jc w:val="center"/>
              <w:rPr>
                <w:rFonts w:ascii="Arial" w:hAnsi="Arial" w:cs="Arial"/>
                <w:bCs/>
                <w:iCs/>
                <w:sz w:val="20"/>
                <w:szCs w:val="20"/>
              </w:rPr>
            </w:pPr>
            <w:r w:rsidRPr="000C261F">
              <w:rPr>
                <w:rFonts w:ascii="Arial" w:hAnsi="Arial" w:cs="Arial"/>
                <w:bCs/>
                <w:iCs/>
                <w:sz w:val="20"/>
                <w:szCs w:val="20"/>
              </w:rPr>
              <w:t>Hipótese</w:t>
            </w:r>
          </w:p>
        </w:tc>
        <w:tc>
          <w:tcPr>
            <w:tcW w:w="2415" w:type="dxa"/>
          </w:tcPr>
          <w:p w14:paraId="552D9DF2" w14:textId="3162DC10" w:rsidR="00563E2B" w:rsidRPr="000C261F" w:rsidRDefault="00930D2E" w:rsidP="00710271">
            <w:pPr>
              <w:spacing w:line="360" w:lineRule="auto"/>
              <w:jc w:val="center"/>
              <w:rPr>
                <w:rFonts w:ascii="Arial" w:hAnsi="Arial" w:cs="Arial"/>
                <w:bCs/>
                <w:iCs/>
                <w:sz w:val="20"/>
                <w:szCs w:val="20"/>
              </w:rPr>
            </w:pPr>
            <w:r>
              <w:rPr>
                <w:rFonts w:ascii="Arial" w:hAnsi="Arial" w:cs="Arial"/>
                <w:bCs/>
                <w:iCs/>
                <w:sz w:val="20"/>
                <w:szCs w:val="20"/>
              </w:rPr>
              <w:t>Relação</w:t>
            </w:r>
          </w:p>
        </w:tc>
        <w:tc>
          <w:tcPr>
            <w:tcW w:w="1701" w:type="dxa"/>
          </w:tcPr>
          <w:p w14:paraId="52113537" w14:textId="77777777" w:rsidR="00563E2B" w:rsidRPr="000C261F" w:rsidRDefault="00563E2B" w:rsidP="00710271">
            <w:pPr>
              <w:spacing w:line="360" w:lineRule="auto"/>
              <w:jc w:val="center"/>
              <w:rPr>
                <w:rFonts w:ascii="Arial" w:hAnsi="Arial" w:cs="Arial"/>
                <w:bCs/>
                <w:iCs/>
                <w:sz w:val="20"/>
                <w:szCs w:val="20"/>
              </w:rPr>
            </w:pPr>
            <w:r w:rsidRPr="000C261F">
              <w:rPr>
                <w:rFonts w:ascii="Arial" w:hAnsi="Arial" w:cs="Arial"/>
                <w:bCs/>
                <w:iCs/>
                <w:sz w:val="20"/>
                <w:szCs w:val="20"/>
              </w:rPr>
              <w:t>Tipo de Relação</w:t>
            </w:r>
          </w:p>
        </w:tc>
        <w:tc>
          <w:tcPr>
            <w:tcW w:w="1559" w:type="dxa"/>
          </w:tcPr>
          <w:p w14:paraId="793369D3" w14:textId="77777777" w:rsidR="00563E2B" w:rsidRPr="000C261F" w:rsidRDefault="00563E2B" w:rsidP="00710271">
            <w:pPr>
              <w:spacing w:line="360" w:lineRule="auto"/>
              <w:jc w:val="center"/>
              <w:rPr>
                <w:rFonts w:ascii="Arial" w:hAnsi="Arial" w:cs="Arial"/>
                <w:bCs/>
                <w:iCs/>
                <w:sz w:val="20"/>
                <w:szCs w:val="20"/>
              </w:rPr>
            </w:pPr>
            <w:r w:rsidRPr="000C261F">
              <w:rPr>
                <w:rFonts w:ascii="Arial" w:hAnsi="Arial" w:cs="Arial"/>
                <w:bCs/>
                <w:iCs/>
                <w:sz w:val="20"/>
                <w:szCs w:val="20"/>
              </w:rPr>
              <w:t>Significância</w:t>
            </w:r>
          </w:p>
        </w:tc>
        <w:tc>
          <w:tcPr>
            <w:tcW w:w="2268" w:type="dxa"/>
          </w:tcPr>
          <w:p w14:paraId="446FC49B" w14:textId="77777777" w:rsidR="00563E2B" w:rsidRPr="000C261F" w:rsidRDefault="00563E2B" w:rsidP="00710271">
            <w:pPr>
              <w:spacing w:line="360" w:lineRule="auto"/>
              <w:jc w:val="center"/>
              <w:rPr>
                <w:rFonts w:ascii="Arial" w:hAnsi="Arial" w:cs="Arial"/>
                <w:bCs/>
                <w:iCs/>
                <w:sz w:val="20"/>
                <w:szCs w:val="20"/>
              </w:rPr>
            </w:pPr>
            <w:r w:rsidRPr="000C261F">
              <w:rPr>
                <w:rFonts w:ascii="Arial" w:hAnsi="Arial" w:cs="Arial"/>
                <w:bCs/>
                <w:iCs/>
                <w:sz w:val="20"/>
                <w:szCs w:val="20"/>
              </w:rPr>
              <w:t>Coeficiente de regressão padronizado</w:t>
            </w:r>
          </w:p>
        </w:tc>
      </w:tr>
      <w:tr w:rsidR="00563E2B" w14:paraId="5EBD54C1" w14:textId="77777777" w:rsidTr="006D3592">
        <w:tc>
          <w:tcPr>
            <w:tcW w:w="1129" w:type="dxa"/>
          </w:tcPr>
          <w:p w14:paraId="4B56059A" w14:textId="7CD3B2CE" w:rsidR="00563E2B" w:rsidRPr="000C261F" w:rsidRDefault="00563E2B" w:rsidP="00710271">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.1</w:t>
            </w:r>
            <w:r w:rsidR="00710271">
              <w:rPr>
                <w:rFonts w:ascii="Arial" w:hAnsi="Arial" w:cs="Arial"/>
                <w:bCs/>
                <w:iCs/>
                <w:sz w:val="20"/>
                <w:szCs w:val="20"/>
              </w:rPr>
              <w:t>a</w:t>
            </w:r>
          </w:p>
        </w:tc>
        <w:tc>
          <w:tcPr>
            <w:tcW w:w="2415" w:type="dxa"/>
          </w:tcPr>
          <w:p w14:paraId="3E21B2CC" w14:textId="091D5A00" w:rsidR="00563E2B" w:rsidRPr="000C261F" w:rsidRDefault="00563E2B"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Adpt.Reso</w:t>
            </w:r>
            <w:proofErr w:type="spellEnd"/>
            <w:r>
              <w:rPr>
                <w:rFonts w:ascii="Arial" w:hAnsi="Arial" w:cs="Arial"/>
                <w:bCs/>
                <w:iCs/>
                <w:sz w:val="20"/>
                <w:szCs w:val="20"/>
              </w:rPr>
              <w:t xml:space="preserve">. → </w:t>
            </w:r>
            <w:r w:rsidR="00CA15A7">
              <w:rPr>
                <w:rFonts w:ascii="Arial" w:hAnsi="Arial" w:cs="Arial"/>
                <w:bCs/>
                <w:iCs/>
                <w:sz w:val="20"/>
                <w:szCs w:val="20"/>
              </w:rPr>
              <w:t>Exaustão</w:t>
            </w:r>
          </w:p>
        </w:tc>
        <w:tc>
          <w:tcPr>
            <w:tcW w:w="1701" w:type="dxa"/>
          </w:tcPr>
          <w:p w14:paraId="2DD50B63" w14:textId="54178CD2" w:rsidR="00563E2B" w:rsidRPr="000C261F" w:rsidRDefault="00632F76" w:rsidP="00710271">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61228F2F" w14:textId="77777777" w:rsidR="00563E2B" w:rsidRPr="000C261F" w:rsidRDefault="00563E2B"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05DBDD16" w14:textId="27670C31" w:rsidR="00563E2B" w:rsidRPr="000C261F" w:rsidRDefault="005E6496" w:rsidP="00710271">
            <w:pPr>
              <w:spacing w:line="360" w:lineRule="auto"/>
              <w:rPr>
                <w:rFonts w:ascii="Arial" w:hAnsi="Arial" w:cs="Arial"/>
                <w:bCs/>
                <w:iCs/>
                <w:sz w:val="20"/>
                <w:szCs w:val="20"/>
              </w:rPr>
            </w:pPr>
            <w:r w:rsidRPr="005E6496">
              <w:rPr>
                <w:rFonts w:ascii="Arial" w:hAnsi="Arial" w:cs="Arial"/>
                <w:bCs/>
                <w:iCs/>
                <w:sz w:val="20"/>
                <w:szCs w:val="20"/>
              </w:rPr>
              <w:t>-0.241</w:t>
            </w:r>
          </w:p>
        </w:tc>
      </w:tr>
      <w:tr w:rsidR="00563E2B" w14:paraId="56D3B572" w14:textId="77777777" w:rsidTr="006D3592">
        <w:tc>
          <w:tcPr>
            <w:tcW w:w="1129" w:type="dxa"/>
          </w:tcPr>
          <w:p w14:paraId="2069600F" w14:textId="150FD51C" w:rsidR="00563E2B" w:rsidRPr="000C261F" w:rsidRDefault="00563E2B" w:rsidP="00710271">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sidR="00710271">
              <w:rPr>
                <w:rFonts w:ascii="Arial" w:hAnsi="Arial" w:cs="Arial"/>
                <w:bCs/>
                <w:iCs/>
                <w:sz w:val="20"/>
                <w:szCs w:val="20"/>
              </w:rPr>
              <w:t>1b</w:t>
            </w:r>
          </w:p>
        </w:tc>
        <w:tc>
          <w:tcPr>
            <w:tcW w:w="2415" w:type="dxa"/>
          </w:tcPr>
          <w:p w14:paraId="0596E12A" w14:textId="37891631" w:rsidR="00563E2B" w:rsidRPr="000C261F" w:rsidRDefault="00563E2B" w:rsidP="00710271">
            <w:pPr>
              <w:spacing w:line="360" w:lineRule="auto"/>
              <w:rPr>
                <w:rFonts w:ascii="Arial" w:hAnsi="Arial" w:cs="Arial"/>
                <w:bCs/>
                <w:iCs/>
                <w:sz w:val="20"/>
                <w:szCs w:val="20"/>
              </w:rPr>
            </w:pPr>
            <w:proofErr w:type="gramStart"/>
            <w:r w:rsidRPr="000C261F">
              <w:rPr>
                <w:rFonts w:ascii="Arial" w:hAnsi="Arial" w:cs="Arial"/>
                <w:bCs/>
                <w:iCs/>
                <w:sz w:val="20"/>
                <w:szCs w:val="20"/>
              </w:rPr>
              <w:t>Adpt.</w:t>
            </w:r>
            <w:proofErr w:type="spellStart"/>
            <w:r w:rsidR="005E354B" w:rsidRPr="000C261F">
              <w:rPr>
                <w:rFonts w:ascii="Arial" w:hAnsi="Arial" w:cs="Arial"/>
                <w:bCs/>
                <w:iCs/>
                <w:sz w:val="20"/>
                <w:szCs w:val="20"/>
              </w:rPr>
              <w:t>Reso</w:t>
            </w:r>
            <w:proofErr w:type="spellEnd"/>
            <w:r>
              <w:rPr>
                <w:rFonts w:ascii="Arial" w:hAnsi="Arial" w:cs="Arial"/>
                <w:bCs/>
                <w:iCs/>
                <w:sz w:val="20"/>
                <w:szCs w:val="20"/>
              </w:rPr>
              <w:t>.→</w:t>
            </w:r>
            <w:proofErr w:type="gramEnd"/>
            <w:r w:rsidR="00CA15A7">
              <w:rPr>
                <w:rFonts w:ascii="Arial" w:hAnsi="Arial" w:cs="Arial"/>
                <w:bCs/>
                <w:iCs/>
                <w:sz w:val="20"/>
                <w:szCs w:val="20"/>
              </w:rPr>
              <w:t>Cinismo</w:t>
            </w:r>
          </w:p>
        </w:tc>
        <w:tc>
          <w:tcPr>
            <w:tcW w:w="1701" w:type="dxa"/>
          </w:tcPr>
          <w:p w14:paraId="0848C734" w14:textId="4553B825" w:rsidR="00563E2B" w:rsidRPr="000C261F" w:rsidRDefault="00632F76" w:rsidP="00710271">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6B0EB92E" w14:textId="7DD7D224" w:rsidR="00563E2B" w:rsidRPr="000C261F" w:rsidRDefault="003D3CD2" w:rsidP="00710271">
            <w:pPr>
              <w:spacing w:line="360" w:lineRule="auto"/>
              <w:rPr>
                <w:rFonts w:ascii="Arial" w:hAnsi="Arial" w:cs="Arial"/>
                <w:bCs/>
                <w:iCs/>
                <w:sz w:val="20"/>
                <w:szCs w:val="20"/>
              </w:rPr>
            </w:pPr>
            <w:r w:rsidRPr="003D3CD2">
              <w:rPr>
                <w:rFonts w:ascii="Arial" w:hAnsi="Arial" w:cs="Arial"/>
                <w:bCs/>
                <w:iCs/>
                <w:sz w:val="20"/>
                <w:szCs w:val="20"/>
              </w:rPr>
              <w:t>0.006</w:t>
            </w:r>
          </w:p>
        </w:tc>
        <w:tc>
          <w:tcPr>
            <w:tcW w:w="2268" w:type="dxa"/>
          </w:tcPr>
          <w:p w14:paraId="2EE308C2" w14:textId="30FDF596" w:rsidR="00563E2B" w:rsidRPr="000C261F" w:rsidRDefault="0007351F" w:rsidP="00710271">
            <w:pPr>
              <w:spacing w:line="360" w:lineRule="auto"/>
              <w:rPr>
                <w:rFonts w:ascii="Arial" w:hAnsi="Arial" w:cs="Arial"/>
                <w:bCs/>
                <w:iCs/>
                <w:sz w:val="20"/>
                <w:szCs w:val="20"/>
              </w:rPr>
            </w:pPr>
            <w:r w:rsidRPr="0007351F">
              <w:rPr>
                <w:rFonts w:ascii="Arial" w:hAnsi="Arial" w:cs="Arial"/>
                <w:bCs/>
                <w:iCs/>
                <w:sz w:val="20"/>
                <w:szCs w:val="20"/>
              </w:rPr>
              <w:t>-0.192</w:t>
            </w:r>
          </w:p>
        </w:tc>
      </w:tr>
      <w:tr w:rsidR="00563E2B" w14:paraId="07B46B87" w14:textId="77777777" w:rsidTr="006D3592">
        <w:tc>
          <w:tcPr>
            <w:tcW w:w="1129" w:type="dxa"/>
          </w:tcPr>
          <w:p w14:paraId="12E4AE62" w14:textId="15DF4C86" w:rsidR="00563E2B" w:rsidRPr="000C261F" w:rsidRDefault="00563E2B" w:rsidP="00710271">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sidR="00710271">
              <w:rPr>
                <w:rFonts w:ascii="Arial" w:hAnsi="Arial" w:cs="Arial"/>
                <w:bCs/>
                <w:iCs/>
                <w:sz w:val="20"/>
                <w:szCs w:val="20"/>
              </w:rPr>
              <w:t>1c</w:t>
            </w:r>
          </w:p>
        </w:tc>
        <w:tc>
          <w:tcPr>
            <w:tcW w:w="2415" w:type="dxa"/>
          </w:tcPr>
          <w:p w14:paraId="6A02A284" w14:textId="38DA1FCF" w:rsidR="00563E2B" w:rsidRPr="000C261F" w:rsidRDefault="00563E2B" w:rsidP="00710271">
            <w:pPr>
              <w:spacing w:line="360" w:lineRule="auto"/>
              <w:rPr>
                <w:rFonts w:ascii="Arial" w:hAnsi="Arial" w:cs="Arial"/>
                <w:bCs/>
                <w:iCs/>
                <w:sz w:val="20"/>
                <w:szCs w:val="20"/>
              </w:rPr>
            </w:pPr>
            <w:proofErr w:type="gramStart"/>
            <w:r w:rsidRPr="000C261F">
              <w:rPr>
                <w:rFonts w:ascii="Arial" w:hAnsi="Arial" w:cs="Arial"/>
                <w:bCs/>
                <w:iCs/>
                <w:sz w:val="20"/>
                <w:szCs w:val="20"/>
              </w:rPr>
              <w:t>Adpt.</w:t>
            </w:r>
            <w:proofErr w:type="spellStart"/>
            <w:r w:rsidR="005E354B" w:rsidRPr="000C261F">
              <w:rPr>
                <w:rFonts w:ascii="Arial" w:hAnsi="Arial" w:cs="Arial"/>
                <w:bCs/>
                <w:iCs/>
                <w:sz w:val="20"/>
                <w:szCs w:val="20"/>
              </w:rPr>
              <w:t>Reso</w:t>
            </w:r>
            <w:proofErr w:type="spellEnd"/>
            <w:r>
              <w:rPr>
                <w:rFonts w:ascii="Arial" w:hAnsi="Arial" w:cs="Arial"/>
                <w:bCs/>
                <w:iCs/>
                <w:sz w:val="20"/>
                <w:szCs w:val="20"/>
              </w:rPr>
              <w:t>.→</w:t>
            </w:r>
            <w:proofErr w:type="gramEnd"/>
            <w:r w:rsidR="00CA15A7">
              <w:rPr>
                <w:rFonts w:ascii="Arial" w:hAnsi="Arial" w:cs="Arial"/>
                <w:bCs/>
                <w:iCs/>
                <w:sz w:val="20"/>
                <w:szCs w:val="20"/>
              </w:rPr>
              <w:t>Eficácia</w:t>
            </w:r>
          </w:p>
        </w:tc>
        <w:tc>
          <w:tcPr>
            <w:tcW w:w="1701" w:type="dxa"/>
          </w:tcPr>
          <w:p w14:paraId="022195A6" w14:textId="77777777" w:rsidR="00563E2B" w:rsidRPr="000C261F" w:rsidRDefault="00563E2B" w:rsidP="00710271">
            <w:pPr>
              <w:spacing w:line="360" w:lineRule="auto"/>
              <w:rPr>
                <w:rFonts w:ascii="Arial" w:hAnsi="Arial" w:cs="Arial"/>
                <w:bCs/>
                <w:iCs/>
                <w:sz w:val="20"/>
                <w:szCs w:val="20"/>
              </w:rPr>
            </w:pPr>
            <w:r>
              <w:rPr>
                <w:rFonts w:ascii="Arial" w:hAnsi="Arial" w:cs="Arial"/>
                <w:bCs/>
                <w:iCs/>
                <w:sz w:val="20"/>
                <w:szCs w:val="20"/>
              </w:rPr>
              <w:t>Positiva</w:t>
            </w:r>
          </w:p>
        </w:tc>
        <w:tc>
          <w:tcPr>
            <w:tcW w:w="1559" w:type="dxa"/>
          </w:tcPr>
          <w:p w14:paraId="5D769FCD" w14:textId="5B8FDE9A" w:rsidR="00563E2B" w:rsidRPr="000C261F" w:rsidRDefault="001D739A"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2268" w:type="dxa"/>
          </w:tcPr>
          <w:p w14:paraId="2ADD528B" w14:textId="45674C87" w:rsidR="00563E2B" w:rsidRPr="000C261F" w:rsidRDefault="00C8563E" w:rsidP="00710271">
            <w:pPr>
              <w:spacing w:line="360" w:lineRule="auto"/>
              <w:rPr>
                <w:rFonts w:ascii="Arial" w:hAnsi="Arial" w:cs="Arial"/>
                <w:bCs/>
                <w:iCs/>
                <w:sz w:val="20"/>
                <w:szCs w:val="20"/>
              </w:rPr>
            </w:pPr>
            <w:r w:rsidRPr="00C8563E">
              <w:rPr>
                <w:rFonts w:ascii="Arial" w:hAnsi="Arial" w:cs="Arial"/>
                <w:bCs/>
                <w:iCs/>
                <w:sz w:val="20"/>
                <w:szCs w:val="20"/>
              </w:rPr>
              <w:t>0.432</w:t>
            </w:r>
          </w:p>
        </w:tc>
      </w:tr>
      <w:tr w:rsidR="00B43C17" w14:paraId="525397FE" w14:textId="77777777" w:rsidTr="006D3592">
        <w:tc>
          <w:tcPr>
            <w:tcW w:w="1129" w:type="dxa"/>
          </w:tcPr>
          <w:p w14:paraId="2F8DC308" w14:textId="1172E92D"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415" w:type="dxa"/>
          </w:tcPr>
          <w:p w14:paraId="6C7FCB17" w14:textId="427293F6"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Stress</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Exaustão</w:t>
            </w:r>
          </w:p>
        </w:tc>
        <w:tc>
          <w:tcPr>
            <w:tcW w:w="1701" w:type="dxa"/>
          </w:tcPr>
          <w:p w14:paraId="7D9F329A" w14:textId="5AE64742" w:rsidR="00B43C17" w:rsidRPr="000C261F" w:rsidRDefault="00B43C17" w:rsidP="00B43C17">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5F654AE2" w14:textId="77777777" w:rsidR="00B43C17" w:rsidRPr="000C261F" w:rsidRDefault="00B43C17"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4BF6B391" w14:textId="7164EACC" w:rsidR="00B43C17" w:rsidRPr="000C261F" w:rsidRDefault="00BA0058" w:rsidP="00B43C17">
            <w:pPr>
              <w:spacing w:line="360" w:lineRule="auto"/>
              <w:rPr>
                <w:rFonts w:ascii="Arial" w:hAnsi="Arial" w:cs="Arial"/>
                <w:bCs/>
                <w:iCs/>
                <w:sz w:val="20"/>
                <w:szCs w:val="20"/>
              </w:rPr>
            </w:pPr>
            <w:r w:rsidRPr="00BA0058">
              <w:rPr>
                <w:rFonts w:ascii="Arial" w:hAnsi="Arial" w:cs="Arial"/>
                <w:bCs/>
                <w:iCs/>
                <w:sz w:val="20"/>
                <w:szCs w:val="20"/>
              </w:rPr>
              <w:t>-0.361</w:t>
            </w:r>
          </w:p>
        </w:tc>
      </w:tr>
      <w:tr w:rsidR="00B43C17" w14:paraId="0DB5D149" w14:textId="77777777" w:rsidTr="006D3592">
        <w:tc>
          <w:tcPr>
            <w:tcW w:w="1129" w:type="dxa"/>
          </w:tcPr>
          <w:p w14:paraId="6BFACEB3" w14:textId="3756EAC3"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415" w:type="dxa"/>
          </w:tcPr>
          <w:p w14:paraId="0FD8AAA8" w14:textId="56D1E7EF"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Pr>
                <w:rFonts w:ascii="Arial" w:hAnsi="Arial" w:cs="Arial"/>
                <w:bCs/>
                <w:iCs/>
                <w:sz w:val="20"/>
                <w:szCs w:val="20"/>
              </w:rPr>
              <w:t>Stress</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Cinismo</w:t>
            </w:r>
          </w:p>
        </w:tc>
        <w:tc>
          <w:tcPr>
            <w:tcW w:w="1701" w:type="dxa"/>
          </w:tcPr>
          <w:p w14:paraId="0617ABCD" w14:textId="2FC37649" w:rsidR="00B43C17" w:rsidRPr="000C261F" w:rsidRDefault="00B43C17" w:rsidP="00B43C17">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552696DC" w14:textId="77777777" w:rsidR="00B43C17" w:rsidRPr="000C261F" w:rsidRDefault="00B43C17"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44766963" w14:textId="72FE6E75" w:rsidR="00B43C17" w:rsidRPr="000C261F" w:rsidRDefault="0007351F" w:rsidP="00B43C17">
            <w:pPr>
              <w:spacing w:line="360" w:lineRule="auto"/>
              <w:rPr>
                <w:rFonts w:ascii="Arial" w:hAnsi="Arial" w:cs="Arial"/>
                <w:bCs/>
                <w:iCs/>
                <w:sz w:val="20"/>
                <w:szCs w:val="20"/>
              </w:rPr>
            </w:pPr>
            <w:r w:rsidRPr="00B43C17">
              <w:rPr>
                <w:rFonts w:ascii="Arial" w:hAnsi="Arial" w:cs="Arial"/>
                <w:bCs/>
                <w:iCs/>
                <w:sz w:val="20"/>
                <w:szCs w:val="20"/>
              </w:rPr>
              <w:t>-0.286</w:t>
            </w:r>
          </w:p>
        </w:tc>
      </w:tr>
      <w:tr w:rsidR="00B43C17" w14:paraId="3C336281" w14:textId="77777777" w:rsidTr="006D3592">
        <w:tc>
          <w:tcPr>
            <w:tcW w:w="1129" w:type="dxa"/>
          </w:tcPr>
          <w:p w14:paraId="021FEFD0" w14:textId="68EDBBDE"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w:t>
            </w:r>
            <w:r>
              <w:rPr>
                <w:rFonts w:ascii="Arial" w:hAnsi="Arial" w:cs="Arial"/>
                <w:bCs/>
                <w:iCs/>
                <w:sz w:val="20"/>
                <w:szCs w:val="20"/>
              </w:rPr>
              <w:t>c</w:t>
            </w:r>
          </w:p>
        </w:tc>
        <w:tc>
          <w:tcPr>
            <w:tcW w:w="2415" w:type="dxa"/>
          </w:tcPr>
          <w:p w14:paraId="1E3FB8C9" w14:textId="47B943C0"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.Stress</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Eficácia</w:t>
            </w:r>
          </w:p>
        </w:tc>
        <w:tc>
          <w:tcPr>
            <w:tcW w:w="1701" w:type="dxa"/>
          </w:tcPr>
          <w:p w14:paraId="0DA0AFAC" w14:textId="4FB5EC9B" w:rsidR="00B43C17" w:rsidRDefault="00B43C17" w:rsidP="00B43C17">
            <w:pPr>
              <w:spacing w:line="360" w:lineRule="auto"/>
              <w:rPr>
                <w:rFonts w:ascii="Arial" w:hAnsi="Arial" w:cs="Arial"/>
                <w:bCs/>
                <w:iCs/>
                <w:sz w:val="20"/>
                <w:szCs w:val="20"/>
              </w:rPr>
            </w:pPr>
            <w:r>
              <w:rPr>
                <w:rFonts w:ascii="Arial" w:hAnsi="Arial" w:cs="Arial"/>
                <w:bCs/>
                <w:iCs/>
                <w:sz w:val="20"/>
                <w:szCs w:val="20"/>
              </w:rPr>
              <w:t>Positiva</w:t>
            </w:r>
          </w:p>
        </w:tc>
        <w:tc>
          <w:tcPr>
            <w:tcW w:w="1559" w:type="dxa"/>
          </w:tcPr>
          <w:p w14:paraId="688009E3" w14:textId="2902B45F" w:rsidR="00B43C17" w:rsidRPr="00B725C6" w:rsidRDefault="001D739A"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2268" w:type="dxa"/>
          </w:tcPr>
          <w:p w14:paraId="13083058" w14:textId="5E61C06F" w:rsidR="00B43C17" w:rsidRPr="00300AFD" w:rsidRDefault="00BA0058" w:rsidP="00B43C17">
            <w:pPr>
              <w:spacing w:line="360" w:lineRule="auto"/>
              <w:rPr>
                <w:rFonts w:ascii="Arial" w:hAnsi="Arial" w:cs="Arial"/>
                <w:bCs/>
                <w:iCs/>
                <w:sz w:val="20"/>
                <w:szCs w:val="20"/>
              </w:rPr>
            </w:pPr>
            <w:r w:rsidRPr="00BA0058">
              <w:rPr>
                <w:rFonts w:ascii="Arial" w:hAnsi="Arial" w:cs="Arial"/>
                <w:bCs/>
                <w:iCs/>
                <w:sz w:val="20"/>
                <w:szCs w:val="20"/>
              </w:rPr>
              <w:t>0.639</w:t>
            </w:r>
          </w:p>
        </w:tc>
      </w:tr>
      <w:tr w:rsidR="00B43C17" w14:paraId="12B3EDAC" w14:textId="77777777" w:rsidTr="006D3592">
        <w:tc>
          <w:tcPr>
            <w:tcW w:w="1129" w:type="dxa"/>
          </w:tcPr>
          <w:p w14:paraId="510F6CDF" w14:textId="3F8F54A0"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w:t>
            </w:r>
            <w:r>
              <w:rPr>
                <w:rFonts w:ascii="Arial" w:hAnsi="Arial" w:cs="Arial"/>
                <w:bCs/>
                <w:iCs/>
                <w:sz w:val="20"/>
                <w:szCs w:val="20"/>
              </w:rPr>
              <w:t>a</w:t>
            </w:r>
          </w:p>
        </w:tc>
        <w:tc>
          <w:tcPr>
            <w:tcW w:w="2415" w:type="dxa"/>
          </w:tcPr>
          <w:p w14:paraId="57D07C34" w14:textId="2BA41B0C"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Emer</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Exaustão</w:t>
            </w:r>
          </w:p>
        </w:tc>
        <w:tc>
          <w:tcPr>
            <w:tcW w:w="1701" w:type="dxa"/>
          </w:tcPr>
          <w:p w14:paraId="7439C4E2" w14:textId="79978F48" w:rsidR="00B43C17" w:rsidRDefault="00B43C17" w:rsidP="00B43C17">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674304D1" w14:textId="1B6B2FB8" w:rsidR="00B43C17" w:rsidRPr="00B725C6" w:rsidRDefault="00B43C17"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111CA35D" w14:textId="00CCB329" w:rsidR="00B43C17" w:rsidRPr="00300AFD" w:rsidRDefault="005E6496" w:rsidP="00B43C17">
            <w:pPr>
              <w:spacing w:line="360" w:lineRule="auto"/>
              <w:rPr>
                <w:rFonts w:ascii="Arial" w:hAnsi="Arial" w:cs="Arial"/>
                <w:bCs/>
                <w:iCs/>
                <w:sz w:val="20"/>
                <w:szCs w:val="20"/>
              </w:rPr>
            </w:pPr>
            <w:r w:rsidRPr="005E6496">
              <w:rPr>
                <w:rFonts w:ascii="Arial" w:hAnsi="Arial" w:cs="Arial"/>
                <w:bCs/>
                <w:iCs/>
                <w:sz w:val="20"/>
                <w:szCs w:val="20"/>
              </w:rPr>
              <w:t>-0.300</w:t>
            </w:r>
          </w:p>
        </w:tc>
      </w:tr>
      <w:tr w:rsidR="00B43C17" w14:paraId="41AF87CD" w14:textId="77777777" w:rsidTr="006D3592">
        <w:tc>
          <w:tcPr>
            <w:tcW w:w="1129" w:type="dxa"/>
          </w:tcPr>
          <w:p w14:paraId="7E581276" w14:textId="507D896B"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w:t>
            </w:r>
            <w:r>
              <w:rPr>
                <w:rFonts w:ascii="Arial" w:hAnsi="Arial" w:cs="Arial"/>
                <w:bCs/>
                <w:iCs/>
                <w:sz w:val="20"/>
                <w:szCs w:val="20"/>
              </w:rPr>
              <w:t>b</w:t>
            </w:r>
          </w:p>
        </w:tc>
        <w:tc>
          <w:tcPr>
            <w:tcW w:w="2415" w:type="dxa"/>
          </w:tcPr>
          <w:p w14:paraId="13C923CB" w14:textId="0A985283"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.Emer</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Cinismo</w:t>
            </w:r>
          </w:p>
        </w:tc>
        <w:tc>
          <w:tcPr>
            <w:tcW w:w="1701" w:type="dxa"/>
          </w:tcPr>
          <w:p w14:paraId="266EDE04" w14:textId="07111266" w:rsidR="00B43C17" w:rsidRDefault="00B43C17" w:rsidP="00B43C17">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06480CEF" w14:textId="71019715" w:rsidR="00B43C17" w:rsidRPr="00B725C6" w:rsidRDefault="00B43C17"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1524D942" w14:textId="75D48117" w:rsidR="00B43C17" w:rsidRPr="00563E2B" w:rsidRDefault="00B43C17" w:rsidP="00B43C17">
            <w:pPr>
              <w:spacing w:line="360" w:lineRule="auto"/>
              <w:rPr>
                <w:rFonts w:ascii="Arial" w:hAnsi="Arial" w:cs="Arial"/>
                <w:bCs/>
                <w:iCs/>
                <w:sz w:val="20"/>
                <w:szCs w:val="20"/>
              </w:rPr>
            </w:pPr>
            <w:r w:rsidRPr="00B43C17">
              <w:rPr>
                <w:rFonts w:ascii="Arial" w:hAnsi="Arial" w:cs="Arial"/>
                <w:bCs/>
                <w:iCs/>
                <w:sz w:val="20"/>
                <w:szCs w:val="20"/>
              </w:rPr>
              <w:t>-0.300</w:t>
            </w:r>
          </w:p>
        </w:tc>
      </w:tr>
      <w:tr w:rsidR="00B43C17" w14:paraId="69CAB826" w14:textId="77777777" w:rsidTr="006D3592">
        <w:tc>
          <w:tcPr>
            <w:tcW w:w="1129" w:type="dxa"/>
          </w:tcPr>
          <w:p w14:paraId="5D114FD3" w14:textId="55F34245"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w:t>
            </w:r>
            <w:r>
              <w:rPr>
                <w:rFonts w:ascii="Arial" w:hAnsi="Arial" w:cs="Arial"/>
                <w:bCs/>
                <w:iCs/>
                <w:sz w:val="20"/>
                <w:szCs w:val="20"/>
              </w:rPr>
              <w:t>c</w:t>
            </w:r>
          </w:p>
        </w:tc>
        <w:tc>
          <w:tcPr>
            <w:tcW w:w="2415" w:type="dxa"/>
          </w:tcPr>
          <w:p w14:paraId="7C303A06" w14:textId="0FA8C500"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.Emer</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Eficácia</w:t>
            </w:r>
          </w:p>
        </w:tc>
        <w:tc>
          <w:tcPr>
            <w:tcW w:w="1701" w:type="dxa"/>
          </w:tcPr>
          <w:p w14:paraId="612EF95B" w14:textId="3050C1FC" w:rsidR="00B43C17" w:rsidRDefault="00B43C17" w:rsidP="00B43C17">
            <w:pPr>
              <w:spacing w:line="360" w:lineRule="auto"/>
              <w:rPr>
                <w:rFonts w:ascii="Arial" w:hAnsi="Arial" w:cs="Arial"/>
                <w:bCs/>
                <w:iCs/>
                <w:sz w:val="20"/>
                <w:szCs w:val="20"/>
              </w:rPr>
            </w:pPr>
            <w:r>
              <w:rPr>
                <w:rFonts w:ascii="Arial" w:hAnsi="Arial" w:cs="Arial"/>
                <w:bCs/>
                <w:iCs/>
                <w:sz w:val="20"/>
                <w:szCs w:val="20"/>
              </w:rPr>
              <w:t>Positiva</w:t>
            </w:r>
          </w:p>
        </w:tc>
        <w:tc>
          <w:tcPr>
            <w:tcW w:w="1559" w:type="dxa"/>
          </w:tcPr>
          <w:p w14:paraId="6220F797" w14:textId="543B5997" w:rsidR="00B43C17" w:rsidRPr="00B725C6" w:rsidRDefault="001D739A"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2268" w:type="dxa"/>
          </w:tcPr>
          <w:p w14:paraId="25C74C66" w14:textId="6669849F" w:rsidR="00B43C17" w:rsidRPr="00300AFD" w:rsidRDefault="00BA0058" w:rsidP="00B43C17">
            <w:pPr>
              <w:spacing w:line="360" w:lineRule="auto"/>
              <w:rPr>
                <w:rFonts w:ascii="Arial" w:hAnsi="Arial" w:cs="Arial"/>
                <w:bCs/>
                <w:iCs/>
                <w:sz w:val="20"/>
                <w:szCs w:val="20"/>
              </w:rPr>
            </w:pPr>
            <w:r w:rsidRPr="00BA0058">
              <w:rPr>
                <w:rFonts w:ascii="Arial" w:hAnsi="Arial" w:cs="Arial"/>
                <w:bCs/>
                <w:iCs/>
                <w:sz w:val="20"/>
                <w:szCs w:val="20"/>
              </w:rPr>
              <w:t>0.656</w:t>
            </w:r>
          </w:p>
        </w:tc>
      </w:tr>
      <w:tr w:rsidR="00B43C17" w14:paraId="3D197D42" w14:textId="77777777" w:rsidTr="006D3592">
        <w:tc>
          <w:tcPr>
            <w:tcW w:w="1129" w:type="dxa"/>
          </w:tcPr>
          <w:p w14:paraId="68300E9F" w14:textId="38B0B2B5"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w:t>
            </w:r>
            <w:r>
              <w:rPr>
                <w:rFonts w:ascii="Arial" w:hAnsi="Arial" w:cs="Arial"/>
                <w:bCs/>
                <w:iCs/>
                <w:sz w:val="20"/>
                <w:szCs w:val="20"/>
              </w:rPr>
              <w:t>a</w:t>
            </w:r>
          </w:p>
        </w:tc>
        <w:tc>
          <w:tcPr>
            <w:tcW w:w="2415" w:type="dxa"/>
          </w:tcPr>
          <w:p w14:paraId="16ADE4DF" w14:textId="6A0B6FAC"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Apren</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Exaustão</w:t>
            </w:r>
          </w:p>
        </w:tc>
        <w:tc>
          <w:tcPr>
            <w:tcW w:w="1701" w:type="dxa"/>
          </w:tcPr>
          <w:p w14:paraId="28320333" w14:textId="4FA8741A" w:rsidR="00B43C17" w:rsidRDefault="00B43C17" w:rsidP="00B43C17">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21B17A3F" w14:textId="35C23C5F" w:rsidR="00B43C17" w:rsidRPr="00B725C6" w:rsidRDefault="00B43C17"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30AB77A3" w14:textId="711A63B3" w:rsidR="00B43C17" w:rsidRPr="00300AFD" w:rsidRDefault="003D3CD2" w:rsidP="00B43C17">
            <w:pPr>
              <w:spacing w:line="360" w:lineRule="auto"/>
              <w:rPr>
                <w:rFonts w:ascii="Arial" w:hAnsi="Arial" w:cs="Arial"/>
                <w:bCs/>
                <w:iCs/>
                <w:sz w:val="20"/>
                <w:szCs w:val="20"/>
              </w:rPr>
            </w:pPr>
            <w:r w:rsidRPr="003D3CD2">
              <w:rPr>
                <w:rFonts w:ascii="Arial" w:hAnsi="Arial" w:cs="Arial"/>
                <w:bCs/>
                <w:iCs/>
                <w:sz w:val="20"/>
                <w:szCs w:val="20"/>
              </w:rPr>
              <w:t>-0.318</w:t>
            </w:r>
          </w:p>
        </w:tc>
      </w:tr>
      <w:tr w:rsidR="00B43C17" w14:paraId="3047842F" w14:textId="77777777" w:rsidTr="006D3592">
        <w:tc>
          <w:tcPr>
            <w:tcW w:w="1129" w:type="dxa"/>
          </w:tcPr>
          <w:p w14:paraId="0EE0E9BF" w14:textId="2C154C45"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w:t>
            </w:r>
            <w:r>
              <w:rPr>
                <w:rFonts w:ascii="Arial" w:hAnsi="Arial" w:cs="Arial"/>
                <w:bCs/>
                <w:iCs/>
                <w:sz w:val="20"/>
                <w:szCs w:val="20"/>
              </w:rPr>
              <w:t>b</w:t>
            </w:r>
          </w:p>
        </w:tc>
        <w:tc>
          <w:tcPr>
            <w:tcW w:w="2415" w:type="dxa"/>
          </w:tcPr>
          <w:p w14:paraId="6573EAAC" w14:textId="53DD26F4"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.Apren</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Cinismo</w:t>
            </w:r>
          </w:p>
        </w:tc>
        <w:tc>
          <w:tcPr>
            <w:tcW w:w="1701" w:type="dxa"/>
          </w:tcPr>
          <w:p w14:paraId="2AFEC1B8" w14:textId="5FA52DC1" w:rsidR="00B43C17" w:rsidRDefault="00B43C17" w:rsidP="00B43C17">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0A5A85A4" w14:textId="441321FF" w:rsidR="00B43C17" w:rsidRPr="00B725C6" w:rsidRDefault="00B43C17"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4DC5973B" w14:textId="03B6BDD8" w:rsidR="00B43C17" w:rsidRPr="00563E2B" w:rsidRDefault="0007351F" w:rsidP="00B43C17">
            <w:pPr>
              <w:spacing w:line="360" w:lineRule="auto"/>
              <w:rPr>
                <w:rFonts w:ascii="Arial" w:hAnsi="Arial" w:cs="Arial"/>
                <w:bCs/>
                <w:iCs/>
                <w:sz w:val="20"/>
                <w:szCs w:val="20"/>
              </w:rPr>
            </w:pPr>
            <w:r w:rsidRPr="0007351F">
              <w:rPr>
                <w:rFonts w:ascii="Arial" w:hAnsi="Arial" w:cs="Arial"/>
                <w:bCs/>
                <w:iCs/>
                <w:sz w:val="20"/>
                <w:szCs w:val="20"/>
              </w:rPr>
              <w:t>-0.282</w:t>
            </w:r>
          </w:p>
        </w:tc>
      </w:tr>
      <w:tr w:rsidR="00B43C17" w14:paraId="2F3A225B" w14:textId="77777777" w:rsidTr="006D3592">
        <w:tc>
          <w:tcPr>
            <w:tcW w:w="1129" w:type="dxa"/>
          </w:tcPr>
          <w:p w14:paraId="0FA99D48" w14:textId="6D79B2FC"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w:t>
            </w:r>
            <w:r>
              <w:rPr>
                <w:rFonts w:ascii="Arial" w:hAnsi="Arial" w:cs="Arial"/>
                <w:bCs/>
                <w:iCs/>
                <w:sz w:val="20"/>
                <w:szCs w:val="20"/>
              </w:rPr>
              <w:t>c</w:t>
            </w:r>
          </w:p>
        </w:tc>
        <w:tc>
          <w:tcPr>
            <w:tcW w:w="2415" w:type="dxa"/>
          </w:tcPr>
          <w:p w14:paraId="79038B33" w14:textId="756AE86F"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.Apren</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Eficácia</w:t>
            </w:r>
          </w:p>
        </w:tc>
        <w:tc>
          <w:tcPr>
            <w:tcW w:w="1701" w:type="dxa"/>
          </w:tcPr>
          <w:p w14:paraId="18001EA3" w14:textId="4AE9E3C9" w:rsidR="00B43C17" w:rsidRDefault="00B43C17" w:rsidP="00B43C17">
            <w:pPr>
              <w:spacing w:line="360" w:lineRule="auto"/>
              <w:rPr>
                <w:rFonts w:ascii="Arial" w:hAnsi="Arial" w:cs="Arial"/>
                <w:bCs/>
                <w:iCs/>
                <w:sz w:val="20"/>
                <w:szCs w:val="20"/>
              </w:rPr>
            </w:pPr>
            <w:r>
              <w:rPr>
                <w:rFonts w:ascii="Arial" w:hAnsi="Arial" w:cs="Arial"/>
                <w:bCs/>
                <w:iCs/>
                <w:sz w:val="20"/>
                <w:szCs w:val="20"/>
              </w:rPr>
              <w:t>Positiva</w:t>
            </w:r>
          </w:p>
        </w:tc>
        <w:tc>
          <w:tcPr>
            <w:tcW w:w="1559" w:type="dxa"/>
          </w:tcPr>
          <w:p w14:paraId="57A41779" w14:textId="071EAE4D" w:rsidR="00B43C17" w:rsidRPr="00B725C6" w:rsidRDefault="002406A4"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2268" w:type="dxa"/>
          </w:tcPr>
          <w:p w14:paraId="4D256901" w14:textId="7ED384D2" w:rsidR="00B43C17" w:rsidRPr="00300AFD" w:rsidRDefault="00C8563E" w:rsidP="00B43C17">
            <w:pPr>
              <w:spacing w:line="360" w:lineRule="auto"/>
              <w:rPr>
                <w:rFonts w:ascii="Arial" w:hAnsi="Arial" w:cs="Arial"/>
                <w:bCs/>
                <w:iCs/>
                <w:sz w:val="20"/>
                <w:szCs w:val="20"/>
              </w:rPr>
            </w:pPr>
            <w:r w:rsidRPr="00C8563E">
              <w:rPr>
                <w:rFonts w:ascii="Arial" w:hAnsi="Arial" w:cs="Arial"/>
                <w:bCs/>
                <w:iCs/>
                <w:sz w:val="20"/>
                <w:szCs w:val="20"/>
              </w:rPr>
              <w:t>0.423</w:t>
            </w:r>
          </w:p>
        </w:tc>
      </w:tr>
      <w:tr w:rsidR="00B43C17" w14:paraId="2CBD8916" w14:textId="77777777" w:rsidTr="006D3592">
        <w:tc>
          <w:tcPr>
            <w:tcW w:w="1129" w:type="dxa"/>
          </w:tcPr>
          <w:p w14:paraId="698DB3BC" w14:textId="1FA2FA96"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w:t>
            </w:r>
            <w:r>
              <w:rPr>
                <w:rFonts w:ascii="Arial" w:hAnsi="Arial" w:cs="Arial"/>
                <w:bCs/>
                <w:iCs/>
                <w:sz w:val="20"/>
                <w:szCs w:val="20"/>
              </w:rPr>
              <w:t>a</w:t>
            </w:r>
          </w:p>
        </w:tc>
        <w:tc>
          <w:tcPr>
            <w:tcW w:w="2415" w:type="dxa"/>
          </w:tcPr>
          <w:p w14:paraId="7C3533A5" w14:textId="548B2CD3"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inter</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Exaustão</w:t>
            </w:r>
          </w:p>
        </w:tc>
        <w:tc>
          <w:tcPr>
            <w:tcW w:w="1701" w:type="dxa"/>
          </w:tcPr>
          <w:p w14:paraId="200B46EA" w14:textId="7371A7BB" w:rsidR="00B43C17" w:rsidRDefault="00B43C17" w:rsidP="00B43C17">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6BAC5027" w14:textId="345D70A2" w:rsidR="00B43C17" w:rsidRPr="00B725C6" w:rsidRDefault="00B43C17"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4C8BDD81" w14:textId="7CF711A1" w:rsidR="00B43C17" w:rsidRPr="00300AFD" w:rsidRDefault="003D3CD2" w:rsidP="00B43C17">
            <w:pPr>
              <w:spacing w:line="360" w:lineRule="auto"/>
              <w:rPr>
                <w:rFonts w:ascii="Arial" w:hAnsi="Arial" w:cs="Arial"/>
                <w:bCs/>
                <w:iCs/>
                <w:sz w:val="20"/>
                <w:szCs w:val="20"/>
              </w:rPr>
            </w:pPr>
            <w:r w:rsidRPr="003D3CD2">
              <w:rPr>
                <w:rFonts w:ascii="Arial" w:hAnsi="Arial" w:cs="Arial"/>
                <w:bCs/>
                <w:iCs/>
                <w:sz w:val="20"/>
                <w:szCs w:val="20"/>
              </w:rPr>
              <w:t>-0.241</w:t>
            </w:r>
          </w:p>
        </w:tc>
      </w:tr>
      <w:tr w:rsidR="00B43C17" w14:paraId="64A56B4E" w14:textId="77777777" w:rsidTr="006D3592">
        <w:tc>
          <w:tcPr>
            <w:tcW w:w="1129" w:type="dxa"/>
          </w:tcPr>
          <w:p w14:paraId="0A98B149" w14:textId="625A3A4B"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w:t>
            </w:r>
            <w:r>
              <w:rPr>
                <w:rFonts w:ascii="Arial" w:hAnsi="Arial" w:cs="Arial"/>
                <w:bCs/>
                <w:iCs/>
                <w:sz w:val="20"/>
                <w:szCs w:val="20"/>
              </w:rPr>
              <w:t>b</w:t>
            </w:r>
          </w:p>
        </w:tc>
        <w:tc>
          <w:tcPr>
            <w:tcW w:w="2415" w:type="dxa"/>
          </w:tcPr>
          <w:p w14:paraId="1ED5F831" w14:textId="2ED4AB15"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.inter</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Cinismo</w:t>
            </w:r>
          </w:p>
        </w:tc>
        <w:tc>
          <w:tcPr>
            <w:tcW w:w="1701" w:type="dxa"/>
          </w:tcPr>
          <w:p w14:paraId="119F2BE5" w14:textId="327EBED4" w:rsidR="00B43C17" w:rsidRDefault="00B43C17" w:rsidP="00B43C17">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2263BD98" w14:textId="49D0E001" w:rsidR="00B43C17" w:rsidRPr="00B725C6" w:rsidRDefault="005E649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2268" w:type="dxa"/>
          </w:tcPr>
          <w:p w14:paraId="676D3C0B" w14:textId="7695E49D" w:rsidR="00B43C17" w:rsidRPr="00563E2B" w:rsidRDefault="005E6496" w:rsidP="00B43C17">
            <w:pPr>
              <w:spacing w:line="360" w:lineRule="auto"/>
              <w:rPr>
                <w:rFonts w:ascii="Arial" w:hAnsi="Arial" w:cs="Arial"/>
                <w:bCs/>
                <w:iCs/>
                <w:sz w:val="20"/>
                <w:szCs w:val="20"/>
              </w:rPr>
            </w:pPr>
            <w:r w:rsidRPr="005E6496">
              <w:rPr>
                <w:rFonts w:ascii="Arial" w:hAnsi="Arial" w:cs="Arial"/>
                <w:bCs/>
                <w:iCs/>
                <w:sz w:val="20"/>
                <w:szCs w:val="20"/>
              </w:rPr>
              <w:t>-0.178</w:t>
            </w:r>
          </w:p>
        </w:tc>
      </w:tr>
      <w:tr w:rsidR="00B43C17" w14:paraId="64C0FFC4" w14:textId="77777777" w:rsidTr="006D3592">
        <w:tc>
          <w:tcPr>
            <w:tcW w:w="1129" w:type="dxa"/>
          </w:tcPr>
          <w:p w14:paraId="43D9FE4B" w14:textId="25E354A0" w:rsidR="00B43C17" w:rsidRPr="000C261F" w:rsidRDefault="00B43C17" w:rsidP="00B43C17">
            <w:pPr>
              <w:spacing w:line="360" w:lineRule="auto"/>
              <w:rPr>
                <w:rFonts w:ascii="Arial" w:hAnsi="Arial" w:cs="Arial"/>
                <w:bCs/>
                <w:iCs/>
                <w:sz w:val="20"/>
                <w:szCs w:val="20"/>
              </w:rPr>
            </w:pPr>
            <w:r w:rsidRPr="000C261F">
              <w:rPr>
                <w:rFonts w:ascii="Arial" w:hAnsi="Arial" w:cs="Arial"/>
                <w:bCs/>
                <w:iCs/>
                <w:sz w:val="20"/>
                <w:szCs w:val="20"/>
              </w:rPr>
              <w:t>H</w:t>
            </w:r>
            <w:r w:rsidR="006D3592">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w:t>
            </w:r>
            <w:r>
              <w:rPr>
                <w:rFonts w:ascii="Arial" w:hAnsi="Arial" w:cs="Arial"/>
                <w:bCs/>
                <w:iCs/>
                <w:sz w:val="20"/>
                <w:szCs w:val="20"/>
              </w:rPr>
              <w:t>c</w:t>
            </w:r>
          </w:p>
        </w:tc>
        <w:tc>
          <w:tcPr>
            <w:tcW w:w="2415" w:type="dxa"/>
          </w:tcPr>
          <w:p w14:paraId="1CFD6B53" w14:textId="054C2B84" w:rsidR="00B43C17" w:rsidRPr="000C261F" w:rsidRDefault="00B43C17"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.inter</w:t>
            </w:r>
            <w:proofErr w:type="spellEnd"/>
            <w:r>
              <w:rPr>
                <w:rFonts w:ascii="Arial" w:hAnsi="Arial" w:cs="Arial"/>
                <w:bCs/>
                <w:iCs/>
                <w:sz w:val="20"/>
                <w:szCs w:val="20"/>
              </w:rPr>
              <w:t>.→</w:t>
            </w:r>
            <w:proofErr w:type="gramEnd"/>
            <w:r>
              <w:rPr>
                <w:rFonts w:ascii="Arial" w:hAnsi="Arial" w:cs="Arial"/>
                <w:bCs/>
                <w:iCs/>
                <w:sz w:val="20"/>
                <w:szCs w:val="20"/>
              </w:rPr>
              <w:t xml:space="preserve"> </w:t>
            </w:r>
            <w:r>
              <w:rPr>
                <w:rFonts w:ascii="Arial" w:hAnsi="Arial" w:cs="Arial"/>
                <w:bCs/>
                <w:iCs/>
                <w:sz w:val="20"/>
                <w:szCs w:val="20"/>
              </w:rPr>
              <w:t>Eficácia</w:t>
            </w:r>
          </w:p>
        </w:tc>
        <w:tc>
          <w:tcPr>
            <w:tcW w:w="1701" w:type="dxa"/>
          </w:tcPr>
          <w:p w14:paraId="410B0E18" w14:textId="12F69EDD" w:rsidR="00B43C17" w:rsidRDefault="00B43C17" w:rsidP="00B43C17">
            <w:pPr>
              <w:spacing w:line="360" w:lineRule="auto"/>
              <w:rPr>
                <w:rFonts w:ascii="Arial" w:hAnsi="Arial" w:cs="Arial"/>
                <w:bCs/>
                <w:iCs/>
                <w:sz w:val="20"/>
                <w:szCs w:val="20"/>
              </w:rPr>
            </w:pPr>
            <w:r>
              <w:rPr>
                <w:rFonts w:ascii="Arial" w:hAnsi="Arial" w:cs="Arial"/>
                <w:bCs/>
                <w:iCs/>
                <w:sz w:val="20"/>
                <w:szCs w:val="20"/>
              </w:rPr>
              <w:t>Positiva</w:t>
            </w:r>
          </w:p>
        </w:tc>
        <w:tc>
          <w:tcPr>
            <w:tcW w:w="1559" w:type="dxa"/>
          </w:tcPr>
          <w:p w14:paraId="6028785F" w14:textId="5912F833" w:rsidR="00B43C17" w:rsidRPr="00B725C6" w:rsidRDefault="002406A4"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2268" w:type="dxa"/>
          </w:tcPr>
          <w:p w14:paraId="0B9EC38F" w14:textId="0A607B24" w:rsidR="00B43C17" w:rsidRPr="00300AFD" w:rsidRDefault="00C8563E" w:rsidP="00B43C17">
            <w:pPr>
              <w:spacing w:line="360" w:lineRule="auto"/>
              <w:rPr>
                <w:rFonts w:ascii="Arial" w:hAnsi="Arial" w:cs="Arial"/>
                <w:bCs/>
                <w:iCs/>
                <w:sz w:val="20"/>
                <w:szCs w:val="20"/>
              </w:rPr>
            </w:pPr>
            <w:r w:rsidRPr="00C8563E">
              <w:rPr>
                <w:rFonts w:ascii="Arial" w:hAnsi="Arial" w:cs="Arial"/>
                <w:bCs/>
                <w:iCs/>
                <w:sz w:val="20"/>
                <w:szCs w:val="20"/>
              </w:rPr>
              <w:t>0.430</w:t>
            </w:r>
          </w:p>
        </w:tc>
      </w:tr>
    </w:tbl>
    <w:p w14:paraId="2DFDF63C" w14:textId="77777777" w:rsidR="00563E2B" w:rsidRPr="00BB2585" w:rsidRDefault="00563E2B" w:rsidP="005341E7">
      <w:pPr>
        <w:spacing w:line="360" w:lineRule="auto"/>
        <w:ind w:firstLine="436"/>
        <w:rPr>
          <w:rFonts w:ascii="Arial" w:hAnsi="Arial" w:cs="Arial"/>
          <w:sz w:val="24"/>
          <w:szCs w:val="24"/>
        </w:rPr>
      </w:pPr>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9"/>
        <w:gridCol w:w="2415"/>
        <w:gridCol w:w="1701"/>
        <w:gridCol w:w="1559"/>
        <w:gridCol w:w="2268"/>
      </w:tblGrid>
      <w:tr w:rsidR="006D3592" w:rsidRPr="000C261F" w14:paraId="6A033702" w14:textId="77777777" w:rsidTr="00601169">
        <w:tc>
          <w:tcPr>
            <w:tcW w:w="1129" w:type="dxa"/>
          </w:tcPr>
          <w:p w14:paraId="639FAA6E" w14:textId="77777777" w:rsidR="006D3592" w:rsidRPr="000C261F" w:rsidRDefault="006D3592" w:rsidP="00601169">
            <w:pPr>
              <w:spacing w:line="360" w:lineRule="auto"/>
              <w:jc w:val="center"/>
              <w:rPr>
                <w:rFonts w:ascii="Arial" w:hAnsi="Arial" w:cs="Arial"/>
                <w:bCs/>
                <w:iCs/>
                <w:sz w:val="20"/>
                <w:szCs w:val="20"/>
              </w:rPr>
            </w:pPr>
            <w:r w:rsidRPr="000C261F">
              <w:rPr>
                <w:rFonts w:ascii="Arial" w:hAnsi="Arial" w:cs="Arial"/>
                <w:bCs/>
                <w:iCs/>
                <w:sz w:val="20"/>
                <w:szCs w:val="20"/>
              </w:rPr>
              <w:lastRenderedPageBreak/>
              <w:t>Hipótese</w:t>
            </w:r>
          </w:p>
        </w:tc>
        <w:tc>
          <w:tcPr>
            <w:tcW w:w="2415" w:type="dxa"/>
          </w:tcPr>
          <w:p w14:paraId="7F5A1B18" w14:textId="77777777" w:rsidR="006D3592" w:rsidRPr="000C261F" w:rsidRDefault="006D3592" w:rsidP="00601169">
            <w:pPr>
              <w:spacing w:line="360" w:lineRule="auto"/>
              <w:jc w:val="center"/>
              <w:rPr>
                <w:rFonts w:ascii="Arial" w:hAnsi="Arial" w:cs="Arial"/>
                <w:bCs/>
                <w:iCs/>
                <w:sz w:val="20"/>
                <w:szCs w:val="20"/>
              </w:rPr>
            </w:pPr>
            <w:r w:rsidRPr="000C261F">
              <w:rPr>
                <w:rFonts w:ascii="Arial" w:hAnsi="Arial" w:cs="Arial"/>
                <w:bCs/>
                <w:iCs/>
                <w:sz w:val="20"/>
                <w:szCs w:val="20"/>
              </w:rPr>
              <w:t>Trajetória</w:t>
            </w:r>
          </w:p>
        </w:tc>
        <w:tc>
          <w:tcPr>
            <w:tcW w:w="1701" w:type="dxa"/>
          </w:tcPr>
          <w:p w14:paraId="3ECE6DD7" w14:textId="77777777" w:rsidR="006D3592" w:rsidRPr="000C261F" w:rsidRDefault="006D3592" w:rsidP="00601169">
            <w:pPr>
              <w:spacing w:line="360" w:lineRule="auto"/>
              <w:jc w:val="center"/>
              <w:rPr>
                <w:rFonts w:ascii="Arial" w:hAnsi="Arial" w:cs="Arial"/>
                <w:bCs/>
                <w:iCs/>
                <w:sz w:val="20"/>
                <w:szCs w:val="20"/>
              </w:rPr>
            </w:pPr>
            <w:r w:rsidRPr="000C261F">
              <w:rPr>
                <w:rFonts w:ascii="Arial" w:hAnsi="Arial" w:cs="Arial"/>
                <w:bCs/>
                <w:iCs/>
                <w:sz w:val="20"/>
                <w:szCs w:val="20"/>
              </w:rPr>
              <w:t>Tipo de Relação</w:t>
            </w:r>
          </w:p>
        </w:tc>
        <w:tc>
          <w:tcPr>
            <w:tcW w:w="1559" w:type="dxa"/>
          </w:tcPr>
          <w:p w14:paraId="1058B058" w14:textId="77777777" w:rsidR="006D3592" w:rsidRPr="000C261F" w:rsidRDefault="006D3592" w:rsidP="00601169">
            <w:pPr>
              <w:spacing w:line="360" w:lineRule="auto"/>
              <w:jc w:val="center"/>
              <w:rPr>
                <w:rFonts w:ascii="Arial" w:hAnsi="Arial" w:cs="Arial"/>
                <w:bCs/>
                <w:iCs/>
                <w:sz w:val="20"/>
                <w:szCs w:val="20"/>
              </w:rPr>
            </w:pPr>
            <w:r w:rsidRPr="000C261F">
              <w:rPr>
                <w:rFonts w:ascii="Arial" w:hAnsi="Arial" w:cs="Arial"/>
                <w:bCs/>
                <w:iCs/>
                <w:sz w:val="20"/>
                <w:szCs w:val="20"/>
              </w:rPr>
              <w:t>Significância</w:t>
            </w:r>
          </w:p>
        </w:tc>
        <w:tc>
          <w:tcPr>
            <w:tcW w:w="2268" w:type="dxa"/>
          </w:tcPr>
          <w:p w14:paraId="3571CE47" w14:textId="77777777" w:rsidR="006D3592" w:rsidRPr="000C261F" w:rsidRDefault="006D3592" w:rsidP="00601169">
            <w:pPr>
              <w:spacing w:line="360" w:lineRule="auto"/>
              <w:jc w:val="center"/>
              <w:rPr>
                <w:rFonts w:ascii="Arial" w:hAnsi="Arial" w:cs="Arial"/>
                <w:bCs/>
                <w:iCs/>
                <w:sz w:val="20"/>
                <w:szCs w:val="20"/>
              </w:rPr>
            </w:pPr>
            <w:r w:rsidRPr="000C261F">
              <w:rPr>
                <w:rFonts w:ascii="Arial" w:hAnsi="Arial" w:cs="Arial"/>
                <w:bCs/>
                <w:iCs/>
                <w:sz w:val="20"/>
                <w:szCs w:val="20"/>
              </w:rPr>
              <w:t>Coeficiente de regressão padronizado</w:t>
            </w:r>
          </w:p>
        </w:tc>
      </w:tr>
      <w:tr w:rsidR="006D3592" w:rsidRPr="000C261F" w14:paraId="1C4D1811" w14:textId="77777777" w:rsidTr="00601169">
        <w:tc>
          <w:tcPr>
            <w:tcW w:w="1129" w:type="dxa"/>
          </w:tcPr>
          <w:p w14:paraId="186230EE" w14:textId="4C2FA374" w:rsidR="006D3592" w:rsidRPr="000C261F" w:rsidRDefault="006D3592" w:rsidP="00601169">
            <w:pPr>
              <w:spacing w:line="360" w:lineRule="auto"/>
              <w:rPr>
                <w:rFonts w:ascii="Arial" w:hAnsi="Arial" w:cs="Arial"/>
                <w:bCs/>
                <w:iCs/>
                <w:sz w:val="20"/>
                <w:szCs w:val="20"/>
              </w:rPr>
            </w:pPr>
            <w:r w:rsidRPr="000C261F">
              <w:rPr>
                <w:rFonts w:ascii="Arial" w:hAnsi="Arial" w:cs="Arial"/>
                <w:bCs/>
                <w:iCs/>
                <w:sz w:val="20"/>
                <w:szCs w:val="20"/>
              </w:rPr>
              <w:t>H</w:t>
            </w:r>
            <w:r w:rsidR="007C00E7">
              <w:rPr>
                <w:rFonts w:ascii="Arial" w:hAnsi="Arial" w:cs="Arial"/>
                <w:bCs/>
                <w:iCs/>
                <w:sz w:val="20"/>
                <w:szCs w:val="20"/>
              </w:rPr>
              <w:t>3</w:t>
            </w:r>
            <w:r w:rsidRPr="000C261F">
              <w:rPr>
                <w:rFonts w:ascii="Arial" w:hAnsi="Arial" w:cs="Arial"/>
                <w:bCs/>
                <w:iCs/>
                <w:sz w:val="20"/>
                <w:szCs w:val="20"/>
              </w:rPr>
              <w:t>.</w:t>
            </w:r>
            <w:r w:rsidR="007C00E7">
              <w:rPr>
                <w:rFonts w:ascii="Arial" w:hAnsi="Arial" w:cs="Arial"/>
                <w:bCs/>
                <w:iCs/>
                <w:sz w:val="20"/>
                <w:szCs w:val="20"/>
              </w:rPr>
              <w:t>3</w:t>
            </w:r>
          </w:p>
        </w:tc>
        <w:tc>
          <w:tcPr>
            <w:tcW w:w="2415" w:type="dxa"/>
          </w:tcPr>
          <w:p w14:paraId="09FBCED7" w14:textId="6BAF9866" w:rsidR="006D3592" w:rsidRPr="000C261F" w:rsidRDefault="007C00E7" w:rsidP="00601169">
            <w:pPr>
              <w:spacing w:line="360" w:lineRule="auto"/>
              <w:rPr>
                <w:rFonts w:ascii="Arial" w:hAnsi="Arial" w:cs="Arial"/>
                <w:bCs/>
                <w:iCs/>
                <w:sz w:val="20"/>
                <w:szCs w:val="20"/>
              </w:rPr>
            </w:pPr>
            <w:r>
              <w:rPr>
                <w:rFonts w:ascii="Arial" w:hAnsi="Arial" w:cs="Arial"/>
                <w:bCs/>
                <w:iCs/>
                <w:sz w:val="20"/>
                <w:szCs w:val="20"/>
              </w:rPr>
              <w:t>Satisfação</w:t>
            </w:r>
            <w:r w:rsidR="006D3592">
              <w:rPr>
                <w:rFonts w:ascii="Arial" w:hAnsi="Arial" w:cs="Arial"/>
                <w:bCs/>
                <w:iCs/>
                <w:sz w:val="20"/>
                <w:szCs w:val="20"/>
              </w:rPr>
              <w:t xml:space="preserve"> → Exaustão</w:t>
            </w:r>
          </w:p>
        </w:tc>
        <w:tc>
          <w:tcPr>
            <w:tcW w:w="1701" w:type="dxa"/>
          </w:tcPr>
          <w:p w14:paraId="1C3AC04F" w14:textId="77777777" w:rsidR="006D3592" w:rsidRPr="000C261F" w:rsidRDefault="006D3592" w:rsidP="00601169">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14F06501" w14:textId="77777777" w:rsidR="006D3592" w:rsidRPr="000C261F" w:rsidRDefault="006D3592" w:rsidP="00601169">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655F83B8" w14:textId="691FD84D" w:rsidR="006D3592" w:rsidRPr="000C261F" w:rsidRDefault="003F79F7" w:rsidP="00601169">
            <w:pPr>
              <w:spacing w:line="360" w:lineRule="auto"/>
              <w:rPr>
                <w:rFonts w:ascii="Arial" w:hAnsi="Arial" w:cs="Arial"/>
                <w:bCs/>
                <w:iCs/>
                <w:sz w:val="20"/>
                <w:szCs w:val="20"/>
              </w:rPr>
            </w:pPr>
            <w:r w:rsidRPr="003F79F7">
              <w:rPr>
                <w:rFonts w:ascii="Arial" w:hAnsi="Arial" w:cs="Arial"/>
                <w:bCs/>
                <w:iCs/>
                <w:sz w:val="20"/>
                <w:szCs w:val="20"/>
              </w:rPr>
              <w:t>-0.692</w:t>
            </w:r>
          </w:p>
        </w:tc>
      </w:tr>
      <w:tr w:rsidR="006D3592" w:rsidRPr="000C261F" w14:paraId="264DBE80" w14:textId="77777777" w:rsidTr="00601169">
        <w:tc>
          <w:tcPr>
            <w:tcW w:w="1129" w:type="dxa"/>
          </w:tcPr>
          <w:p w14:paraId="54A0FF12" w14:textId="5A9E857C" w:rsidR="006D3592" w:rsidRPr="000C261F" w:rsidRDefault="006D3592" w:rsidP="00601169">
            <w:pPr>
              <w:spacing w:line="360" w:lineRule="auto"/>
              <w:rPr>
                <w:rFonts w:ascii="Arial" w:hAnsi="Arial" w:cs="Arial"/>
                <w:bCs/>
                <w:iCs/>
                <w:sz w:val="20"/>
                <w:szCs w:val="20"/>
              </w:rPr>
            </w:pPr>
            <w:r w:rsidRPr="000C261F">
              <w:rPr>
                <w:rFonts w:ascii="Arial" w:hAnsi="Arial" w:cs="Arial"/>
                <w:bCs/>
                <w:iCs/>
                <w:sz w:val="20"/>
                <w:szCs w:val="20"/>
              </w:rPr>
              <w:t>H</w:t>
            </w:r>
            <w:r w:rsidR="007C00E7">
              <w:rPr>
                <w:rFonts w:ascii="Arial" w:hAnsi="Arial" w:cs="Arial"/>
                <w:bCs/>
                <w:iCs/>
                <w:sz w:val="20"/>
                <w:szCs w:val="20"/>
              </w:rPr>
              <w:t>3</w:t>
            </w:r>
            <w:r w:rsidRPr="000C261F">
              <w:rPr>
                <w:rFonts w:ascii="Arial" w:hAnsi="Arial" w:cs="Arial"/>
                <w:bCs/>
                <w:iCs/>
                <w:sz w:val="20"/>
                <w:szCs w:val="20"/>
              </w:rPr>
              <w:t>.</w:t>
            </w:r>
            <w:r w:rsidR="007C00E7">
              <w:rPr>
                <w:rFonts w:ascii="Arial" w:hAnsi="Arial" w:cs="Arial"/>
                <w:bCs/>
                <w:iCs/>
                <w:sz w:val="20"/>
                <w:szCs w:val="20"/>
              </w:rPr>
              <w:t>3</w:t>
            </w:r>
          </w:p>
        </w:tc>
        <w:tc>
          <w:tcPr>
            <w:tcW w:w="2415" w:type="dxa"/>
          </w:tcPr>
          <w:p w14:paraId="3F662689" w14:textId="2CEE1502" w:rsidR="006D3592" w:rsidRPr="000C261F" w:rsidRDefault="007C00E7" w:rsidP="00601169">
            <w:pPr>
              <w:spacing w:line="360" w:lineRule="auto"/>
              <w:rPr>
                <w:rFonts w:ascii="Arial" w:hAnsi="Arial" w:cs="Arial"/>
                <w:bCs/>
                <w:iCs/>
                <w:sz w:val="20"/>
                <w:szCs w:val="20"/>
              </w:rPr>
            </w:pPr>
            <w:proofErr w:type="spellStart"/>
            <w:r>
              <w:rPr>
                <w:rFonts w:ascii="Arial" w:hAnsi="Arial" w:cs="Arial"/>
                <w:bCs/>
                <w:iCs/>
                <w:sz w:val="20"/>
                <w:szCs w:val="20"/>
              </w:rPr>
              <w:t>Satisfação</w:t>
            </w:r>
            <w:r w:rsidR="006D3592">
              <w:rPr>
                <w:rFonts w:ascii="Arial" w:hAnsi="Arial" w:cs="Arial"/>
                <w:bCs/>
                <w:iCs/>
                <w:sz w:val="20"/>
                <w:szCs w:val="20"/>
              </w:rPr>
              <w:t>→Cinismo</w:t>
            </w:r>
            <w:proofErr w:type="spellEnd"/>
          </w:p>
        </w:tc>
        <w:tc>
          <w:tcPr>
            <w:tcW w:w="1701" w:type="dxa"/>
          </w:tcPr>
          <w:p w14:paraId="4CE13D2C" w14:textId="77777777" w:rsidR="006D3592" w:rsidRPr="000C261F" w:rsidRDefault="006D3592" w:rsidP="00601169">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77F48DEF" w14:textId="1C1F5672" w:rsidR="006D3592" w:rsidRPr="000C261F" w:rsidRDefault="003F79F7" w:rsidP="00601169">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7BF5F891" w14:textId="02EE820F" w:rsidR="006D3592" w:rsidRPr="000C261F" w:rsidRDefault="003F79F7" w:rsidP="00601169">
            <w:pPr>
              <w:spacing w:line="360" w:lineRule="auto"/>
              <w:rPr>
                <w:rFonts w:ascii="Arial" w:hAnsi="Arial" w:cs="Arial"/>
                <w:bCs/>
                <w:iCs/>
                <w:sz w:val="20"/>
                <w:szCs w:val="20"/>
              </w:rPr>
            </w:pPr>
            <w:r w:rsidRPr="003F79F7">
              <w:rPr>
                <w:rFonts w:ascii="Arial" w:hAnsi="Arial" w:cs="Arial"/>
                <w:bCs/>
                <w:iCs/>
                <w:sz w:val="20"/>
                <w:szCs w:val="20"/>
              </w:rPr>
              <w:t>-0.806</w:t>
            </w:r>
          </w:p>
        </w:tc>
      </w:tr>
      <w:tr w:rsidR="006D3592" w:rsidRPr="000C261F" w14:paraId="7048F300" w14:textId="77777777" w:rsidTr="00601169">
        <w:tc>
          <w:tcPr>
            <w:tcW w:w="1129" w:type="dxa"/>
          </w:tcPr>
          <w:p w14:paraId="0F91F6AA" w14:textId="0E73D8EA" w:rsidR="006D3592" w:rsidRPr="000C261F" w:rsidRDefault="006D3592" w:rsidP="00601169">
            <w:pPr>
              <w:spacing w:line="360" w:lineRule="auto"/>
              <w:rPr>
                <w:rFonts w:ascii="Arial" w:hAnsi="Arial" w:cs="Arial"/>
                <w:bCs/>
                <w:iCs/>
                <w:sz w:val="20"/>
                <w:szCs w:val="20"/>
              </w:rPr>
            </w:pPr>
            <w:r w:rsidRPr="000C261F">
              <w:rPr>
                <w:rFonts w:ascii="Arial" w:hAnsi="Arial" w:cs="Arial"/>
                <w:bCs/>
                <w:iCs/>
                <w:sz w:val="20"/>
                <w:szCs w:val="20"/>
              </w:rPr>
              <w:t>H</w:t>
            </w:r>
            <w:r w:rsidR="007C00E7">
              <w:rPr>
                <w:rFonts w:ascii="Arial" w:hAnsi="Arial" w:cs="Arial"/>
                <w:bCs/>
                <w:iCs/>
                <w:sz w:val="20"/>
                <w:szCs w:val="20"/>
              </w:rPr>
              <w:t>3</w:t>
            </w:r>
            <w:r w:rsidRPr="000C261F">
              <w:rPr>
                <w:rFonts w:ascii="Arial" w:hAnsi="Arial" w:cs="Arial"/>
                <w:bCs/>
                <w:iCs/>
                <w:sz w:val="20"/>
                <w:szCs w:val="20"/>
              </w:rPr>
              <w:t>.</w:t>
            </w:r>
            <w:r w:rsidR="007C00E7">
              <w:rPr>
                <w:rFonts w:ascii="Arial" w:hAnsi="Arial" w:cs="Arial"/>
                <w:bCs/>
                <w:iCs/>
                <w:sz w:val="20"/>
                <w:szCs w:val="20"/>
              </w:rPr>
              <w:t>3</w:t>
            </w:r>
          </w:p>
        </w:tc>
        <w:tc>
          <w:tcPr>
            <w:tcW w:w="2415" w:type="dxa"/>
          </w:tcPr>
          <w:p w14:paraId="6DB09A24" w14:textId="53BFE9D7" w:rsidR="006D3592" w:rsidRPr="000C261F" w:rsidRDefault="007C00E7" w:rsidP="00601169">
            <w:pPr>
              <w:spacing w:line="360" w:lineRule="auto"/>
              <w:rPr>
                <w:rFonts w:ascii="Arial" w:hAnsi="Arial" w:cs="Arial"/>
                <w:bCs/>
                <w:iCs/>
                <w:sz w:val="20"/>
                <w:szCs w:val="20"/>
              </w:rPr>
            </w:pPr>
            <w:proofErr w:type="spellStart"/>
            <w:r>
              <w:rPr>
                <w:rFonts w:ascii="Arial" w:hAnsi="Arial" w:cs="Arial"/>
                <w:bCs/>
                <w:iCs/>
                <w:sz w:val="20"/>
                <w:szCs w:val="20"/>
              </w:rPr>
              <w:t>Satisfação</w:t>
            </w:r>
            <w:r w:rsidR="006D3592">
              <w:rPr>
                <w:rFonts w:ascii="Arial" w:hAnsi="Arial" w:cs="Arial"/>
                <w:bCs/>
                <w:iCs/>
                <w:sz w:val="20"/>
                <w:szCs w:val="20"/>
              </w:rPr>
              <w:t>→Eficácia</w:t>
            </w:r>
            <w:proofErr w:type="spellEnd"/>
          </w:p>
        </w:tc>
        <w:tc>
          <w:tcPr>
            <w:tcW w:w="1701" w:type="dxa"/>
          </w:tcPr>
          <w:p w14:paraId="2B1654BC" w14:textId="77777777" w:rsidR="006D3592" w:rsidRPr="000C261F" w:rsidRDefault="006D3592" w:rsidP="00601169">
            <w:pPr>
              <w:spacing w:line="360" w:lineRule="auto"/>
              <w:rPr>
                <w:rFonts w:ascii="Arial" w:hAnsi="Arial" w:cs="Arial"/>
                <w:bCs/>
                <w:iCs/>
                <w:sz w:val="20"/>
                <w:szCs w:val="20"/>
              </w:rPr>
            </w:pPr>
            <w:r>
              <w:rPr>
                <w:rFonts w:ascii="Arial" w:hAnsi="Arial" w:cs="Arial"/>
                <w:bCs/>
                <w:iCs/>
                <w:sz w:val="20"/>
                <w:szCs w:val="20"/>
              </w:rPr>
              <w:t>Positiva</w:t>
            </w:r>
          </w:p>
        </w:tc>
        <w:tc>
          <w:tcPr>
            <w:tcW w:w="1559" w:type="dxa"/>
          </w:tcPr>
          <w:p w14:paraId="12BD7B4E" w14:textId="77777777" w:rsidR="006D3592" w:rsidRPr="000C261F" w:rsidRDefault="006D3592" w:rsidP="00601169">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0A300BFF" w14:textId="5033410C" w:rsidR="006D3592" w:rsidRPr="000C261F" w:rsidRDefault="007D179E" w:rsidP="00601169">
            <w:pPr>
              <w:spacing w:line="360" w:lineRule="auto"/>
              <w:rPr>
                <w:rFonts w:ascii="Arial" w:hAnsi="Arial" w:cs="Arial"/>
                <w:bCs/>
                <w:iCs/>
                <w:sz w:val="20"/>
                <w:szCs w:val="20"/>
              </w:rPr>
            </w:pPr>
            <w:r w:rsidRPr="007D179E">
              <w:rPr>
                <w:rFonts w:ascii="Arial" w:hAnsi="Arial" w:cs="Arial"/>
                <w:bCs/>
                <w:iCs/>
                <w:sz w:val="20"/>
                <w:szCs w:val="20"/>
              </w:rPr>
              <w:t>0.790</w:t>
            </w:r>
          </w:p>
        </w:tc>
      </w:tr>
    </w:tbl>
    <w:p w14:paraId="005BFA58" w14:textId="6873C5AA" w:rsidR="006D3592" w:rsidRDefault="006D3592" w:rsidP="005341E7">
      <w:pPr>
        <w:spacing w:line="360" w:lineRule="auto"/>
        <w:ind w:left="720"/>
        <w:rPr>
          <w:rFonts w:ascii="Arial" w:hAnsi="Arial" w:cs="Arial"/>
          <w:b/>
          <w:bCs/>
          <w:i/>
          <w:iCs/>
          <w:sz w:val="24"/>
          <w:szCs w:val="24"/>
        </w:rPr>
      </w:pPr>
    </w:p>
    <w:p w14:paraId="3C72FA40" w14:textId="21F74DE1" w:rsidR="00C945BB" w:rsidRDefault="00C945BB" w:rsidP="005341E7">
      <w:pPr>
        <w:spacing w:line="360" w:lineRule="auto"/>
        <w:ind w:left="720"/>
        <w:rPr>
          <w:rFonts w:ascii="Arial" w:hAnsi="Arial" w:cs="Arial"/>
          <w:b/>
          <w:bCs/>
          <w:i/>
          <w:iCs/>
          <w:sz w:val="24"/>
          <w:szCs w:val="24"/>
        </w:rPr>
      </w:pPr>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9"/>
        <w:gridCol w:w="2415"/>
        <w:gridCol w:w="1701"/>
        <w:gridCol w:w="1559"/>
        <w:gridCol w:w="2268"/>
      </w:tblGrid>
      <w:tr w:rsidR="00C945BB" w14:paraId="47409EC4" w14:textId="77777777" w:rsidTr="00601169">
        <w:tc>
          <w:tcPr>
            <w:tcW w:w="1129" w:type="dxa"/>
          </w:tcPr>
          <w:p w14:paraId="5A8FB5E1" w14:textId="77777777" w:rsidR="00C945BB" w:rsidRPr="000C261F" w:rsidRDefault="00C945BB" w:rsidP="00601169">
            <w:pPr>
              <w:spacing w:line="360" w:lineRule="auto"/>
              <w:jc w:val="center"/>
              <w:rPr>
                <w:rFonts w:ascii="Arial" w:hAnsi="Arial" w:cs="Arial"/>
                <w:bCs/>
                <w:iCs/>
                <w:sz w:val="20"/>
                <w:szCs w:val="20"/>
              </w:rPr>
            </w:pPr>
            <w:r w:rsidRPr="000C261F">
              <w:rPr>
                <w:rFonts w:ascii="Arial" w:hAnsi="Arial" w:cs="Arial"/>
                <w:bCs/>
                <w:iCs/>
                <w:sz w:val="20"/>
                <w:szCs w:val="20"/>
              </w:rPr>
              <w:t>Hipótese</w:t>
            </w:r>
          </w:p>
        </w:tc>
        <w:tc>
          <w:tcPr>
            <w:tcW w:w="2415" w:type="dxa"/>
          </w:tcPr>
          <w:p w14:paraId="56414F94" w14:textId="77777777" w:rsidR="00C945BB" w:rsidRPr="000C261F" w:rsidRDefault="00C945BB" w:rsidP="00601169">
            <w:pPr>
              <w:spacing w:line="360" w:lineRule="auto"/>
              <w:jc w:val="center"/>
              <w:rPr>
                <w:rFonts w:ascii="Arial" w:hAnsi="Arial" w:cs="Arial"/>
                <w:bCs/>
                <w:iCs/>
                <w:sz w:val="20"/>
                <w:szCs w:val="20"/>
              </w:rPr>
            </w:pPr>
            <w:r w:rsidRPr="000C261F">
              <w:rPr>
                <w:rFonts w:ascii="Arial" w:hAnsi="Arial" w:cs="Arial"/>
                <w:bCs/>
                <w:iCs/>
                <w:sz w:val="20"/>
                <w:szCs w:val="20"/>
              </w:rPr>
              <w:t>Trajetória</w:t>
            </w:r>
          </w:p>
        </w:tc>
        <w:tc>
          <w:tcPr>
            <w:tcW w:w="1701" w:type="dxa"/>
          </w:tcPr>
          <w:p w14:paraId="2296CE9D" w14:textId="77777777" w:rsidR="00C945BB" w:rsidRPr="000C261F" w:rsidRDefault="00C945BB" w:rsidP="00601169">
            <w:pPr>
              <w:spacing w:line="360" w:lineRule="auto"/>
              <w:jc w:val="center"/>
              <w:rPr>
                <w:rFonts w:ascii="Arial" w:hAnsi="Arial" w:cs="Arial"/>
                <w:bCs/>
                <w:iCs/>
                <w:sz w:val="20"/>
                <w:szCs w:val="20"/>
              </w:rPr>
            </w:pPr>
            <w:r w:rsidRPr="000C261F">
              <w:rPr>
                <w:rFonts w:ascii="Arial" w:hAnsi="Arial" w:cs="Arial"/>
                <w:bCs/>
                <w:iCs/>
                <w:sz w:val="20"/>
                <w:szCs w:val="20"/>
              </w:rPr>
              <w:t>Tipo de Relação</w:t>
            </w:r>
          </w:p>
        </w:tc>
        <w:tc>
          <w:tcPr>
            <w:tcW w:w="1559" w:type="dxa"/>
          </w:tcPr>
          <w:p w14:paraId="0E811B74" w14:textId="77777777" w:rsidR="00C945BB" w:rsidRPr="000C261F" w:rsidRDefault="00C945BB" w:rsidP="00601169">
            <w:pPr>
              <w:spacing w:line="360" w:lineRule="auto"/>
              <w:jc w:val="center"/>
              <w:rPr>
                <w:rFonts w:ascii="Arial" w:hAnsi="Arial" w:cs="Arial"/>
                <w:bCs/>
                <w:iCs/>
                <w:sz w:val="20"/>
                <w:szCs w:val="20"/>
              </w:rPr>
            </w:pPr>
            <w:r w:rsidRPr="000C261F">
              <w:rPr>
                <w:rFonts w:ascii="Arial" w:hAnsi="Arial" w:cs="Arial"/>
                <w:bCs/>
                <w:iCs/>
                <w:sz w:val="20"/>
                <w:szCs w:val="20"/>
              </w:rPr>
              <w:t>Significância</w:t>
            </w:r>
          </w:p>
        </w:tc>
        <w:tc>
          <w:tcPr>
            <w:tcW w:w="2268" w:type="dxa"/>
          </w:tcPr>
          <w:p w14:paraId="0A06F062" w14:textId="77777777" w:rsidR="00C945BB" w:rsidRPr="000C261F" w:rsidRDefault="00C945BB" w:rsidP="00601169">
            <w:pPr>
              <w:spacing w:line="360" w:lineRule="auto"/>
              <w:jc w:val="center"/>
              <w:rPr>
                <w:rFonts w:ascii="Arial" w:hAnsi="Arial" w:cs="Arial"/>
                <w:bCs/>
                <w:iCs/>
                <w:sz w:val="20"/>
                <w:szCs w:val="20"/>
              </w:rPr>
            </w:pPr>
            <w:r w:rsidRPr="000C261F">
              <w:rPr>
                <w:rFonts w:ascii="Arial" w:hAnsi="Arial" w:cs="Arial"/>
                <w:bCs/>
                <w:iCs/>
                <w:sz w:val="20"/>
                <w:szCs w:val="20"/>
              </w:rPr>
              <w:t>Coeficiente de regressão padronizado</w:t>
            </w:r>
          </w:p>
        </w:tc>
      </w:tr>
      <w:tr w:rsidR="00C945BB" w14:paraId="72AABD4B" w14:textId="77777777" w:rsidTr="00601169">
        <w:tc>
          <w:tcPr>
            <w:tcW w:w="1129" w:type="dxa"/>
          </w:tcPr>
          <w:p w14:paraId="1517A3C4" w14:textId="42D81FEE" w:rsidR="00C945BB" w:rsidRPr="000C261F" w:rsidRDefault="00C945BB" w:rsidP="00601169">
            <w:pPr>
              <w:spacing w:line="360" w:lineRule="auto"/>
              <w:rPr>
                <w:rFonts w:ascii="Arial" w:hAnsi="Arial" w:cs="Arial"/>
                <w:bCs/>
                <w:iCs/>
                <w:sz w:val="20"/>
                <w:szCs w:val="20"/>
              </w:rPr>
            </w:pPr>
            <w:r w:rsidRPr="000C261F">
              <w:rPr>
                <w:rFonts w:ascii="Arial" w:hAnsi="Arial" w:cs="Arial"/>
                <w:bCs/>
                <w:iCs/>
                <w:sz w:val="20"/>
                <w:szCs w:val="20"/>
              </w:rPr>
              <w:t>H</w:t>
            </w:r>
            <w:r w:rsidR="00D916E6">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415" w:type="dxa"/>
          </w:tcPr>
          <w:p w14:paraId="46F25285" w14:textId="7CAEAD65" w:rsidR="00C945BB" w:rsidRPr="000C261F" w:rsidRDefault="00D916E6" w:rsidP="00601169">
            <w:pPr>
              <w:spacing w:line="360" w:lineRule="auto"/>
              <w:rPr>
                <w:rFonts w:ascii="Arial" w:hAnsi="Arial" w:cs="Arial"/>
                <w:bCs/>
                <w:iCs/>
                <w:sz w:val="20"/>
                <w:szCs w:val="20"/>
              </w:rPr>
            </w:pPr>
            <w:proofErr w:type="spellStart"/>
            <w:r>
              <w:rPr>
                <w:rFonts w:ascii="Arial" w:hAnsi="Arial" w:cs="Arial"/>
                <w:bCs/>
                <w:iCs/>
                <w:sz w:val="20"/>
                <w:szCs w:val="20"/>
              </w:rPr>
              <w:t>Inst</w:t>
            </w:r>
            <w:r w:rsidR="00C945BB" w:rsidRPr="000C261F">
              <w:rPr>
                <w:rFonts w:ascii="Arial" w:hAnsi="Arial" w:cs="Arial"/>
                <w:bCs/>
                <w:iCs/>
                <w:sz w:val="20"/>
                <w:szCs w:val="20"/>
              </w:rPr>
              <w:t>.</w:t>
            </w:r>
            <w:r>
              <w:rPr>
                <w:rFonts w:ascii="Arial" w:hAnsi="Arial" w:cs="Arial"/>
                <w:bCs/>
                <w:iCs/>
                <w:sz w:val="20"/>
                <w:szCs w:val="20"/>
              </w:rPr>
              <w:t>Tarefa</w:t>
            </w:r>
            <w:proofErr w:type="spellEnd"/>
            <w:r w:rsidR="00C945BB">
              <w:rPr>
                <w:rFonts w:ascii="Arial" w:hAnsi="Arial" w:cs="Arial"/>
                <w:bCs/>
                <w:iCs/>
                <w:sz w:val="20"/>
                <w:szCs w:val="20"/>
              </w:rPr>
              <w:t>→ Exaustão</w:t>
            </w:r>
          </w:p>
        </w:tc>
        <w:tc>
          <w:tcPr>
            <w:tcW w:w="1701" w:type="dxa"/>
          </w:tcPr>
          <w:p w14:paraId="59549A9F" w14:textId="5F53C01E" w:rsidR="00C945BB" w:rsidRPr="000C261F" w:rsidRDefault="00AB3673" w:rsidP="00601169">
            <w:pPr>
              <w:spacing w:line="360" w:lineRule="auto"/>
              <w:rPr>
                <w:rFonts w:ascii="Arial" w:hAnsi="Arial" w:cs="Arial"/>
                <w:bCs/>
                <w:iCs/>
                <w:sz w:val="20"/>
                <w:szCs w:val="20"/>
              </w:rPr>
            </w:pPr>
            <w:r>
              <w:rPr>
                <w:rFonts w:ascii="Arial" w:hAnsi="Arial" w:cs="Arial"/>
                <w:bCs/>
                <w:iCs/>
                <w:sz w:val="20"/>
                <w:szCs w:val="20"/>
              </w:rPr>
              <w:t>Positiva</w:t>
            </w:r>
          </w:p>
        </w:tc>
        <w:tc>
          <w:tcPr>
            <w:tcW w:w="1559" w:type="dxa"/>
          </w:tcPr>
          <w:p w14:paraId="1DBCAB97" w14:textId="77777777" w:rsidR="00C945BB" w:rsidRPr="000C261F" w:rsidRDefault="00C945BB" w:rsidP="00601169">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6A0F93EC" w14:textId="444DB0B7" w:rsidR="00C945BB" w:rsidRPr="000C261F" w:rsidRDefault="00E97148" w:rsidP="00601169">
            <w:pPr>
              <w:spacing w:line="360" w:lineRule="auto"/>
              <w:rPr>
                <w:rFonts w:ascii="Arial" w:hAnsi="Arial" w:cs="Arial"/>
                <w:bCs/>
                <w:iCs/>
                <w:sz w:val="20"/>
                <w:szCs w:val="20"/>
              </w:rPr>
            </w:pPr>
            <w:r w:rsidRPr="00E97148">
              <w:rPr>
                <w:rFonts w:ascii="Arial" w:hAnsi="Arial" w:cs="Arial"/>
                <w:bCs/>
                <w:iCs/>
                <w:sz w:val="20"/>
                <w:szCs w:val="20"/>
              </w:rPr>
              <w:t>0.280</w:t>
            </w:r>
          </w:p>
        </w:tc>
      </w:tr>
      <w:tr w:rsidR="00C945BB" w14:paraId="24EEB3EE" w14:textId="77777777" w:rsidTr="00601169">
        <w:tc>
          <w:tcPr>
            <w:tcW w:w="1129" w:type="dxa"/>
          </w:tcPr>
          <w:p w14:paraId="1B2CCA0E" w14:textId="58516442" w:rsidR="00C945BB" w:rsidRPr="000C261F" w:rsidRDefault="00C945BB" w:rsidP="00601169">
            <w:pPr>
              <w:spacing w:line="360" w:lineRule="auto"/>
              <w:rPr>
                <w:rFonts w:ascii="Arial" w:hAnsi="Arial" w:cs="Arial"/>
                <w:bCs/>
                <w:iCs/>
                <w:sz w:val="20"/>
                <w:szCs w:val="20"/>
              </w:rPr>
            </w:pPr>
            <w:r w:rsidRPr="000C261F">
              <w:rPr>
                <w:rFonts w:ascii="Arial" w:hAnsi="Arial" w:cs="Arial"/>
                <w:bCs/>
                <w:iCs/>
                <w:sz w:val="20"/>
                <w:szCs w:val="20"/>
              </w:rPr>
              <w:t>H</w:t>
            </w:r>
            <w:r w:rsidR="00D916E6">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415" w:type="dxa"/>
          </w:tcPr>
          <w:p w14:paraId="20502C77" w14:textId="6CF135ED" w:rsidR="00C945BB" w:rsidRPr="000C261F" w:rsidRDefault="00D916E6" w:rsidP="0060116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r w:rsidR="00C945BB">
              <w:rPr>
                <w:rFonts w:ascii="Arial" w:hAnsi="Arial" w:cs="Arial"/>
                <w:bCs/>
                <w:iCs/>
                <w:sz w:val="20"/>
                <w:szCs w:val="20"/>
              </w:rPr>
              <w:t>→Cinismo</w:t>
            </w:r>
            <w:proofErr w:type="spellEnd"/>
          </w:p>
        </w:tc>
        <w:tc>
          <w:tcPr>
            <w:tcW w:w="1701" w:type="dxa"/>
          </w:tcPr>
          <w:p w14:paraId="3EC69F9B" w14:textId="4E0F3CF4" w:rsidR="00C945BB" w:rsidRPr="000C261F" w:rsidRDefault="00AB3673" w:rsidP="00601169">
            <w:pPr>
              <w:spacing w:line="360" w:lineRule="auto"/>
              <w:rPr>
                <w:rFonts w:ascii="Arial" w:hAnsi="Arial" w:cs="Arial"/>
                <w:bCs/>
                <w:iCs/>
                <w:sz w:val="20"/>
                <w:szCs w:val="20"/>
              </w:rPr>
            </w:pPr>
            <w:r>
              <w:rPr>
                <w:rFonts w:ascii="Arial" w:hAnsi="Arial" w:cs="Arial"/>
                <w:bCs/>
                <w:iCs/>
                <w:sz w:val="20"/>
                <w:szCs w:val="20"/>
              </w:rPr>
              <w:t>Positiva</w:t>
            </w:r>
          </w:p>
        </w:tc>
        <w:tc>
          <w:tcPr>
            <w:tcW w:w="1559" w:type="dxa"/>
          </w:tcPr>
          <w:p w14:paraId="64E5D6FF" w14:textId="77777777" w:rsidR="00C945BB" w:rsidRPr="000C261F" w:rsidRDefault="00C945BB" w:rsidP="00601169">
            <w:pPr>
              <w:spacing w:line="360" w:lineRule="auto"/>
              <w:rPr>
                <w:rFonts w:ascii="Arial" w:hAnsi="Arial" w:cs="Arial"/>
                <w:bCs/>
                <w:iCs/>
                <w:sz w:val="20"/>
                <w:szCs w:val="20"/>
              </w:rPr>
            </w:pPr>
            <w:r w:rsidRPr="003D3CD2">
              <w:rPr>
                <w:rFonts w:ascii="Arial" w:hAnsi="Arial" w:cs="Arial"/>
                <w:bCs/>
                <w:iCs/>
                <w:sz w:val="20"/>
                <w:szCs w:val="20"/>
              </w:rPr>
              <w:t>0.006</w:t>
            </w:r>
          </w:p>
        </w:tc>
        <w:tc>
          <w:tcPr>
            <w:tcW w:w="2268" w:type="dxa"/>
          </w:tcPr>
          <w:p w14:paraId="6075DEBC" w14:textId="39FEC82B" w:rsidR="00C945BB" w:rsidRPr="000C261F" w:rsidRDefault="007D179E" w:rsidP="00601169">
            <w:pPr>
              <w:spacing w:line="360" w:lineRule="auto"/>
              <w:rPr>
                <w:rFonts w:ascii="Arial" w:hAnsi="Arial" w:cs="Arial"/>
                <w:bCs/>
                <w:iCs/>
                <w:sz w:val="20"/>
                <w:szCs w:val="20"/>
              </w:rPr>
            </w:pPr>
            <w:r w:rsidRPr="007D179E">
              <w:rPr>
                <w:rFonts w:ascii="Arial" w:hAnsi="Arial" w:cs="Arial"/>
                <w:bCs/>
                <w:iCs/>
                <w:sz w:val="20"/>
                <w:szCs w:val="20"/>
              </w:rPr>
              <w:t>0.350</w:t>
            </w:r>
          </w:p>
        </w:tc>
      </w:tr>
      <w:tr w:rsidR="00C945BB" w14:paraId="772E11D1" w14:textId="77777777" w:rsidTr="00601169">
        <w:tc>
          <w:tcPr>
            <w:tcW w:w="1129" w:type="dxa"/>
          </w:tcPr>
          <w:p w14:paraId="74797EEF" w14:textId="609C698A" w:rsidR="00C945BB" w:rsidRPr="000C261F" w:rsidRDefault="00C945BB" w:rsidP="00601169">
            <w:pPr>
              <w:spacing w:line="360" w:lineRule="auto"/>
              <w:rPr>
                <w:rFonts w:ascii="Arial" w:hAnsi="Arial" w:cs="Arial"/>
                <w:bCs/>
                <w:iCs/>
                <w:sz w:val="20"/>
                <w:szCs w:val="20"/>
              </w:rPr>
            </w:pPr>
            <w:r w:rsidRPr="000C261F">
              <w:rPr>
                <w:rFonts w:ascii="Arial" w:hAnsi="Arial" w:cs="Arial"/>
                <w:bCs/>
                <w:iCs/>
                <w:sz w:val="20"/>
                <w:szCs w:val="20"/>
              </w:rPr>
              <w:t>H</w:t>
            </w:r>
            <w:r w:rsidR="00D916E6">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415" w:type="dxa"/>
          </w:tcPr>
          <w:p w14:paraId="74078FFB" w14:textId="6C41B321" w:rsidR="00C945BB" w:rsidRPr="000C261F" w:rsidRDefault="00D916E6" w:rsidP="0060116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r w:rsidR="00C945BB">
              <w:rPr>
                <w:rFonts w:ascii="Arial" w:hAnsi="Arial" w:cs="Arial"/>
                <w:bCs/>
                <w:iCs/>
                <w:sz w:val="20"/>
                <w:szCs w:val="20"/>
              </w:rPr>
              <w:t>→Eficácia</w:t>
            </w:r>
            <w:proofErr w:type="spellEnd"/>
          </w:p>
        </w:tc>
        <w:tc>
          <w:tcPr>
            <w:tcW w:w="1701" w:type="dxa"/>
          </w:tcPr>
          <w:p w14:paraId="612B8572" w14:textId="1183667F" w:rsidR="00C945BB" w:rsidRPr="000C261F" w:rsidRDefault="00AB3673" w:rsidP="00601169">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5DAB4A97" w14:textId="71803AC2" w:rsidR="00C945BB" w:rsidRPr="000C261F" w:rsidRDefault="00E97148" w:rsidP="00601169">
            <w:pPr>
              <w:spacing w:line="360" w:lineRule="auto"/>
              <w:rPr>
                <w:rFonts w:ascii="Arial" w:hAnsi="Arial" w:cs="Arial"/>
                <w:bCs/>
                <w:iCs/>
                <w:sz w:val="20"/>
                <w:szCs w:val="20"/>
              </w:rPr>
            </w:pPr>
            <w:r w:rsidRPr="00E97148">
              <w:rPr>
                <w:rFonts w:ascii="Arial" w:hAnsi="Arial" w:cs="Arial"/>
                <w:bCs/>
                <w:iCs/>
                <w:sz w:val="20"/>
                <w:szCs w:val="20"/>
              </w:rPr>
              <w:t>0.032</w:t>
            </w:r>
          </w:p>
        </w:tc>
        <w:tc>
          <w:tcPr>
            <w:tcW w:w="2268" w:type="dxa"/>
          </w:tcPr>
          <w:p w14:paraId="0F597D71" w14:textId="200BC3A7" w:rsidR="00C945BB" w:rsidRPr="000C261F" w:rsidRDefault="00E97148" w:rsidP="00601169">
            <w:pPr>
              <w:spacing w:line="360" w:lineRule="auto"/>
              <w:rPr>
                <w:rFonts w:ascii="Arial" w:hAnsi="Arial" w:cs="Arial"/>
                <w:bCs/>
                <w:iCs/>
                <w:sz w:val="20"/>
                <w:szCs w:val="20"/>
              </w:rPr>
            </w:pPr>
            <w:r w:rsidRPr="00E97148">
              <w:rPr>
                <w:rFonts w:ascii="Arial" w:hAnsi="Arial" w:cs="Arial"/>
                <w:bCs/>
                <w:iCs/>
                <w:sz w:val="20"/>
                <w:szCs w:val="20"/>
              </w:rPr>
              <w:t>-0.115</w:t>
            </w:r>
          </w:p>
        </w:tc>
      </w:tr>
      <w:tr w:rsidR="00C945BB" w14:paraId="39E39424" w14:textId="77777777" w:rsidTr="00601169">
        <w:tc>
          <w:tcPr>
            <w:tcW w:w="1129" w:type="dxa"/>
          </w:tcPr>
          <w:p w14:paraId="3D6E80DA" w14:textId="1EE279EC" w:rsidR="00C945BB" w:rsidRPr="000C261F" w:rsidRDefault="00C945BB" w:rsidP="00601169">
            <w:pPr>
              <w:spacing w:line="360" w:lineRule="auto"/>
              <w:rPr>
                <w:rFonts w:ascii="Arial" w:hAnsi="Arial" w:cs="Arial"/>
                <w:bCs/>
                <w:iCs/>
                <w:sz w:val="20"/>
                <w:szCs w:val="20"/>
              </w:rPr>
            </w:pPr>
            <w:r w:rsidRPr="000C261F">
              <w:rPr>
                <w:rFonts w:ascii="Arial" w:hAnsi="Arial" w:cs="Arial"/>
                <w:bCs/>
                <w:iCs/>
                <w:sz w:val="20"/>
                <w:szCs w:val="20"/>
              </w:rPr>
              <w:t>H</w:t>
            </w:r>
            <w:r w:rsidR="00D916E6">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415" w:type="dxa"/>
          </w:tcPr>
          <w:p w14:paraId="535203D6" w14:textId="543EF5E6" w:rsidR="00C945BB" w:rsidRPr="000C261F" w:rsidRDefault="00D916E6" w:rsidP="0060116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w:t>
            </w:r>
            <w:r w:rsidR="00C945BB">
              <w:rPr>
                <w:rFonts w:ascii="Arial" w:hAnsi="Arial" w:cs="Arial"/>
                <w:bCs/>
                <w:iCs/>
                <w:sz w:val="20"/>
                <w:szCs w:val="20"/>
              </w:rPr>
              <w:t>→Exaustão</w:t>
            </w:r>
            <w:proofErr w:type="spellEnd"/>
          </w:p>
        </w:tc>
        <w:tc>
          <w:tcPr>
            <w:tcW w:w="1701" w:type="dxa"/>
          </w:tcPr>
          <w:p w14:paraId="0C69FE04" w14:textId="1D4B2951" w:rsidR="00C945BB" w:rsidRPr="000C261F" w:rsidRDefault="00AB3673" w:rsidP="00601169">
            <w:pPr>
              <w:spacing w:line="360" w:lineRule="auto"/>
              <w:rPr>
                <w:rFonts w:ascii="Arial" w:hAnsi="Arial" w:cs="Arial"/>
                <w:bCs/>
                <w:iCs/>
                <w:sz w:val="20"/>
                <w:szCs w:val="20"/>
              </w:rPr>
            </w:pPr>
            <w:r>
              <w:rPr>
                <w:rFonts w:ascii="Arial" w:hAnsi="Arial" w:cs="Arial"/>
                <w:bCs/>
                <w:iCs/>
                <w:sz w:val="20"/>
                <w:szCs w:val="20"/>
              </w:rPr>
              <w:t>Positiva</w:t>
            </w:r>
          </w:p>
        </w:tc>
        <w:tc>
          <w:tcPr>
            <w:tcW w:w="1559" w:type="dxa"/>
          </w:tcPr>
          <w:p w14:paraId="594287B0" w14:textId="77777777" w:rsidR="00C945BB" w:rsidRPr="000C261F" w:rsidRDefault="00C945BB" w:rsidP="00601169">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685C5988" w14:textId="62E96A47" w:rsidR="00C945BB" w:rsidRPr="000C261F" w:rsidRDefault="00E97148" w:rsidP="00601169">
            <w:pPr>
              <w:spacing w:line="360" w:lineRule="auto"/>
              <w:rPr>
                <w:rFonts w:ascii="Arial" w:hAnsi="Arial" w:cs="Arial"/>
                <w:bCs/>
                <w:iCs/>
                <w:sz w:val="20"/>
                <w:szCs w:val="20"/>
              </w:rPr>
            </w:pPr>
            <w:r w:rsidRPr="00E97148">
              <w:rPr>
                <w:rFonts w:ascii="Arial" w:hAnsi="Arial" w:cs="Arial"/>
                <w:bCs/>
                <w:iCs/>
                <w:sz w:val="20"/>
                <w:szCs w:val="20"/>
              </w:rPr>
              <w:t>0.438</w:t>
            </w:r>
          </w:p>
        </w:tc>
      </w:tr>
      <w:tr w:rsidR="00C945BB" w14:paraId="5D31566E" w14:textId="77777777" w:rsidTr="00601169">
        <w:tc>
          <w:tcPr>
            <w:tcW w:w="1129" w:type="dxa"/>
          </w:tcPr>
          <w:p w14:paraId="6AB70BD5" w14:textId="57B89CFA" w:rsidR="00C945BB" w:rsidRPr="000C261F" w:rsidRDefault="00C945BB" w:rsidP="00601169">
            <w:pPr>
              <w:spacing w:line="360" w:lineRule="auto"/>
              <w:rPr>
                <w:rFonts w:ascii="Arial" w:hAnsi="Arial" w:cs="Arial"/>
                <w:bCs/>
                <w:iCs/>
                <w:sz w:val="20"/>
                <w:szCs w:val="20"/>
              </w:rPr>
            </w:pPr>
            <w:r w:rsidRPr="000C261F">
              <w:rPr>
                <w:rFonts w:ascii="Arial" w:hAnsi="Arial" w:cs="Arial"/>
                <w:bCs/>
                <w:iCs/>
                <w:sz w:val="20"/>
                <w:szCs w:val="20"/>
              </w:rPr>
              <w:t>H</w:t>
            </w:r>
            <w:r w:rsidR="00D916E6">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415" w:type="dxa"/>
          </w:tcPr>
          <w:p w14:paraId="0B4DD3A8" w14:textId="0E6C5C4A" w:rsidR="00C945BB" w:rsidRPr="000C261F" w:rsidRDefault="00066FF9" w:rsidP="0060116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w:t>
            </w:r>
            <w:r w:rsidR="00C945BB">
              <w:rPr>
                <w:rFonts w:ascii="Arial" w:hAnsi="Arial" w:cs="Arial"/>
                <w:bCs/>
                <w:iCs/>
                <w:sz w:val="20"/>
                <w:szCs w:val="20"/>
              </w:rPr>
              <w:t>→Cinismo</w:t>
            </w:r>
            <w:proofErr w:type="spellEnd"/>
          </w:p>
        </w:tc>
        <w:tc>
          <w:tcPr>
            <w:tcW w:w="1701" w:type="dxa"/>
          </w:tcPr>
          <w:p w14:paraId="43BD8F60" w14:textId="39FECA89" w:rsidR="00C945BB" w:rsidRPr="000C261F" w:rsidRDefault="00AB3673" w:rsidP="00601169">
            <w:pPr>
              <w:spacing w:line="360" w:lineRule="auto"/>
              <w:rPr>
                <w:rFonts w:ascii="Arial" w:hAnsi="Arial" w:cs="Arial"/>
                <w:bCs/>
                <w:iCs/>
                <w:sz w:val="20"/>
                <w:szCs w:val="20"/>
              </w:rPr>
            </w:pPr>
            <w:r>
              <w:rPr>
                <w:rFonts w:ascii="Arial" w:hAnsi="Arial" w:cs="Arial"/>
                <w:bCs/>
                <w:iCs/>
                <w:sz w:val="20"/>
                <w:szCs w:val="20"/>
              </w:rPr>
              <w:t>Positiva</w:t>
            </w:r>
          </w:p>
        </w:tc>
        <w:tc>
          <w:tcPr>
            <w:tcW w:w="1559" w:type="dxa"/>
          </w:tcPr>
          <w:p w14:paraId="5A322A51" w14:textId="77777777" w:rsidR="00C945BB" w:rsidRPr="000C261F" w:rsidRDefault="00C945BB" w:rsidP="00601169">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518E5A77" w14:textId="17E70FA4" w:rsidR="00C945BB" w:rsidRPr="000C261F" w:rsidRDefault="00E97148" w:rsidP="00601169">
            <w:pPr>
              <w:spacing w:line="360" w:lineRule="auto"/>
              <w:rPr>
                <w:rFonts w:ascii="Arial" w:hAnsi="Arial" w:cs="Arial"/>
                <w:bCs/>
                <w:iCs/>
                <w:sz w:val="20"/>
                <w:szCs w:val="20"/>
              </w:rPr>
            </w:pPr>
            <w:r w:rsidRPr="00E97148">
              <w:rPr>
                <w:rFonts w:ascii="Arial" w:hAnsi="Arial" w:cs="Arial"/>
                <w:bCs/>
                <w:iCs/>
                <w:sz w:val="20"/>
                <w:szCs w:val="20"/>
              </w:rPr>
              <w:t>0.526</w:t>
            </w:r>
          </w:p>
        </w:tc>
      </w:tr>
      <w:tr w:rsidR="00C945BB" w14:paraId="655B8D12" w14:textId="77777777" w:rsidTr="00601169">
        <w:tc>
          <w:tcPr>
            <w:tcW w:w="1129" w:type="dxa"/>
          </w:tcPr>
          <w:p w14:paraId="48CD9393" w14:textId="078D817A" w:rsidR="00C945BB" w:rsidRPr="000C261F" w:rsidRDefault="00C945BB" w:rsidP="00601169">
            <w:pPr>
              <w:spacing w:line="360" w:lineRule="auto"/>
              <w:rPr>
                <w:rFonts w:ascii="Arial" w:hAnsi="Arial" w:cs="Arial"/>
                <w:bCs/>
                <w:iCs/>
                <w:sz w:val="20"/>
                <w:szCs w:val="20"/>
              </w:rPr>
            </w:pPr>
            <w:r w:rsidRPr="000C261F">
              <w:rPr>
                <w:rFonts w:ascii="Arial" w:hAnsi="Arial" w:cs="Arial"/>
                <w:bCs/>
                <w:iCs/>
                <w:sz w:val="20"/>
                <w:szCs w:val="20"/>
              </w:rPr>
              <w:t>H</w:t>
            </w:r>
            <w:r w:rsidR="00D916E6">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415" w:type="dxa"/>
          </w:tcPr>
          <w:p w14:paraId="11A35189" w14:textId="6E1D2D4A" w:rsidR="00C945BB" w:rsidRPr="000C261F" w:rsidRDefault="00066FF9" w:rsidP="0060116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w:t>
            </w:r>
            <w:r w:rsidR="00C945BB">
              <w:rPr>
                <w:rFonts w:ascii="Arial" w:hAnsi="Arial" w:cs="Arial"/>
                <w:bCs/>
                <w:iCs/>
                <w:sz w:val="20"/>
                <w:szCs w:val="20"/>
              </w:rPr>
              <w:t>→Eficácia</w:t>
            </w:r>
            <w:proofErr w:type="spellEnd"/>
          </w:p>
        </w:tc>
        <w:tc>
          <w:tcPr>
            <w:tcW w:w="1701" w:type="dxa"/>
          </w:tcPr>
          <w:p w14:paraId="417BB429" w14:textId="069BCC95" w:rsidR="00C945BB" w:rsidRDefault="00AB3673" w:rsidP="00601169">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41BB55FF" w14:textId="77777777" w:rsidR="00C945BB" w:rsidRPr="00B725C6" w:rsidRDefault="00C945BB" w:rsidP="00601169">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4ADEEDF4" w14:textId="0B7911BB" w:rsidR="00C945BB" w:rsidRPr="00300AFD" w:rsidRDefault="00E97148" w:rsidP="00601169">
            <w:pPr>
              <w:spacing w:line="360" w:lineRule="auto"/>
              <w:rPr>
                <w:rFonts w:ascii="Arial" w:hAnsi="Arial" w:cs="Arial"/>
                <w:bCs/>
                <w:iCs/>
                <w:sz w:val="20"/>
                <w:szCs w:val="20"/>
              </w:rPr>
            </w:pPr>
            <w:r w:rsidRPr="00E97148">
              <w:rPr>
                <w:rFonts w:ascii="Arial" w:hAnsi="Arial" w:cs="Arial"/>
                <w:bCs/>
                <w:iCs/>
                <w:sz w:val="20"/>
                <w:szCs w:val="20"/>
              </w:rPr>
              <w:t>-0.285</w:t>
            </w:r>
          </w:p>
        </w:tc>
      </w:tr>
    </w:tbl>
    <w:p w14:paraId="27738868" w14:textId="1644C531" w:rsidR="00C945BB" w:rsidRDefault="00C945BB" w:rsidP="005341E7">
      <w:pPr>
        <w:spacing w:line="360" w:lineRule="auto"/>
        <w:ind w:left="720"/>
        <w:rPr>
          <w:rFonts w:ascii="Arial" w:hAnsi="Arial" w:cs="Arial"/>
          <w:b/>
          <w:bCs/>
          <w:i/>
          <w:iCs/>
          <w:sz w:val="24"/>
          <w:szCs w:val="24"/>
        </w:rPr>
      </w:pPr>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9"/>
        <w:gridCol w:w="2415"/>
        <w:gridCol w:w="1701"/>
        <w:gridCol w:w="1559"/>
        <w:gridCol w:w="2268"/>
      </w:tblGrid>
      <w:tr w:rsidR="00AB3673" w:rsidRPr="000C261F" w14:paraId="3508F1CE" w14:textId="77777777" w:rsidTr="00601169">
        <w:tc>
          <w:tcPr>
            <w:tcW w:w="1129" w:type="dxa"/>
          </w:tcPr>
          <w:p w14:paraId="2AA9B6AD" w14:textId="77777777" w:rsidR="00AB3673" w:rsidRPr="000C261F" w:rsidRDefault="00AB3673" w:rsidP="00601169">
            <w:pPr>
              <w:spacing w:line="360" w:lineRule="auto"/>
              <w:jc w:val="center"/>
              <w:rPr>
                <w:rFonts w:ascii="Arial" w:hAnsi="Arial" w:cs="Arial"/>
                <w:bCs/>
                <w:iCs/>
                <w:sz w:val="20"/>
                <w:szCs w:val="20"/>
              </w:rPr>
            </w:pPr>
            <w:r w:rsidRPr="000C261F">
              <w:rPr>
                <w:rFonts w:ascii="Arial" w:hAnsi="Arial" w:cs="Arial"/>
                <w:bCs/>
                <w:iCs/>
                <w:sz w:val="20"/>
                <w:szCs w:val="20"/>
              </w:rPr>
              <w:t>Hipótese</w:t>
            </w:r>
          </w:p>
        </w:tc>
        <w:tc>
          <w:tcPr>
            <w:tcW w:w="2415" w:type="dxa"/>
          </w:tcPr>
          <w:p w14:paraId="4BD1CFDB" w14:textId="77777777" w:rsidR="00AB3673" w:rsidRPr="000C261F" w:rsidRDefault="00AB3673" w:rsidP="00601169">
            <w:pPr>
              <w:spacing w:line="360" w:lineRule="auto"/>
              <w:jc w:val="center"/>
              <w:rPr>
                <w:rFonts w:ascii="Arial" w:hAnsi="Arial" w:cs="Arial"/>
                <w:bCs/>
                <w:iCs/>
                <w:sz w:val="20"/>
                <w:szCs w:val="20"/>
              </w:rPr>
            </w:pPr>
            <w:r w:rsidRPr="000C261F">
              <w:rPr>
                <w:rFonts w:ascii="Arial" w:hAnsi="Arial" w:cs="Arial"/>
                <w:bCs/>
                <w:iCs/>
                <w:sz w:val="20"/>
                <w:szCs w:val="20"/>
              </w:rPr>
              <w:t>Trajetória</w:t>
            </w:r>
          </w:p>
        </w:tc>
        <w:tc>
          <w:tcPr>
            <w:tcW w:w="1701" w:type="dxa"/>
          </w:tcPr>
          <w:p w14:paraId="4B1FE990" w14:textId="77777777" w:rsidR="00AB3673" w:rsidRPr="000C261F" w:rsidRDefault="00AB3673" w:rsidP="00601169">
            <w:pPr>
              <w:spacing w:line="360" w:lineRule="auto"/>
              <w:jc w:val="center"/>
              <w:rPr>
                <w:rFonts w:ascii="Arial" w:hAnsi="Arial" w:cs="Arial"/>
                <w:bCs/>
                <w:iCs/>
                <w:sz w:val="20"/>
                <w:szCs w:val="20"/>
              </w:rPr>
            </w:pPr>
            <w:r w:rsidRPr="000C261F">
              <w:rPr>
                <w:rFonts w:ascii="Arial" w:hAnsi="Arial" w:cs="Arial"/>
                <w:bCs/>
                <w:iCs/>
                <w:sz w:val="20"/>
                <w:szCs w:val="20"/>
              </w:rPr>
              <w:t>Tipo de Relação</w:t>
            </w:r>
          </w:p>
        </w:tc>
        <w:tc>
          <w:tcPr>
            <w:tcW w:w="1559" w:type="dxa"/>
          </w:tcPr>
          <w:p w14:paraId="22500D76" w14:textId="77777777" w:rsidR="00AB3673" w:rsidRPr="000C261F" w:rsidRDefault="00AB3673" w:rsidP="00601169">
            <w:pPr>
              <w:spacing w:line="360" w:lineRule="auto"/>
              <w:jc w:val="center"/>
              <w:rPr>
                <w:rFonts w:ascii="Arial" w:hAnsi="Arial" w:cs="Arial"/>
                <w:bCs/>
                <w:iCs/>
                <w:sz w:val="20"/>
                <w:szCs w:val="20"/>
              </w:rPr>
            </w:pPr>
            <w:r w:rsidRPr="000C261F">
              <w:rPr>
                <w:rFonts w:ascii="Arial" w:hAnsi="Arial" w:cs="Arial"/>
                <w:bCs/>
                <w:iCs/>
                <w:sz w:val="20"/>
                <w:szCs w:val="20"/>
              </w:rPr>
              <w:t>Significância</w:t>
            </w:r>
          </w:p>
        </w:tc>
        <w:tc>
          <w:tcPr>
            <w:tcW w:w="2268" w:type="dxa"/>
          </w:tcPr>
          <w:p w14:paraId="74211AAA" w14:textId="77777777" w:rsidR="00AB3673" w:rsidRPr="000C261F" w:rsidRDefault="00AB3673" w:rsidP="00601169">
            <w:pPr>
              <w:spacing w:line="360" w:lineRule="auto"/>
              <w:jc w:val="center"/>
              <w:rPr>
                <w:rFonts w:ascii="Arial" w:hAnsi="Arial" w:cs="Arial"/>
                <w:bCs/>
                <w:iCs/>
                <w:sz w:val="20"/>
                <w:szCs w:val="20"/>
              </w:rPr>
            </w:pPr>
            <w:r w:rsidRPr="000C261F">
              <w:rPr>
                <w:rFonts w:ascii="Arial" w:hAnsi="Arial" w:cs="Arial"/>
                <w:bCs/>
                <w:iCs/>
                <w:sz w:val="20"/>
                <w:szCs w:val="20"/>
              </w:rPr>
              <w:t>Coeficiente de regressão padronizado</w:t>
            </w:r>
          </w:p>
        </w:tc>
      </w:tr>
      <w:tr w:rsidR="00AB3673" w:rsidRPr="000C261F" w14:paraId="00F0C23A" w14:textId="77777777" w:rsidTr="00601169">
        <w:tc>
          <w:tcPr>
            <w:tcW w:w="1129" w:type="dxa"/>
          </w:tcPr>
          <w:p w14:paraId="33314407" w14:textId="49882416" w:rsidR="00AB3673" w:rsidRPr="000C261F" w:rsidRDefault="00AB3673" w:rsidP="0060116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415" w:type="dxa"/>
          </w:tcPr>
          <w:p w14:paraId="040B925E" w14:textId="7BCE1E92" w:rsidR="00AB3673" w:rsidRPr="000C261F" w:rsidRDefault="00AB3673" w:rsidP="0060116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xml:space="preserve">→ </w:t>
            </w:r>
            <w:r>
              <w:rPr>
                <w:rFonts w:ascii="Arial" w:hAnsi="Arial" w:cs="Arial"/>
                <w:bCs/>
                <w:iCs/>
                <w:sz w:val="20"/>
                <w:szCs w:val="20"/>
              </w:rPr>
              <w:t>Satisfação</w:t>
            </w:r>
          </w:p>
        </w:tc>
        <w:tc>
          <w:tcPr>
            <w:tcW w:w="1701" w:type="dxa"/>
          </w:tcPr>
          <w:p w14:paraId="4AFAE11C" w14:textId="5C8AEF19" w:rsidR="00AB3673" w:rsidRPr="000C261F" w:rsidRDefault="00DC62BC" w:rsidP="00601169">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159ADB85" w14:textId="77777777" w:rsidR="00AB3673" w:rsidRPr="000C261F" w:rsidRDefault="00AB3673" w:rsidP="00601169">
            <w:pPr>
              <w:spacing w:line="360" w:lineRule="auto"/>
              <w:rPr>
                <w:rFonts w:ascii="Arial" w:hAnsi="Arial" w:cs="Arial"/>
                <w:bCs/>
                <w:iCs/>
                <w:sz w:val="20"/>
                <w:szCs w:val="20"/>
              </w:rPr>
            </w:pPr>
            <w:r w:rsidRPr="00B725C6">
              <w:rPr>
                <w:rFonts w:ascii="Arial" w:hAnsi="Arial" w:cs="Arial"/>
                <w:bCs/>
                <w:iCs/>
                <w:sz w:val="20"/>
                <w:szCs w:val="20"/>
              </w:rPr>
              <w:t>0.000</w:t>
            </w:r>
          </w:p>
        </w:tc>
        <w:tc>
          <w:tcPr>
            <w:tcW w:w="2268" w:type="dxa"/>
          </w:tcPr>
          <w:p w14:paraId="70E449D1" w14:textId="4D712A8D" w:rsidR="00AB3673" w:rsidRPr="000C261F" w:rsidRDefault="00DC62BC" w:rsidP="00601169">
            <w:pPr>
              <w:spacing w:line="360" w:lineRule="auto"/>
              <w:rPr>
                <w:rFonts w:ascii="Arial" w:hAnsi="Arial" w:cs="Arial"/>
                <w:bCs/>
                <w:iCs/>
                <w:sz w:val="20"/>
                <w:szCs w:val="20"/>
              </w:rPr>
            </w:pPr>
            <w:r w:rsidRPr="00DC62BC">
              <w:rPr>
                <w:rFonts w:ascii="Arial" w:hAnsi="Arial" w:cs="Arial"/>
                <w:bCs/>
                <w:iCs/>
                <w:sz w:val="20"/>
                <w:szCs w:val="20"/>
              </w:rPr>
              <w:t>-0.341</w:t>
            </w:r>
          </w:p>
        </w:tc>
      </w:tr>
      <w:tr w:rsidR="00AB3673" w:rsidRPr="000C261F" w14:paraId="500FBB72" w14:textId="77777777" w:rsidTr="00601169">
        <w:tc>
          <w:tcPr>
            <w:tcW w:w="1129" w:type="dxa"/>
          </w:tcPr>
          <w:p w14:paraId="2F57E2BE" w14:textId="461C5F7D" w:rsidR="00AB3673" w:rsidRPr="000C261F" w:rsidRDefault="00AB3673" w:rsidP="0060116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415" w:type="dxa"/>
          </w:tcPr>
          <w:p w14:paraId="59A26B4A" w14:textId="4371AFC8" w:rsidR="00AB3673" w:rsidRPr="000C261F" w:rsidRDefault="00AB3673" w:rsidP="0060116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r>
              <w:rPr>
                <w:rFonts w:ascii="Arial" w:hAnsi="Arial" w:cs="Arial"/>
                <w:bCs/>
                <w:iCs/>
                <w:sz w:val="20"/>
                <w:szCs w:val="20"/>
              </w:rPr>
              <w:t>Satisfação</w:t>
            </w:r>
            <w:proofErr w:type="spellEnd"/>
          </w:p>
        </w:tc>
        <w:tc>
          <w:tcPr>
            <w:tcW w:w="1701" w:type="dxa"/>
          </w:tcPr>
          <w:p w14:paraId="46FADA2D" w14:textId="75D9B12D" w:rsidR="00AB3673" w:rsidRPr="000C261F" w:rsidRDefault="00DC62BC" w:rsidP="00601169">
            <w:pPr>
              <w:spacing w:line="360" w:lineRule="auto"/>
              <w:rPr>
                <w:rFonts w:ascii="Arial" w:hAnsi="Arial" w:cs="Arial"/>
                <w:bCs/>
                <w:iCs/>
                <w:sz w:val="20"/>
                <w:szCs w:val="20"/>
              </w:rPr>
            </w:pPr>
            <w:r>
              <w:rPr>
                <w:rFonts w:ascii="Arial" w:hAnsi="Arial" w:cs="Arial"/>
                <w:bCs/>
                <w:iCs/>
                <w:sz w:val="20"/>
                <w:szCs w:val="20"/>
              </w:rPr>
              <w:t>Negativa</w:t>
            </w:r>
          </w:p>
        </w:tc>
        <w:tc>
          <w:tcPr>
            <w:tcW w:w="1559" w:type="dxa"/>
          </w:tcPr>
          <w:p w14:paraId="2090BBE1" w14:textId="2C71851C" w:rsidR="00AB3673" w:rsidRPr="000C261F" w:rsidRDefault="00AB3673" w:rsidP="00601169">
            <w:pPr>
              <w:spacing w:line="360" w:lineRule="auto"/>
              <w:rPr>
                <w:rFonts w:ascii="Arial" w:hAnsi="Arial" w:cs="Arial"/>
                <w:bCs/>
                <w:iCs/>
                <w:sz w:val="20"/>
                <w:szCs w:val="20"/>
              </w:rPr>
            </w:pPr>
            <w:r w:rsidRPr="003D3CD2">
              <w:rPr>
                <w:rFonts w:ascii="Arial" w:hAnsi="Arial" w:cs="Arial"/>
                <w:bCs/>
                <w:iCs/>
                <w:sz w:val="20"/>
                <w:szCs w:val="20"/>
              </w:rPr>
              <w:t>0.00</w:t>
            </w:r>
            <w:r w:rsidR="00DC62BC">
              <w:rPr>
                <w:rFonts w:ascii="Arial" w:hAnsi="Arial" w:cs="Arial"/>
                <w:bCs/>
                <w:iCs/>
                <w:sz w:val="20"/>
                <w:szCs w:val="20"/>
              </w:rPr>
              <w:t>4</w:t>
            </w:r>
          </w:p>
        </w:tc>
        <w:tc>
          <w:tcPr>
            <w:tcW w:w="2268" w:type="dxa"/>
          </w:tcPr>
          <w:p w14:paraId="6B845DCF" w14:textId="5C36A18A" w:rsidR="00AB3673" w:rsidRPr="000C261F" w:rsidRDefault="00DC62BC" w:rsidP="00601169">
            <w:pPr>
              <w:spacing w:line="360" w:lineRule="auto"/>
              <w:rPr>
                <w:rFonts w:ascii="Arial" w:hAnsi="Arial" w:cs="Arial"/>
                <w:bCs/>
                <w:iCs/>
                <w:sz w:val="20"/>
                <w:szCs w:val="20"/>
              </w:rPr>
            </w:pPr>
            <w:r w:rsidRPr="00DC62BC">
              <w:rPr>
                <w:rFonts w:ascii="Arial" w:hAnsi="Arial" w:cs="Arial"/>
                <w:bCs/>
                <w:iCs/>
                <w:sz w:val="20"/>
                <w:szCs w:val="20"/>
              </w:rPr>
              <w:t>-0.162</w:t>
            </w:r>
          </w:p>
        </w:tc>
      </w:tr>
    </w:tbl>
    <w:p w14:paraId="674DA03F" w14:textId="77777777" w:rsidR="00C945BB" w:rsidRDefault="00C945BB" w:rsidP="005341E7">
      <w:pPr>
        <w:spacing w:line="360" w:lineRule="auto"/>
        <w:ind w:left="720"/>
        <w:rPr>
          <w:rFonts w:ascii="Arial" w:hAnsi="Arial" w:cs="Arial"/>
          <w:b/>
          <w:bCs/>
          <w:i/>
          <w:iCs/>
          <w:sz w:val="24"/>
          <w:szCs w:val="24"/>
        </w:rPr>
      </w:pPr>
    </w:p>
    <w:p w14:paraId="2829F720" w14:textId="1C0ED707" w:rsidR="00765DDF" w:rsidRPr="00BB2585" w:rsidRDefault="00765DDF" w:rsidP="005341E7">
      <w:pPr>
        <w:spacing w:line="360" w:lineRule="auto"/>
        <w:ind w:left="720"/>
        <w:rPr>
          <w:rStyle w:val="tlid-translation"/>
          <w:rFonts w:ascii="Arial" w:hAnsi="Arial" w:cs="Arial"/>
          <w:i/>
          <w:iCs/>
          <w:sz w:val="24"/>
          <w:szCs w:val="24"/>
        </w:rPr>
      </w:pPr>
      <w:r w:rsidRPr="00BB2585">
        <w:rPr>
          <w:rFonts w:ascii="Arial" w:hAnsi="Arial" w:cs="Arial"/>
          <w:b/>
          <w:bCs/>
          <w:i/>
          <w:iCs/>
          <w:sz w:val="24"/>
          <w:szCs w:val="24"/>
        </w:rPr>
        <w:t xml:space="preserve">H1.1 </w:t>
      </w:r>
      <w:r w:rsidRPr="00BB2585">
        <w:rPr>
          <w:rStyle w:val="tlid-translation"/>
          <w:rFonts w:ascii="Arial" w:hAnsi="Arial" w:cs="Arial"/>
          <w:i/>
          <w:iCs/>
          <w:sz w:val="24"/>
          <w:szCs w:val="24"/>
        </w:rPr>
        <w:t>A adaptabilidade individual de criatividade de resolução de problemas está relacionada positivamente com a percepção de satisfação com o trabalho dos indivíduos na Engenharia de Software. Essa relação é moderada pela instabilidade do projeto</w:t>
      </w:r>
      <w:r w:rsidR="00232A86" w:rsidRPr="00BB2585">
        <w:rPr>
          <w:rStyle w:val="tlid-translation"/>
          <w:rFonts w:ascii="Arial" w:hAnsi="Arial" w:cs="Arial"/>
          <w:i/>
          <w:iCs/>
          <w:sz w:val="24"/>
          <w:szCs w:val="24"/>
        </w:rPr>
        <w:t xml:space="preserve"> em relação a tarefa (1.1a) e da </w:t>
      </w:r>
      <w:r w:rsidR="00AE5E7A" w:rsidRPr="00BB2585">
        <w:rPr>
          <w:rStyle w:val="tlid-translation"/>
          <w:rFonts w:ascii="Arial" w:hAnsi="Arial" w:cs="Arial"/>
          <w:i/>
          <w:iCs/>
          <w:sz w:val="24"/>
          <w:szCs w:val="24"/>
        </w:rPr>
        <w:t>equipe (</w:t>
      </w:r>
      <w:r w:rsidR="00232A86" w:rsidRPr="00BB2585">
        <w:rPr>
          <w:rStyle w:val="tlid-translation"/>
          <w:rFonts w:ascii="Arial" w:hAnsi="Arial" w:cs="Arial"/>
          <w:i/>
          <w:iCs/>
          <w:sz w:val="24"/>
          <w:szCs w:val="24"/>
        </w:rPr>
        <w:t>1.1b)</w:t>
      </w:r>
      <w:r w:rsidRPr="00BB2585">
        <w:rPr>
          <w:rStyle w:val="tlid-translation"/>
          <w:rFonts w:ascii="Arial" w:hAnsi="Arial" w:cs="Arial"/>
          <w:i/>
          <w:iCs/>
          <w:sz w:val="24"/>
          <w:szCs w:val="24"/>
        </w:rPr>
        <w:t>.</w:t>
      </w:r>
    </w:p>
    <w:p w14:paraId="0E3070CC" w14:textId="0BB1B640" w:rsidR="00232A86" w:rsidRPr="00BB2585" w:rsidRDefault="00765DDF" w:rsidP="005341E7">
      <w:pPr>
        <w:spacing w:line="360" w:lineRule="auto"/>
        <w:ind w:left="720"/>
        <w:rPr>
          <w:rStyle w:val="tlid-translation"/>
          <w:rFonts w:ascii="Arial" w:hAnsi="Arial" w:cs="Arial"/>
          <w:i/>
          <w:iCs/>
          <w:sz w:val="24"/>
          <w:szCs w:val="24"/>
        </w:rPr>
      </w:pPr>
      <w:r w:rsidRPr="00BB2585">
        <w:rPr>
          <w:rFonts w:ascii="Arial" w:hAnsi="Arial" w:cs="Arial"/>
          <w:b/>
          <w:bCs/>
          <w:i/>
          <w:iCs/>
          <w:sz w:val="24"/>
          <w:szCs w:val="24"/>
        </w:rPr>
        <w:t xml:space="preserve">H1.2 </w:t>
      </w:r>
      <w:r w:rsidRPr="00BB2585">
        <w:rPr>
          <w:rStyle w:val="tlid-translation"/>
          <w:rFonts w:ascii="Arial" w:hAnsi="Arial" w:cs="Arial"/>
          <w:i/>
          <w:iCs/>
          <w:sz w:val="24"/>
          <w:szCs w:val="24"/>
        </w:rPr>
        <w:t xml:space="preserve">A adaptabilidade individual do estresse está relacionada positivamente com a percepção de satisfação com o trabalho dos indivíduos na Engenharia de Software. </w:t>
      </w:r>
      <w:r w:rsidR="00232A86" w:rsidRPr="00BB2585">
        <w:rPr>
          <w:rStyle w:val="tlid-translation"/>
          <w:rFonts w:ascii="Arial" w:hAnsi="Arial" w:cs="Arial"/>
          <w:i/>
          <w:iCs/>
          <w:sz w:val="24"/>
          <w:szCs w:val="24"/>
        </w:rPr>
        <w:t xml:space="preserve">Essa relação é moderada pela instabilidade do projeto em relação a tarefa (1.2a) e da </w:t>
      </w:r>
      <w:r w:rsidR="00AE5E7A" w:rsidRPr="00BB2585">
        <w:rPr>
          <w:rStyle w:val="tlid-translation"/>
          <w:rFonts w:ascii="Arial" w:hAnsi="Arial" w:cs="Arial"/>
          <w:i/>
          <w:iCs/>
          <w:sz w:val="24"/>
          <w:szCs w:val="24"/>
        </w:rPr>
        <w:t>equipe (</w:t>
      </w:r>
      <w:r w:rsidR="00232A86" w:rsidRPr="00BB2585">
        <w:rPr>
          <w:rStyle w:val="tlid-translation"/>
          <w:rFonts w:ascii="Arial" w:hAnsi="Arial" w:cs="Arial"/>
          <w:i/>
          <w:iCs/>
          <w:sz w:val="24"/>
          <w:szCs w:val="24"/>
        </w:rPr>
        <w:t>1.2b).</w:t>
      </w:r>
    </w:p>
    <w:p w14:paraId="09A5F3DF" w14:textId="4142AEB2" w:rsidR="00232A86" w:rsidRPr="00BB2585" w:rsidRDefault="00765DDF" w:rsidP="005341E7">
      <w:pPr>
        <w:spacing w:line="360" w:lineRule="auto"/>
        <w:ind w:left="720"/>
        <w:rPr>
          <w:rStyle w:val="tlid-translation"/>
          <w:rFonts w:ascii="Arial" w:hAnsi="Arial" w:cs="Arial"/>
          <w:i/>
          <w:iCs/>
          <w:sz w:val="24"/>
          <w:szCs w:val="24"/>
        </w:rPr>
      </w:pPr>
      <w:r w:rsidRPr="00BB2585">
        <w:rPr>
          <w:rFonts w:ascii="Arial" w:hAnsi="Arial" w:cs="Arial"/>
          <w:b/>
          <w:bCs/>
          <w:i/>
          <w:iCs/>
          <w:sz w:val="24"/>
          <w:szCs w:val="24"/>
        </w:rPr>
        <w:lastRenderedPageBreak/>
        <w:t xml:space="preserve">H1.3 </w:t>
      </w:r>
      <w:r w:rsidRPr="00BB2585">
        <w:rPr>
          <w:rStyle w:val="tlid-translation"/>
          <w:rFonts w:ascii="Arial" w:hAnsi="Arial" w:cs="Arial"/>
          <w:i/>
          <w:iCs/>
          <w:sz w:val="24"/>
          <w:szCs w:val="24"/>
        </w:rPr>
        <w:t xml:space="preserve">A adaptabilidade individual de situações inesperadas está relacionada positivamente com a com a percepção de </w:t>
      </w:r>
      <w:r w:rsidR="00AE5E7A" w:rsidRPr="00BB2585">
        <w:rPr>
          <w:rStyle w:val="tlid-translation"/>
          <w:rFonts w:ascii="Arial" w:hAnsi="Arial" w:cs="Arial"/>
          <w:i/>
          <w:iCs/>
          <w:sz w:val="24"/>
          <w:szCs w:val="24"/>
        </w:rPr>
        <w:t>satisfação com</w:t>
      </w:r>
      <w:r w:rsidRPr="00BB2585">
        <w:rPr>
          <w:rStyle w:val="tlid-translation"/>
          <w:rFonts w:ascii="Arial" w:hAnsi="Arial" w:cs="Arial"/>
          <w:i/>
          <w:iCs/>
          <w:sz w:val="24"/>
          <w:szCs w:val="24"/>
        </w:rPr>
        <w:t xml:space="preserve"> o trabalho dos indivíduos na Engenharia de Software. </w:t>
      </w:r>
      <w:r w:rsidR="00232A86" w:rsidRPr="00BB2585">
        <w:rPr>
          <w:rStyle w:val="tlid-translation"/>
          <w:rFonts w:ascii="Arial" w:hAnsi="Arial" w:cs="Arial"/>
          <w:i/>
          <w:iCs/>
          <w:sz w:val="24"/>
          <w:szCs w:val="24"/>
        </w:rPr>
        <w:t xml:space="preserve">Essa relação é moderada pela instabilidade do projeto em relação a tarefa (1.3a) e da </w:t>
      </w:r>
      <w:r w:rsidR="00AE5E7A" w:rsidRPr="00BB2585">
        <w:rPr>
          <w:rStyle w:val="tlid-translation"/>
          <w:rFonts w:ascii="Arial" w:hAnsi="Arial" w:cs="Arial"/>
          <w:i/>
          <w:iCs/>
          <w:sz w:val="24"/>
          <w:szCs w:val="24"/>
        </w:rPr>
        <w:t>equipe (</w:t>
      </w:r>
      <w:r w:rsidR="00232A86" w:rsidRPr="00BB2585">
        <w:rPr>
          <w:rStyle w:val="tlid-translation"/>
          <w:rFonts w:ascii="Arial" w:hAnsi="Arial" w:cs="Arial"/>
          <w:i/>
          <w:iCs/>
          <w:sz w:val="24"/>
          <w:szCs w:val="24"/>
        </w:rPr>
        <w:t>1.3b).</w:t>
      </w:r>
    </w:p>
    <w:p w14:paraId="034FF5F0" w14:textId="78C8A5FD" w:rsidR="00232A86" w:rsidRPr="00BB2585" w:rsidRDefault="00765DDF" w:rsidP="005341E7">
      <w:pPr>
        <w:spacing w:line="360" w:lineRule="auto"/>
        <w:ind w:left="720"/>
        <w:rPr>
          <w:rStyle w:val="tlid-translation"/>
          <w:rFonts w:ascii="Arial" w:hAnsi="Arial" w:cs="Arial"/>
          <w:i/>
          <w:iCs/>
          <w:sz w:val="24"/>
          <w:szCs w:val="24"/>
        </w:rPr>
      </w:pPr>
      <w:r w:rsidRPr="00BB2585">
        <w:rPr>
          <w:rFonts w:ascii="Arial" w:hAnsi="Arial" w:cs="Arial"/>
          <w:b/>
          <w:bCs/>
          <w:i/>
          <w:iCs/>
          <w:sz w:val="24"/>
          <w:szCs w:val="24"/>
        </w:rPr>
        <w:t xml:space="preserve">H1.4 </w:t>
      </w:r>
      <w:r w:rsidRPr="00BB2585">
        <w:rPr>
          <w:rStyle w:val="tlid-translation"/>
          <w:rFonts w:ascii="Arial" w:hAnsi="Arial" w:cs="Arial"/>
          <w:i/>
          <w:iCs/>
          <w:sz w:val="24"/>
          <w:szCs w:val="24"/>
        </w:rPr>
        <w:t xml:space="preserve">A adaptabilidade individual de aprendizado está relacionada positivamente com a percepção de satisfação com o trabalho dos indivíduos na Engenharia de Software. </w:t>
      </w:r>
      <w:r w:rsidR="00232A86" w:rsidRPr="00BB2585">
        <w:rPr>
          <w:rStyle w:val="tlid-translation"/>
          <w:rFonts w:ascii="Arial" w:hAnsi="Arial" w:cs="Arial"/>
          <w:i/>
          <w:iCs/>
          <w:sz w:val="24"/>
          <w:szCs w:val="24"/>
        </w:rPr>
        <w:t xml:space="preserve">Essa relação é moderada pela instabilidade do projeto em relação a tarefa (1.4a) e da </w:t>
      </w:r>
      <w:r w:rsidR="00AE5E7A" w:rsidRPr="00BB2585">
        <w:rPr>
          <w:rStyle w:val="tlid-translation"/>
          <w:rFonts w:ascii="Arial" w:hAnsi="Arial" w:cs="Arial"/>
          <w:i/>
          <w:iCs/>
          <w:sz w:val="24"/>
          <w:szCs w:val="24"/>
        </w:rPr>
        <w:t>equipe (</w:t>
      </w:r>
      <w:r w:rsidR="00232A86" w:rsidRPr="00BB2585">
        <w:rPr>
          <w:rStyle w:val="tlid-translation"/>
          <w:rFonts w:ascii="Arial" w:hAnsi="Arial" w:cs="Arial"/>
          <w:i/>
          <w:iCs/>
          <w:sz w:val="24"/>
          <w:szCs w:val="24"/>
        </w:rPr>
        <w:t>1.4b).</w:t>
      </w:r>
    </w:p>
    <w:p w14:paraId="22C98617" w14:textId="74A3BBCB" w:rsidR="00765DDF" w:rsidRPr="00BB2585" w:rsidRDefault="00765DDF" w:rsidP="005341E7">
      <w:pPr>
        <w:spacing w:line="360" w:lineRule="auto"/>
        <w:ind w:left="720"/>
        <w:rPr>
          <w:rFonts w:ascii="Arial" w:hAnsi="Arial" w:cs="Arial"/>
          <w:i/>
          <w:iCs/>
          <w:sz w:val="24"/>
          <w:szCs w:val="24"/>
        </w:rPr>
      </w:pPr>
      <w:r w:rsidRPr="00BB2585">
        <w:rPr>
          <w:rFonts w:ascii="Arial" w:hAnsi="Arial" w:cs="Arial"/>
          <w:b/>
          <w:bCs/>
          <w:i/>
          <w:iCs/>
          <w:sz w:val="24"/>
          <w:szCs w:val="24"/>
        </w:rPr>
        <w:t xml:space="preserve">H1.5 </w:t>
      </w:r>
      <w:r w:rsidRPr="00BB2585">
        <w:rPr>
          <w:rStyle w:val="tlid-translation"/>
          <w:rFonts w:ascii="Arial" w:hAnsi="Arial" w:cs="Arial"/>
          <w:i/>
          <w:iCs/>
          <w:sz w:val="24"/>
          <w:szCs w:val="24"/>
        </w:rPr>
        <w:t xml:space="preserve">A adaptabilidade individual de interpessoal está relacionada positivamente com a percepção de satisfação com o trabalho dos indivíduos na Engenharia de Software. </w:t>
      </w:r>
      <w:r w:rsidR="00232A86" w:rsidRPr="00BB2585">
        <w:rPr>
          <w:rStyle w:val="tlid-translation"/>
          <w:rFonts w:ascii="Arial" w:hAnsi="Arial" w:cs="Arial"/>
          <w:i/>
          <w:iCs/>
          <w:sz w:val="24"/>
          <w:szCs w:val="24"/>
        </w:rPr>
        <w:t xml:space="preserve">Essa relação é moderada pela instabilidade do projeto em relação a tarefa (1.4a) e da </w:t>
      </w:r>
      <w:r w:rsidR="00AE5E7A" w:rsidRPr="00BB2585">
        <w:rPr>
          <w:rStyle w:val="tlid-translation"/>
          <w:rFonts w:ascii="Arial" w:hAnsi="Arial" w:cs="Arial"/>
          <w:i/>
          <w:iCs/>
          <w:sz w:val="24"/>
          <w:szCs w:val="24"/>
        </w:rPr>
        <w:t>equipe (</w:t>
      </w:r>
      <w:r w:rsidR="00232A86" w:rsidRPr="00BB2585">
        <w:rPr>
          <w:rStyle w:val="tlid-translation"/>
          <w:rFonts w:ascii="Arial" w:hAnsi="Arial" w:cs="Arial"/>
          <w:i/>
          <w:iCs/>
          <w:sz w:val="24"/>
          <w:szCs w:val="24"/>
        </w:rPr>
        <w:t>1.4b).</w:t>
      </w:r>
    </w:p>
    <w:p w14:paraId="5BBA376E" w14:textId="25EE7156" w:rsidR="00A70097" w:rsidRPr="00BB2585" w:rsidRDefault="00F13548" w:rsidP="00E00474">
      <w:pPr>
        <w:spacing w:line="360" w:lineRule="auto"/>
        <w:ind w:firstLine="720"/>
        <w:rPr>
          <w:rFonts w:ascii="Arial" w:hAnsi="Arial" w:cs="Arial"/>
          <w:bCs/>
          <w:sz w:val="24"/>
          <w:szCs w:val="24"/>
        </w:rPr>
      </w:pPr>
      <w:r w:rsidRPr="00BB2585">
        <w:rPr>
          <w:rFonts w:ascii="Arial" w:hAnsi="Arial" w:cs="Arial"/>
          <w:bCs/>
          <w:iCs/>
          <w:sz w:val="24"/>
          <w:szCs w:val="24"/>
        </w:rPr>
        <w:t xml:space="preserve">Como pode ser observado na </w:t>
      </w:r>
      <w:r w:rsidRPr="00BB2585">
        <w:rPr>
          <w:rFonts w:ascii="Arial" w:hAnsi="Arial" w:cs="Arial"/>
          <w:bCs/>
          <w:iCs/>
          <w:sz w:val="24"/>
          <w:szCs w:val="24"/>
        </w:rPr>
        <w:fldChar w:fldCharType="begin"/>
      </w:r>
      <w:r w:rsidRPr="00BB2585">
        <w:rPr>
          <w:rFonts w:ascii="Arial" w:hAnsi="Arial" w:cs="Arial"/>
          <w:bCs/>
          <w:iCs/>
          <w:sz w:val="24"/>
          <w:szCs w:val="24"/>
        </w:rPr>
        <w:instrText xml:space="preserve"> REF _Ref31097087 \h  \* MERGEFORMAT </w:instrText>
      </w:r>
      <w:r w:rsidRPr="00BB2585">
        <w:rPr>
          <w:rFonts w:ascii="Arial" w:hAnsi="Arial" w:cs="Arial"/>
          <w:bCs/>
          <w:iCs/>
          <w:sz w:val="24"/>
          <w:szCs w:val="24"/>
        </w:rPr>
      </w:r>
      <w:r w:rsidRPr="00BB2585">
        <w:rPr>
          <w:rFonts w:ascii="Arial" w:hAnsi="Arial" w:cs="Arial"/>
          <w:bCs/>
          <w:iCs/>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32</w:t>
      </w:r>
      <w:r w:rsidRPr="00BB2585">
        <w:rPr>
          <w:rFonts w:ascii="Arial" w:hAnsi="Arial" w:cs="Arial"/>
          <w:bCs/>
          <w:iCs/>
          <w:sz w:val="24"/>
          <w:szCs w:val="24"/>
        </w:rPr>
        <w:fldChar w:fldCharType="end"/>
      </w:r>
      <w:r w:rsidRPr="00BB2585">
        <w:rPr>
          <w:rFonts w:ascii="Arial" w:hAnsi="Arial" w:cs="Arial"/>
          <w:bCs/>
          <w:iCs/>
          <w:sz w:val="24"/>
          <w:szCs w:val="24"/>
        </w:rPr>
        <w:t xml:space="preserve"> a</w:t>
      </w:r>
      <w:r w:rsidR="00B0793C" w:rsidRPr="00BB2585">
        <w:rPr>
          <w:rFonts w:ascii="Arial" w:hAnsi="Arial" w:cs="Arial"/>
          <w:bCs/>
          <w:iCs/>
          <w:sz w:val="24"/>
          <w:szCs w:val="24"/>
        </w:rPr>
        <w:t xml:space="preserve"> hipótese de que adaptabilidade individual </w:t>
      </w:r>
      <w:r w:rsidR="00305C56">
        <w:rPr>
          <w:rFonts w:ascii="Arial" w:hAnsi="Arial" w:cs="Arial"/>
          <w:bCs/>
          <w:iCs/>
          <w:sz w:val="24"/>
          <w:szCs w:val="24"/>
        </w:rPr>
        <w:t xml:space="preserve">tem uma relação positiva </w:t>
      </w:r>
      <w:r w:rsidRPr="00BB2585">
        <w:rPr>
          <w:rFonts w:ascii="Arial" w:hAnsi="Arial" w:cs="Arial"/>
          <w:bCs/>
          <w:iCs/>
          <w:sz w:val="24"/>
          <w:szCs w:val="24"/>
        </w:rPr>
        <w:t xml:space="preserve">a satisfação é aceita </w:t>
      </w:r>
      <w:r w:rsidR="00A667A5" w:rsidRPr="00BB2585">
        <w:rPr>
          <w:rFonts w:ascii="Arial" w:hAnsi="Arial" w:cs="Arial"/>
          <w:bCs/>
          <w:iCs/>
          <w:sz w:val="24"/>
          <w:szCs w:val="24"/>
        </w:rPr>
        <w:t>para</w:t>
      </w:r>
      <w:r w:rsidRPr="00BB2585">
        <w:rPr>
          <w:rFonts w:ascii="Arial" w:hAnsi="Arial" w:cs="Arial"/>
          <w:bCs/>
          <w:iCs/>
          <w:sz w:val="24"/>
          <w:szCs w:val="24"/>
        </w:rPr>
        <w:t xml:space="preserve"> todas as dimensões da adaptabilidade</w:t>
      </w:r>
      <w:r w:rsidR="00B2254C" w:rsidRPr="00BB2585">
        <w:rPr>
          <w:rFonts w:ascii="Arial" w:hAnsi="Arial" w:cs="Arial"/>
          <w:bCs/>
          <w:iCs/>
          <w:sz w:val="24"/>
          <w:szCs w:val="24"/>
        </w:rPr>
        <w:t xml:space="preserve"> (H1.1, H1.2, H1.3, H1.4 e H1.5)</w:t>
      </w:r>
      <w:r w:rsidRPr="00BB2585">
        <w:rPr>
          <w:rFonts w:ascii="Arial" w:hAnsi="Arial" w:cs="Arial"/>
          <w:bCs/>
          <w:iCs/>
          <w:sz w:val="24"/>
          <w:szCs w:val="24"/>
        </w:rPr>
        <w:t xml:space="preserve">. A adaptabilidade ao </w:t>
      </w:r>
      <w:r w:rsidR="00B47B8E">
        <w:rPr>
          <w:rFonts w:ascii="Arial" w:hAnsi="Arial" w:cs="Arial"/>
          <w:bCs/>
          <w:iCs/>
          <w:sz w:val="24"/>
          <w:szCs w:val="24"/>
        </w:rPr>
        <w:t>estresse</w:t>
      </w:r>
      <w:r w:rsidRPr="00BB2585">
        <w:rPr>
          <w:rFonts w:ascii="Arial" w:hAnsi="Arial" w:cs="Arial"/>
          <w:bCs/>
          <w:iCs/>
          <w:sz w:val="24"/>
          <w:szCs w:val="24"/>
        </w:rPr>
        <w:t xml:space="preserve"> é o maior valor de </w:t>
      </w:r>
      <w:r w:rsidRPr="00BB2585">
        <w:rPr>
          <w:rFonts w:ascii="Arial" w:hAnsi="Arial" w:cs="Arial"/>
          <w:bCs/>
          <w:sz w:val="24"/>
          <w:szCs w:val="24"/>
        </w:rPr>
        <w:t xml:space="preserve">β encontrado com 0.348, seguido da dimensão de emergência e </w:t>
      </w:r>
      <w:r w:rsidR="00A20FFE" w:rsidRPr="00BB2585">
        <w:rPr>
          <w:rFonts w:ascii="Arial" w:eastAsiaTheme="minorHAnsi" w:hAnsi="Arial" w:cs="Arial"/>
          <w:sz w:val="24"/>
          <w:szCs w:val="24"/>
        </w:rPr>
        <w:t>situações inesperadas</w:t>
      </w:r>
      <w:r w:rsidRPr="00BB2585">
        <w:rPr>
          <w:rFonts w:ascii="Arial" w:hAnsi="Arial" w:cs="Arial"/>
          <w:bCs/>
          <w:sz w:val="24"/>
          <w:szCs w:val="24"/>
        </w:rPr>
        <w:t xml:space="preserve"> com </w:t>
      </w:r>
      <w:r w:rsidR="00B82906" w:rsidRPr="00BB2585">
        <w:rPr>
          <w:rFonts w:ascii="Arial" w:hAnsi="Arial" w:cs="Arial"/>
          <w:bCs/>
          <w:sz w:val="24"/>
          <w:szCs w:val="24"/>
        </w:rPr>
        <w:t xml:space="preserve">β = </w:t>
      </w:r>
      <w:r w:rsidRPr="00BB2585">
        <w:rPr>
          <w:rFonts w:ascii="Arial" w:hAnsi="Arial" w:cs="Arial"/>
          <w:bCs/>
          <w:sz w:val="24"/>
          <w:szCs w:val="24"/>
        </w:rPr>
        <w:t xml:space="preserve">0.318, da adaptabilidade interpessoal com </w:t>
      </w:r>
      <w:r w:rsidR="00B82906" w:rsidRPr="00BB2585">
        <w:rPr>
          <w:rFonts w:ascii="Arial" w:hAnsi="Arial" w:cs="Arial"/>
          <w:bCs/>
          <w:sz w:val="24"/>
          <w:szCs w:val="24"/>
        </w:rPr>
        <w:t xml:space="preserve">β = </w:t>
      </w:r>
      <w:r w:rsidRPr="00BB2585">
        <w:rPr>
          <w:rFonts w:ascii="Arial" w:hAnsi="Arial" w:cs="Arial"/>
          <w:bCs/>
          <w:sz w:val="24"/>
          <w:szCs w:val="24"/>
        </w:rPr>
        <w:t xml:space="preserve">0.300, da adaptabilidade ao </w:t>
      </w:r>
      <w:r w:rsidR="009C7168" w:rsidRPr="00BB2585">
        <w:rPr>
          <w:rFonts w:ascii="Arial" w:hAnsi="Arial" w:cs="Arial"/>
          <w:bCs/>
          <w:sz w:val="24"/>
          <w:szCs w:val="24"/>
        </w:rPr>
        <w:t>aprendizado</w:t>
      </w:r>
      <w:r w:rsidRPr="00BB2585">
        <w:rPr>
          <w:rFonts w:ascii="Arial" w:hAnsi="Arial" w:cs="Arial"/>
          <w:bCs/>
          <w:sz w:val="24"/>
          <w:szCs w:val="24"/>
        </w:rPr>
        <w:t xml:space="preserve"> com </w:t>
      </w:r>
      <w:r w:rsidR="00B82906" w:rsidRPr="00BB2585">
        <w:rPr>
          <w:rFonts w:ascii="Arial" w:hAnsi="Arial" w:cs="Arial"/>
          <w:bCs/>
          <w:sz w:val="24"/>
          <w:szCs w:val="24"/>
        </w:rPr>
        <w:t xml:space="preserve">β = </w:t>
      </w:r>
      <w:r w:rsidRPr="00BB2585">
        <w:rPr>
          <w:rFonts w:ascii="Arial" w:hAnsi="Arial" w:cs="Arial"/>
          <w:bCs/>
          <w:sz w:val="24"/>
          <w:szCs w:val="24"/>
        </w:rPr>
        <w:t>0.222 e</w:t>
      </w:r>
      <w:r w:rsidR="0021681C" w:rsidRPr="00BB2585">
        <w:rPr>
          <w:rFonts w:ascii="Arial" w:hAnsi="Arial" w:cs="Arial"/>
          <w:bCs/>
          <w:sz w:val="24"/>
          <w:szCs w:val="24"/>
        </w:rPr>
        <w:t>,</w:t>
      </w:r>
      <w:r w:rsidRPr="00BB2585">
        <w:rPr>
          <w:rFonts w:ascii="Arial" w:hAnsi="Arial" w:cs="Arial"/>
          <w:bCs/>
          <w:sz w:val="24"/>
          <w:szCs w:val="24"/>
        </w:rPr>
        <w:t xml:space="preserve"> por fim</w:t>
      </w:r>
      <w:r w:rsidR="0021681C" w:rsidRPr="00BB2585">
        <w:rPr>
          <w:rFonts w:ascii="Arial" w:hAnsi="Arial" w:cs="Arial"/>
          <w:bCs/>
          <w:sz w:val="24"/>
          <w:szCs w:val="24"/>
        </w:rPr>
        <w:t>,</w:t>
      </w:r>
      <w:r w:rsidRPr="00BB2585">
        <w:rPr>
          <w:rFonts w:ascii="Arial" w:hAnsi="Arial" w:cs="Arial"/>
          <w:bCs/>
          <w:sz w:val="24"/>
          <w:szCs w:val="24"/>
        </w:rPr>
        <w:t xml:space="preserve"> a adaptabilidade de</w:t>
      </w:r>
      <w:r w:rsidR="00B0793C" w:rsidRPr="00BB2585">
        <w:rPr>
          <w:rFonts w:ascii="Arial" w:hAnsi="Arial" w:cs="Arial"/>
          <w:bCs/>
          <w:iCs/>
          <w:sz w:val="24"/>
          <w:szCs w:val="24"/>
        </w:rPr>
        <w:t xml:space="preserve"> resolução de problemas, também chamada de criatividade com </w:t>
      </w:r>
      <w:r w:rsidR="00B0793C" w:rsidRPr="00BB2585">
        <w:rPr>
          <w:rFonts w:ascii="Arial" w:hAnsi="Arial" w:cs="Arial"/>
          <w:bCs/>
          <w:sz w:val="24"/>
          <w:szCs w:val="24"/>
        </w:rPr>
        <w:t>β = 0.1</w:t>
      </w:r>
      <w:r w:rsidR="00714792" w:rsidRPr="00BB2585">
        <w:rPr>
          <w:rFonts w:ascii="Arial" w:hAnsi="Arial" w:cs="Arial"/>
          <w:bCs/>
          <w:sz w:val="24"/>
          <w:szCs w:val="24"/>
        </w:rPr>
        <w:t>56</w:t>
      </w:r>
      <w:r w:rsidR="00B0793C" w:rsidRPr="00BB2585">
        <w:rPr>
          <w:rFonts w:ascii="Arial" w:hAnsi="Arial" w:cs="Arial"/>
          <w:bCs/>
          <w:sz w:val="24"/>
          <w:szCs w:val="24"/>
        </w:rPr>
        <w:t xml:space="preserve">. Todavia, </w:t>
      </w:r>
      <w:r w:rsidR="00712C70" w:rsidRPr="00BB2585">
        <w:rPr>
          <w:rFonts w:ascii="Arial" w:hAnsi="Arial" w:cs="Arial"/>
          <w:bCs/>
          <w:sz w:val="24"/>
          <w:szCs w:val="24"/>
        </w:rPr>
        <w:t>todas as hipóteses</w:t>
      </w:r>
      <w:r w:rsidR="00B0793C" w:rsidRPr="00BB2585">
        <w:rPr>
          <w:rFonts w:ascii="Arial" w:hAnsi="Arial" w:cs="Arial"/>
          <w:bCs/>
          <w:sz w:val="24"/>
          <w:szCs w:val="24"/>
        </w:rPr>
        <w:t xml:space="preserve"> que essa</w:t>
      </w:r>
      <w:r w:rsidRPr="00BB2585">
        <w:rPr>
          <w:rFonts w:ascii="Arial" w:hAnsi="Arial" w:cs="Arial"/>
          <w:bCs/>
          <w:sz w:val="24"/>
          <w:szCs w:val="24"/>
        </w:rPr>
        <w:t>s</w:t>
      </w:r>
      <w:r w:rsidR="00B0793C" w:rsidRPr="00BB2585">
        <w:rPr>
          <w:rFonts w:ascii="Arial" w:hAnsi="Arial" w:cs="Arial"/>
          <w:bCs/>
          <w:sz w:val="24"/>
          <w:szCs w:val="24"/>
        </w:rPr>
        <w:t xml:space="preserve"> </w:t>
      </w:r>
      <w:r w:rsidRPr="00BB2585">
        <w:rPr>
          <w:rFonts w:ascii="Arial" w:hAnsi="Arial" w:cs="Arial"/>
          <w:bCs/>
          <w:sz w:val="24"/>
          <w:szCs w:val="24"/>
        </w:rPr>
        <w:t xml:space="preserve">relações são moderadas pela instabilidade do ambiente, neste caso, a instabilidade da tarefa e da equipe </w:t>
      </w:r>
      <w:r w:rsidR="00712C70" w:rsidRPr="00BB2585">
        <w:rPr>
          <w:rFonts w:ascii="Arial" w:hAnsi="Arial" w:cs="Arial"/>
          <w:bCs/>
          <w:sz w:val="24"/>
          <w:szCs w:val="24"/>
        </w:rPr>
        <w:t>são rejeitadas</w:t>
      </w:r>
      <w:r w:rsidR="006C73CD" w:rsidRPr="00BB2585">
        <w:rPr>
          <w:rFonts w:ascii="Arial" w:hAnsi="Arial" w:cs="Arial"/>
          <w:bCs/>
          <w:sz w:val="24"/>
          <w:szCs w:val="24"/>
        </w:rPr>
        <w:t xml:space="preserve"> </w:t>
      </w:r>
      <w:r w:rsidR="00712C70" w:rsidRPr="00BB2585">
        <w:rPr>
          <w:rFonts w:ascii="Arial" w:hAnsi="Arial" w:cs="Arial"/>
          <w:bCs/>
          <w:sz w:val="24"/>
          <w:szCs w:val="24"/>
        </w:rPr>
        <w:t>(</w:t>
      </w:r>
      <w:r w:rsidR="0059384D" w:rsidRPr="00BB2585">
        <w:rPr>
          <w:rFonts w:ascii="Arial" w:hAnsi="Arial" w:cs="Arial"/>
          <w:bCs/>
          <w:sz w:val="24"/>
          <w:szCs w:val="24"/>
        </w:rPr>
        <w:t>p</w:t>
      </w:r>
      <w:r w:rsidR="006C73CD" w:rsidRPr="00BB2585">
        <w:rPr>
          <w:rFonts w:ascii="Arial" w:hAnsi="Arial" w:cs="Arial"/>
          <w:bCs/>
          <w:sz w:val="24"/>
          <w:szCs w:val="24"/>
        </w:rPr>
        <w:t xml:space="preserve">or </w:t>
      </w:r>
      <w:r w:rsidR="006C73CD" w:rsidRPr="00BB2585">
        <w:rPr>
          <w:rFonts w:ascii="Arial" w:hAnsi="Arial" w:cs="Arial"/>
          <w:bCs/>
          <w:i/>
          <w:sz w:val="24"/>
          <w:szCs w:val="24"/>
        </w:rPr>
        <w:t>p-</w:t>
      </w:r>
      <w:proofErr w:type="spellStart"/>
      <w:r w:rsidR="006C73CD" w:rsidRPr="00BB2585">
        <w:rPr>
          <w:rFonts w:ascii="Arial" w:hAnsi="Arial" w:cs="Arial"/>
          <w:bCs/>
          <w:i/>
          <w:sz w:val="24"/>
          <w:szCs w:val="24"/>
        </w:rPr>
        <w:t>value</w:t>
      </w:r>
      <w:proofErr w:type="spellEnd"/>
      <w:r w:rsidR="006C73CD" w:rsidRPr="00BB2585">
        <w:rPr>
          <w:rFonts w:ascii="Arial" w:hAnsi="Arial" w:cs="Arial"/>
          <w:bCs/>
          <w:i/>
          <w:sz w:val="24"/>
          <w:szCs w:val="24"/>
        </w:rPr>
        <w:t xml:space="preserve"> </w:t>
      </w:r>
      <w:r w:rsidR="006C73CD" w:rsidRPr="00BB2585">
        <w:rPr>
          <w:rFonts w:ascii="Arial" w:hAnsi="Arial" w:cs="Arial"/>
          <w:bCs/>
          <w:iCs/>
          <w:sz w:val="24"/>
          <w:szCs w:val="24"/>
        </w:rPr>
        <w:t>alto)</w:t>
      </w:r>
      <w:r w:rsidR="00735528" w:rsidRPr="00BB2585">
        <w:rPr>
          <w:rFonts w:ascii="Arial" w:hAnsi="Arial" w:cs="Arial"/>
          <w:bCs/>
          <w:sz w:val="24"/>
          <w:szCs w:val="24"/>
        </w:rPr>
        <w:t>.</w:t>
      </w:r>
      <w:r w:rsidR="0059384D" w:rsidRPr="00BB2585">
        <w:rPr>
          <w:rFonts w:ascii="Arial" w:hAnsi="Arial" w:cs="Arial"/>
          <w:bCs/>
          <w:sz w:val="24"/>
          <w:szCs w:val="24"/>
        </w:rPr>
        <w:t xml:space="preserve"> </w:t>
      </w:r>
      <w:r w:rsidR="00677202" w:rsidRPr="00BB2585">
        <w:rPr>
          <w:rFonts w:ascii="Arial" w:hAnsi="Arial" w:cs="Arial"/>
          <w:bCs/>
          <w:sz w:val="24"/>
          <w:szCs w:val="24"/>
        </w:rPr>
        <w:t xml:space="preserve">A </w:t>
      </w:r>
      <w:r w:rsidR="00677202" w:rsidRPr="00BB2585">
        <w:rPr>
          <w:rFonts w:ascii="Arial" w:hAnsi="Arial" w:cs="Arial"/>
          <w:bCs/>
          <w:sz w:val="24"/>
          <w:szCs w:val="24"/>
        </w:rPr>
        <w:fldChar w:fldCharType="begin"/>
      </w:r>
      <w:r w:rsidR="00677202" w:rsidRPr="00BB2585">
        <w:rPr>
          <w:rFonts w:ascii="Arial" w:hAnsi="Arial" w:cs="Arial"/>
          <w:bCs/>
          <w:sz w:val="24"/>
          <w:szCs w:val="24"/>
        </w:rPr>
        <w:instrText xml:space="preserve"> REF _Ref31794024 \h  \* MERGEFORMAT </w:instrText>
      </w:r>
      <w:r w:rsidR="00677202" w:rsidRPr="00BB2585">
        <w:rPr>
          <w:rFonts w:ascii="Arial" w:hAnsi="Arial" w:cs="Arial"/>
          <w:bCs/>
          <w:sz w:val="24"/>
          <w:szCs w:val="24"/>
        </w:rPr>
      </w:r>
      <w:r w:rsidR="00677202" w:rsidRPr="00BB2585">
        <w:rPr>
          <w:rFonts w:ascii="Arial" w:hAnsi="Arial" w:cs="Arial"/>
          <w:bCs/>
          <w:sz w:val="24"/>
          <w:szCs w:val="24"/>
        </w:rPr>
        <w:fldChar w:fldCharType="separate"/>
      </w:r>
      <w:r w:rsidR="001C6428" w:rsidRPr="001C6428">
        <w:rPr>
          <w:rFonts w:ascii="Arial" w:hAnsi="Arial" w:cs="Arial"/>
          <w:sz w:val="24"/>
          <w:szCs w:val="24"/>
        </w:rPr>
        <w:t xml:space="preserve">Figura </w:t>
      </w:r>
      <w:r w:rsidR="001C6428" w:rsidRPr="001C6428">
        <w:rPr>
          <w:rFonts w:ascii="Arial" w:hAnsi="Arial" w:cs="Arial"/>
          <w:noProof/>
          <w:sz w:val="24"/>
          <w:szCs w:val="24"/>
        </w:rPr>
        <w:t>17</w:t>
      </w:r>
      <w:r w:rsidR="00677202" w:rsidRPr="00BB2585">
        <w:rPr>
          <w:rFonts w:ascii="Arial" w:hAnsi="Arial" w:cs="Arial"/>
          <w:bCs/>
          <w:sz w:val="24"/>
          <w:szCs w:val="24"/>
        </w:rPr>
        <w:fldChar w:fldCharType="end"/>
      </w:r>
      <w:r w:rsidR="00677202" w:rsidRPr="00BB2585">
        <w:rPr>
          <w:rFonts w:ascii="Arial" w:hAnsi="Arial" w:cs="Arial"/>
          <w:bCs/>
          <w:sz w:val="24"/>
          <w:szCs w:val="24"/>
        </w:rPr>
        <w:t xml:space="preserve"> apresenta a sumarização das hipóteses que foram aceitas na </w:t>
      </w:r>
      <w:r w:rsidR="00677202" w:rsidRPr="00442C35">
        <w:rPr>
          <w:rFonts w:ascii="Arial" w:hAnsi="Arial" w:cs="Arial"/>
          <w:bCs/>
          <w:sz w:val="24"/>
          <w:szCs w:val="24"/>
        </w:rPr>
        <w:fldChar w:fldCharType="begin"/>
      </w:r>
      <w:r w:rsidR="00677202" w:rsidRPr="00442C35">
        <w:rPr>
          <w:rFonts w:ascii="Arial" w:hAnsi="Arial" w:cs="Arial"/>
          <w:bCs/>
          <w:sz w:val="24"/>
          <w:szCs w:val="24"/>
        </w:rPr>
        <w:instrText xml:space="preserve"> REF _Ref31097087 \h </w:instrText>
      </w:r>
      <w:r w:rsidR="005341E7" w:rsidRPr="00442C35">
        <w:rPr>
          <w:rFonts w:ascii="Arial" w:hAnsi="Arial" w:cs="Arial"/>
          <w:bCs/>
          <w:sz w:val="24"/>
          <w:szCs w:val="24"/>
        </w:rPr>
        <w:instrText xml:space="preserve"> \* MERGEFORMAT </w:instrText>
      </w:r>
      <w:r w:rsidR="00677202" w:rsidRPr="00442C35">
        <w:rPr>
          <w:rFonts w:ascii="Arial" w:hAnsi="Arial" w:cs="Arial"/>
          <w:bCs/>
          <w:sz w:val="24"/>
          <w:szCs w:val="24"/>
        </w:rPr>
      </w:r>
      <w:r w:rsidR="00677202" w:rsidRPr="00442C35">
        <w:rPr>
          <w:rFonts w:ascii="Arial" w:hAnsi="Arial" w:cs="Arial"/>
          <w:bCs/>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32</w:t>
      </w:r>
      <w:r w:rsidR="00677202" w:rsidRPr="00442C35">
        <w:rPr>
          <w:rFonts w:ascii="Arial" w:hAnsi="Arial" w:cs="Arial"/>
          <w:bCs/>
          <w:sz w:val="24"/>
          <w:szCs w:val="24"/>
        </w:rPr>
        <w:fldChar w:fldCharType="end"/>
      </w:r>
      <w:r w:rsidR="00677202" w:rsidRPr="00442C35">
        <w:rPr>
          <w:rFonts w:ascii="Arial" w:hAnsi="Arial" w:cs="Arial"/>
          <w:bCs/>
          <w:sz w:val="24"/>
          <w:szCs w:val="24"/>
        </w:rPr>
        <w:t>.</w:t>
      </w:r>
    </w:p>
    <w:p w14:paraId="42353076" w14:textId="7C5F2F43" w:rsidR="00FF0F0F" w:rsidRDefault="00677202" w:rsidP="001A6C49">
      <w:pPr>
        <w:keepNext/>
        <w:ind w:left="720" w:firstLine="720"/>
        <w:rPr>
          <w:rFonts w:ascii="Arial" w:hAnsi="Arial" w:cs="Arial"/>
          <w:bCs/>
          <w:sz w:val="24"/>
          <w:szCs w:val="24"/>
        </w:rPr>
      </w:pPr>
      <w:r w:rsidRPr="00D956B2">
        <w:rPr>
          <w:rFonts w:ascii="Arial" w:hAnsi="Arial" w:cs="Arial"/>
          <w:sz w:val="20"/>
          <w:szCs w:val="20"/>
        </w:rPr>
        <w:t xml:space="preserve">  </w:t>
      </w:r>
      <w:commentRangeStart w:id="285"/>
      <w:r w:rsidR="00A70097" w:rsidRPr="00BB2585">
        <w:rPr>
          <w:rFonts w:ascii="Arial" w:hAnsi="Arial" w:cs="Arial"/>
          <w:bCs/>
          <w:sz w:val="24"/>
          <w:szCs w:val="24"/>
        </w:rPr>
        <w:t>O fato da</w:t>
      </w:r>
      <w:r w:rsidR="001C6428">
        <w:rPr>
          <w:rFonts w:ascii="Arial" w:hAnsi="Arial" w:cs="Arial"/>
          <w:bCs/>
          <w:sz w:val="24"/>
          <w:szCs w:val="24"/>
        </w:rPr>
        <w:t xml:space="preserve"> frequência da</w:t>
      </w:r>
      <w:r w:rsidR="00A70097" w:rsidRPr="00BB2585">
        <w:rPr>
          <w:rFonts w:ascii="Arial" w:hAnsi="Arial" w:cs="Arial"/>
          <w:bCs/>
          <w:sz w:val="24"/>
          <w:szCs w:val="24"/>
        </w:rPr>
        <w:t xml:space="preserve"> instabilidade não moderar a relação entre a adaptabilidade individual e a satisfação </w:t>
      </w:r>
      <w:r w:rsidR="001C6428">
        <w:rPr>
          <w:rFonts w:ascii="Arial" w:hAnsi="Arial" w:cs="Arial"/>
          <w:bCs/>
          <w:sz w:val="24"/>
          <w:szCs w:val="24"/>
        </w:rPr>
        <w:t>ca</w:t>
      </w:r>
      <w:r w:rsidR="003A4D3E">
        <w:rPr>
          <w:rFonts w:ascii="Arial" w:hAnsi="Arial" w:cs="Arial"/>
          <w:bCs/>
          <w:sz w:val="24"/>
          <w:szCs w:val="24"/>
        </w:rPr>
        <w:t xml:space="preserve">usou surpresa, pois de certo modo </w:t>
      </w:r>
      <w:r w:rsidR="00A70097" w:rsidRPr="00BB2585">
        <w:rPr>
          <w:rFonts w:ascii="Arial" w:hAnsi="Arial" w:cs="Arial"/>
          <w:bCs/>
          <w:sz w:val="24"/>
          <w:szCs w:val="24"/>
        </w:rPr>
        <w:t xml:space="preserve">é o oposto do esperado pela teoria proposta por </w:t>
      </w:r>
      <w:r w:rsidR="00A70097" w:rsidRPr="00BB2585">
        <w:rPr>
          <w:rFonts w:ascii="Arial" w:hAnsi="Arial" w:cs="Arial"/>
          <w:bCs/>
          <w:sz w:val="24"/>
          <w:szCs w:val="24"/>
        </w:rPr>
        <w:fldChar w:fldCharType="begin" w:fldLock="1"/>
      </w:r>
      <w:r w:rsidR="00682B4E">
        <w:rPr>
          <w:rFonts w:ascii="Arial" w:hAnsi="Arial" w:cs="Arial"/>
          <w:bCs/>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A70097" w:rsidRPr="00BB2585">
        <w:rPr>
          <w:rFonts w:ascii="Arial" w:hAnsi="Arial" w:cs="Arial"/>
          <w:bCs/>
          <w:sz w:val="24"/>
          <w:szCs w:val="24"/>
        </w:rPr>
        <w:fldChar w:fldCharType="separate"/>
      </w:r>
      <w:r w:rsidR="00A70097" w:rsidRPr="00BB2585">
        <w:rPr>
          <w:rFonts w:ascii="Arial" w:hAnsi="Arial" w:cs="Arial"/>
          <w:bCs/>
          <w:noProof/>
          <w:sz w:val="24"/>
          <w:szCs w:val="24"/>
        </w:rPr>
        <w:t xml:space="preserve">Ployhart </w:t>
      </w:r>
      <w:r w:rsidR="00A70097" w:rsidRPr="00BB2585">
        <w:rPr>
          <w:rFonts w:ascii="Arial" w:hAnsi="Arial" w:cs="Arial"/>
          <w:bCs/>
          <w:i/>
          <w:noProof/>
          <w:sz w:val="24"/>
          <w:szCs w:val="24"/>
        </w:rPr>
        <w:t>et al.</w:t>
      </w:r>
      <w:r w:rsidR="00A70097" w:rsidRPr="00BB2585">
        <w:rPr>
          <w:rFonts w:ascii="Arial" w:hAnsi="Arial" w:cs="Arial"/>
          <w:bCs/>
          <w:noProof/>
          <w:sz w:val="24"/>
          <w:szCs w:val="24"/>
        </w:rPr>
        <w:t xml:space="preserve"> (2006)</w:t>
      </w:r>
      <w:r w:rsidR="00A70097" w:rsidRPr="00BB2585">
        <w:rPr>
          <w:rFonts w:ascii="Arial" w:hAnsi="Arial" w:cs="Arial"/>
          <w:bCs/>
          <w:sz w:val="24"/>
          <w:szCs w:val="24"/>
        </w:rPr>
        <w:fldChar w:fldCharType="end"/>
      </w:r>
      <w:r w:rsidR="00A70097" w:rsidRPr="00BB2585">
        <w:rPr>
          <w:rFonts w:ascii="Arial" w:hAnsi="Arial" w:cs="Arial"/>
          <w:bCs/>
          <w:sz w:val="24"/>
          <w:szCs w:val="24"/>
        </w:rPr>
        <w:t>.</w:t>
      </w:r>
      <w:r w:rsidR="00A05A0A">
        <w:rPr>
          <w:rFonts w:ascii="Arial" w:hAnsi="Arial" w:cs="Arial"/>
          <w:bCs/>
          <w:sz w:val="24"/>
          <w:szCs w:val="24"/>
        </w:rPr>
        <w:t xml:space="preserve"> </w:t>
      </w:r>
      <w:commentRangeEnd w:id="285"/>
      <w:r w:rsidR="00FD4D09">
        <w:rPr>
          <w:rStyle w:val="Refdecomentrio"/>
        </w:rPr>
        <w:commentReference w:id="285"/>
      </w:r>
      <w:commentRangeStart w:id="286"/>
      <w:r w:rsidR="00A05A0A">
        <w:rPr>
          <w:rFonts w:ascii="Arial" w:hAnsi="Arial" w:cs="Arial"/>
          <w:bCs/>
          <w:sz w:val="24"/>
          <w:szCs w:val="24"/>
        </w:rPr>
        <w:t>Um trabalho futuro, tanto para satisfação quanto para os casos que semelhantes que ocorrem</w:t>
      </w:r>
      <w:r w:rsidR="00EE644E">
        <w:rPr>
          <w:rFonts w:ascii="Arial" w:hAnsi="Arial" w:cs="Arial"/>
          <w:bCs/>
          <w:sz w:val="24"/>
          <w:szCs w:val="24"/>
        </w:rPr>
        <w:t xml:space="preserve"> com a dimensões do </w:t>
      </w:r>
      <w:proofErr w:type="spellStart"/>
      <w:r w:rsidR="00EE644E">
        <w:rPr>
          <w:rFonts w:ascii="Arial" w:hAnsi="Arial" w:cs="Arial"/>
          <w:bCs/>
          <w:sz w:val="24"/>
          <w:szCs w:val="24"/>
        </w:rPr>
        <w:t>burnout</w:t>
      </w:r>
      <w:proofErr w:type="spellEnd"/>
      <w:r w:rsidR="00EE644E">
        <w:rPr>
          <w:rFonts w:ascii="Arial" w:hAnsi="Arial" w:cs="Arial"/>
          <w:bCs/>
          <w:sz w:val="24"/>
          <w:szCs w:val="24"/>
        </w:rPr>
        <w:t xml:space="preserve"> é investigar se a intensidade da instabilidade tem efeito moderador </w:t>
      </w:r>
      <w:r w:rsidR="00A55BD0">
        <w:rPr>
          <w:rFonts w:ascii="Arial" w:hAnsi="Arial" w:cs="Arial"/>
          <w:bCs/>
          <w:sz w:val="24"/>
          <w:szCs w:val="24"/>
        </w:rPr>
        <w:t>nas relações.</w:t>
      </w:r>
      <w:commentRangeEnd w:id="286"/>
      <w:r w:rsidR="00FD4D09">
        <w:rPr>
          <w:rStyle w:val="Refdecomentrio"/>
        </w:rPr>
        <w:commentReference w:id="286"/>
      </w:r>
    </w:p>
    <w:p w14:paraId="58218F2E" w14:textId="1EF13281" w:rsidR="00A70097" w:rsidRPr="00BB2585" w:rsidRDefault="00A70097" w:rsidP="00A70097">
      <w:pPr>
        <w:spacing w:line="360" w:lineRule="auto"/>
        <w:ind w:firstLine="720"/>
        <w:rPr>
          <w:rFonts w:ascii="Arial" w:hAnsi="Arial" w:cs="Arial"/>
          <w:bCs/>
          <w:sz w:val="24"/>
          <w:szCs w:val="24"/>
        </w:rPr>
      </w:pPr>
      <w:r w:rsidRPr="00BB2585">
        <w:rPr>
          <w:rFonts w:ascii="Arial" w:hAnsi="Arial" w:cs="Arial"/>
          <w:bCs/>
          <w:sz w:val="24"/>
          <w:szCs w:val="24"/>
        </w:rPr>
        <w:t xml:space="preserve">É interessante notar </w:t>
      </w:r>
      <w:r w:rsidR="0013590E">
        <w:rPr>
          <w:rFonts w:ascii="Arial" w:hAnsi="Arial" w:cs="Arial"/>
          <w:bCs/>
          <w:sz w:val="24"/>
          <w:szCs w:val="24"/>
        </w:rPr>
        <w:t xml:space="preserve">também </w:t>
      </w:r>
      <w:r w:rsidR="00AC0CE9">
        <w:rPr>
          <w:rFonts w:ascii="Arial" w:hAnsi="Arial" w:cs="Arial"/>
          <w:bCs/>
          <w:sz w:val="24"/>
          <w:szCs w:val="24"/>
        </w:rPr>
        <w:t xml:space="preserve">que as dimensões </w:t>
      </w:r>
      <w:r w:rsidR="007015F9">
        <w:rPr>
          <w:rFonts w:ascii="Arial" w:hAnsi="Arial" w:cs="Arial"/>
          <w:bCs/>
          <w:sz w:val="24"/>
          <w:szCs w:val="24"/>
        </w:rPr>
        <w:t xml:space="preserve">do stress, da emergência e crise e do interpessoal, têm um impacto maior na satisfação que </w:t>
      </w:r>
      <w:r w:rsidR="000214B9">
        <w:rPr>
          <w:rFonts w:ascii="Arial" w:hAnsi="Arial" w:cs="Arial"/>
          <w:bCs/>
          <w:sz w:val="24"/>
          <w:szCs w:val="24"/>
        </w:rPr>
        <w:t>as dimensões de aprendizado e resoluções de problemas</w:t>
      </w:r>
      <w:r w:rsidR="00A55BD0">
        <w:rPr>
          <w:rFonts w:ascii="Arial" w:hAnsi="Arial" w:cs="Arial"/>
          <w:bCs/>
          <w:sz w:val="24"/>
          <w:szCs w:val="24"/>
        </w:rPr>
        <w:t xml:space="preserve"> na amostra analisada</w:t>
      </w:r>
      <w:r w:rsidRPr="00BB2585">
        <w:rPr>
          <w:rFonts w:ascii="Arial" w:hAnsi="Arial" w:cs="Arial"/>
          <w:bCs/>
          <w:sz w:val="24"/>
          <w:szCs w:val="24"/>
        </w:rPr>
        <w:t>.</w:t>
      </w:r>
    </w:p>
    <w:p w14:paraId="7169B255" w14:textId="03210EAD" w:rsidR="008967F9" w:rsidRPr="00BB2585" w:rsidRDefault="00A55BD0" w:rsidP="00B05408">
      <w:pPr>
        <w:spacing w:line="360" w:lineRule="auto"/>
        <w:ind w:firstLine="720"/>
        <w:rPr>
          <w:rFonts w:ascii="Arial" w:hAnsi="Arial" w:cs="Arial"/>
        </w:rPr>
      </w:pPr>
      <w:commentRangeStart w:id="287"/>
      <w:r>
        <w:rPr>
          <w:rFonts w:ascii="Arial" w:hAnsi="Arial" w:cs="Arial"/>
          <w:bCs/>
          <w:sz w:val="24"/>
          <w:szCs w:val="24"/>
        </w:rPr>
        <w:t xml:space="preserve">Outro ponto importante é que  esses </w:t>
      </w:r>
      <w:r w:rsidR="0021681C" w:rsidRPr="00BB2585">
        <w:rPr>
          <w:rFonts w:ascii="Arial" w:hAnsi="Arial" w:cs="Arial"/>
          <w:bCs/>
          <w:sz w:val="24"/>
          <w:szCs w:val="24"/>
        </w:rPr>
        <w:t xml:space="preserve">resultados adicionam </w:t>
      </w:r>
      <w:r w:rsidR="00050583" w:rsidRPr="00BB2585">
        <w:rPr>
          <w:rFonts w:ascii="Arial" w:hAnsi="Arial" w:cs="Arial"/>
          <w:bCs/>
          <w:sz w:val="24"/>
          <w:szCs w:val="24"/>
        </w:rPr>
        <w:t>as</w:t>
      </w:r>
      <w:r w:rsidR="0021681C" w:rsidRPr="00BB2585">
        <w:rPr>
          <w:rFonts w:ascii="Arial" w:hAnsi="Arial" w:cs="Arial"/>
          <w:bCs/>
          <w:sz w:val="24"/>
          <w:szCs w:val="24"/>
        </w:rPr>
        <w:t xml:space="preserve"> características individuais, neste caso a adaptabilidade</w:t>
      </w:r>
      <w:r w:rsidR="00050583" w:rsidRPr="00BB2585">
        <w:rPr>
          <w:rFonts w:ascii="Arial" w:hAnsi="Arial" w:cs="Arial"/>
          <w:bCs/>
          <w:sz w:val="24"/>
          <w:szCs w:val="24"/>
        </w:rPr>
        <w:t>,</w:t>
      </w:r>
      <w:r w:rsidR="0021681C" w:rsidRPr="00BB2585">
        <w:rPr>
          <w:rFonts w:ascii="Arial" w:hAnsi="Arial" w:cs="Arial"/>
          <w:bCs/>
          <w:sz w:val="24"/>
          <w:szCs w:val="24"/>
        </w:rPr>
        <w:t xml:space="preserve"> na teoria</w:t>
      </w:r>
      <w:r w:rsidR="00050583" w:rsidRPr="00BB2585">
        <w:rPr>
          <w:rFonts w:ascii="Arial" w:hAnsi="Arial" w:cs="Arial"/>
          <w:bCs/>
          <w:sz w:val="24"/>
          <w:szCs w:val="24"/>
        </w:rPr>
        <w:t xml:space="preserve"> da satisfação com o trabalho na</w:t>
      </w:r>
      <w:r w:rsidR="0021681C" w:rsidRPr="00BB2585">
        <w:rPr>
          <w:rFonts w:ascii="Arial" w:hAnsi="Arial" w:cs="Arial"/>
          <w:bCs/>
          <w:sz w:val="24"/>
          <w:szCs w:val="24"/>
        </w:rPr>
        <w:t xml:space="preserve"> proposta por </w:t>
      </w:r>
      <w:r w:rsidR="00050583" w:rsidRPr="00BB2585">
        <w:rPr>
          <w:rFonts w:ascii="Arial" w:hAnsi="Arial" w:cs="Arial"/>
          <w:bCs/>
          <w:sz w:val="24"/>
          <w:szCs w:val="24"/>
        </w:rPr>
        <w:fldChar w:fldCharType="begin" w:fldLock="1"/>
      </w:r>
      <w:r w:rsidR="00A9683C">
        <w:rPr>
          <w:rFonts w:ascii="Arial" w:hAnsi="Arial" w:cs="Arial"/>
          <w:bCs/>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050583" w:rsidRPr="00BB2585">
        <w:rPr>
          <w:rFonts w:ascii="Arial" w:hAnsi="Arial" w:cs="Arial"/>
          <w:bCs/>
          <w:sz w:val="24"/>
          <w:szCs w:val="24"/>
        </w:rPr>
        <w:fldChar w:fldCharType="separate"/>
      </w:r>
      <w:r w:rsidR="00964361" w:rsidRPr="00BB2585">
        <w:rPr>
          <w:rFonts w:ascii="Arial" w:hAnsi="Arial" w:cs="Arial"/>
          <w:bCs/>
          <w:noProof/>
          <w:sz w:val="24"/>
          <w:szCs w:val="24"/>
        </w:rPr>
        <w:t>Franca</w:t>
      </w:r>
      <w:r w:rsidR="00964361">
        <w:rPr>
          <w:rFonts w:ascii="Arial" w:hAnsi="Arial" w:cs="Arial"/>
          <w:bCs/>
          <w:noProof/>
          <w:sz w:val="24"/>
          <w:szCs w:val="24"/>
        </w:rPr>
        <w:t>,</w:t>
      </w:r>
      <w:r w:rsidR="00964361" w:rsidRPr="00BB2585">
        <w:rPr>
          <w:rFonts w:ascii="Arial" w:hAnsi="Arial" w:cs="Arial"/>
          <w:bCs/>
          <w:noProof/>
          <w:sz w:val="24"/>
          <w:szCs w:val="24"/>
        </w:rPr>
        <w:t xml:space="preserve"> Da Silva</w:t>
      </w:r>
      <w:r w:rsidR="00964361">
        <w:rPr>
          <w:rFonts w:ascii="Arial" w:hAnsi="Arial" w:cs="Arial"/>
          <w:bCs/>
          <w:noProof/>
          <w:sz w:val="24"/>
          <w:szCs w:val="24"/>
        </w:rPr>
        <w:t xml:space="preserve"> e</w:t>
      </w:r>
      <w:r w:rsidR="00964361" w:rsidRPr="00BB2585">
        <w:rPr>
          <w:rFonts w:ascii="Arial" w:hAnsi="Arial" w:cs="Arial"/>
          <w:bCs/>
          <w:noProof/>
          <w:sz w:val="24"/>
          <w:szCs w:val="24"/>
        </w:rPr>
        <w:t xml:space="preserve"> Sharp</w:t>
      </w:r>
      <w:r w:rsidR="00050583" w:rsidRPr="00BB2585">
        <w:rPr>
          <w:rFonts w:ascii="Arial" w:hAnsi="Arial" w:cs="Arial"/>
          <w:bCs/>
          <w:noProof/>
          <w:sz w:val="24"/>
          <w:szCs w:val="24"/>
        </w:rPr>
        <w:t xml:space="preserve"> </w:t>
      </w:r>
      <w:r w:rsidR="00964361">
        <w:rPr>
          <w:rFonts w:ascii="Arial" w:hAnsi="Arial" w:cs="Arial"/>
          <w:bCs/>
          <w:noProof/>
          <w:sz w:val="24"/>
          <w:szCs w:val="24"/>
        </w:rPr>
        <w:t>(</w:t>
      </w:r>
      <w:r w:rsidR="00050583" w:rsidRPr="00BB2585">
        <w:rPr>
          <w:rFonts w:ascii="Arial" w:hAnsi="Arial" w:cs="Arial"/>
          <w:bCs/>
          <w:noProof/>
          <w:sz w:val="24"/>
          <w:szCs w:val="24"/>
        </w:rPr>
        <w:t>2018)</w:t>
      </w:r>
      <w:r w:rsidR="00050583" w:rsidRPr="00BB2585">
        <w:rPr>
          <w:rFonts w:ascii="Arial" w:hAnsi="Arial" w:cs="Arial"/>
          <w:bCs/>
          <w:sz w:val="24"/>
          <w:szCs w:val="24"/>
        </w:rPr>
        <w:fldChar w:fldCharType="end"/>
      </w:r>
      <w:commentRangeEnd w:id="287"/>
      <w:r w:rsidR="00CA57BD">
        <w:rPr>
          <w:rStyle w:val="Refdecomentrio"/>
        </w:rPr>
        <w:commentReference w:id="287"/>
      </w:r>
      <w:r w:rsidR="00050583" w:rsidRPr="00BB2585">
        <w:rPr>
          <w:rFonts w:ascii="Arial" w:hAnsi="Arial" w:cs="Arial"/>
          <w:bCs/>
          <w:sz w:val="24"/>
          <w:szCs w:val="24"/>
        </w:rPr>
        <w:t>.</w:t>
      </w:r>
      <w:r w:rsidR="002A59DA" w:rsidRPr="00BB2585">
        <w:rPr>
          <w:rFonts w:ascii="Arial" w:hAnsi="Arial" w:cs="Arial"/>
          <w:bCs/>
          <w:sz w:val="24"/>
          <w:szCs w:val="24"/>
        </w:rPr>
        <w:t xml:space="preserve"> Os resultados </w:t>
      </w:r>
      <w:r w:rsidR="00B64714" w:rsidRPr="00BB2585">
        <w:rPr>
          <w:rFonts w:ascii="Arial" w:hAnsi="Arial" w:cs="Arial"/>
          <w:bCs/>
          <w:sz w:val="24"/>
          <w:szCs w:val="24"/>
        </w:rPr>
        <w:t xml:space="preserve">vão ao encontro dos </w:t>
      </w:r>
      <w:r w:rsidR="00B64714" w:rsidRPr="00BB2585">
        <w:rPr>
          <w:rFonts w:ascii="Arial" w:hAnsi="Arial" w:cs="Arial"/>
          <w:bCs/>
          <w:sz w:val="24"/>
          <w:szCs w:val="24"/>
        </w:rPr>
        <w:lastRenderedPageBreak/>
        <w:t xml:space="preserve">resultados propostos por </w:t>
      </w:r>
      <w:r w:rsidR="00B64714" w:rsidRPr="00BB2585">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00B64714" w:rsidRPr="00BB2585">
        <w:rPr>
          <w:rFonts w:ascii="Arial" w:hAnsi="Arial" w:cs="Arial"/>
          <w:sz w:val="24"/>
          <w:szCs w:val="24"/>
        </w:rPr>
        <w:fldChar w:fldCharType="separate"/>
      </w:r>
      <w:r w:rsidR="00B64714" w:rsidRPr="00BB2585">
        <w:rPr>
          <w:rFonts w:ascii="Arial" w:hAnsi="Arial" w:cs="Arial"/>
          <w:noProof/>
          <w:sz w:val="24"/>
          <w:szCs w:val="24"/>
        </w:rPr>
        <w:t>Cullen et al. (2014)</w:t>
      </w:r>
      <w:r w:rsidR="00B64714" w:rsidRPr="00BB2585">
        <w:rPr>
          <w:rFonts w:ascii="Arial" w:hAnsi="Arial" w:cs="Arial"/>
          <w:sz w:val="24"/>
          <w:szCs w:val="24"/>
        </w:rPr>
        <w:fldChar w:fldCharType="end"/>
      </w:r>
      <w:r w:rsidR="00B64714" w:rsidRPr="00BB2585">
        <w:rPr>
          <w:rFonts w:ascii="Arial" w:hAnsi="Arial" w:cs="Arial"/>
          <w:sz w:val="24"/>
          <w:szCs w:val="24"/>
        </w:rPr>
        <w:t xml:space="preserve"> </w:t>
      </w:r>
      <w:r w:rsidR="006958F8" w:rsidRPr="00BB2585">
        <w:rPr>
          <w:rFonts w:ascii="Arial" w:hAnsi="Arial" w:cs="Arial"/>
          <w:sz w:val="24"/>
          <w:szCs w:val="24"/>
        </w:rPr>
        <w:t>sobre a adaptabilidade individual e a sa</w:t>
      </w:r>
      <w:r w:rsidR="00486BB3" w:rsidRPr="00BB2585">
        <w:rPr>
          <w:rFonts w:ascii="Arial" w:hAnsi="Arial" w:cs="Arial"/>
          <w:sz w:val="24"/>
          <w:szCs w:val="24"/>
        </w:rPr>
        <w:t xml:space="preserve">tisfação </w:t>
      </w:r>
      <w:r w:rsidR="00B64714" w:rsidRPr="00BB2585">
        <w:rPr>
          <w:rFonts w:ascii="Arial" w:hAnsi="Arial" w:cs="Arial"/>
          <w:sz w:val="24"/>
          <w:szCs w:val="24"/>
        </w:rPr>
        <w:t xml:space="preserve">que foram </w:t>
      </w:r>
      <w:r w:rsidR="00AE14BC" w:rsidRPr="00BB2585">
        <w:rPr>
          <w:rFonts w:ascii="Arial" w:hAnsi="Arial" w:cs="Arial"/>
          <w:sz w:val="24"/>
          <w:szCs w:val="24"/>
        </w:rPr>
        <w:t xml:space="preserve">observados em equipes de Logística. </w:t>
      </w:r>
      <w:r w:rsidR="00486BB3" w:rsidRPr="00BB2585">
        <w:rPr>
          <w:rFonts w:ascii="Arial" w:hAnsi="Arial" w:cs="Arial"/>
          <w:sz w:val="24"/>
          <w:szCs w:val="24"/>
        </w:rPr>
        <w:t xml:space="preserve">Contudo, vale ressaltar que o trabalho de </w:t>
      </w:r>
      <w:r w:rsidR="00486BB3" w:rsidRPr="00BB2585">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00486BB3" w:rsidRPr="00BB2585">
        <w:rPr>
          <w:rFonts w:ascii="Arial" w:hAnsi="Arial" w:cs="Arial"/>
          <w:sz w:val="24"/>
          <w:szCs w:val="24"/>
        </w:rPr>
        <w:fldChar w:fldCharType="separate"/>
      </w:r>
      <w:r w:rsidR="00486BB3" w:rsidRPr="00BB2585">
        <w:rPr>
          <w:rFonts w:ascii="Arial" w:hAnsi="Arial" w:cs="Arial"/>
          <w:noProof/>
          <w:sz w:val="24"/>
          <w:szCs w:val="24"/>
        </w:rPr>
        <w:t>Cullen et al. (2014)</w:t>
      </w:r>
      <w:r w:rsidR="00486BB3" w:rsidRPr="00BB2585">
        <w:rPr>
          <w:rFonts w:ascii="Arial" w:hAnsi="Arial" w:cs="Arial"/>
          <w:sz w:val="24"/>
          <w:szCs w:val="24"/>
        </w:rPr>
        <w:fldChar w:fldCharType="end"/>
      </w:r>
      <w:r w:rsidR="00486BB3" w:rsidRPr="00BB2585">
        <w:rPr>
          <w:rFonts w:ascii="Arial" w:hAnsi="Arial" w:cs="Arial"/>
          <w:sz w:val="24"/>
          <w:szCs w:val="24"/>
        </w:rPr>
        <w:t xml:space="preserve"> apenas utilizou duas dimensões da adaptabilidade (aprendizado e</w:t>
      </w:r>
      <w:r w:rsidR="002B0B1A" w:rsidRPr="00BB2585">
        <w:rPr>
          <w:rFonts w:ascii="Arial" w:hAnsi="Arial" w:cs="Arial"/>
          <w:sz w:val="24"/>
          <w:szCs w:val="24"/>
        </w:rPr>
        <w:t xml:space="preserve"> emergência), enquanto que este trabalho investigou todas as dimensões. </w:t>
      </w:r>
      <w:r w:rsidR="00B64714" w:rsidRPr="00BB2585">
        <w:rPr>
          <w:rFonts w:ascii="Arial" w:hAnsi="Arial" w:cs="Arial"/>
          <w:bCs/>
          <w:sz w:val="24"/>
          <w:szCs w:val="24"/>
        </w:rPr>
        <w:t xml:space="preserve"> </w:t>
      </w:r>
    </w:p>
    <w:p w14:paraId="2F842F43" w14:textId="489EF619" w:rsidR="00774A5F" w:rsidRPr="00BB2585" w:rsidRDefault="00774A5F" w:rsidP="00774A5F">
      <w:pPr>
        <w:pStyle w:val="PhD-Title2"/>
      </w:pPr>
      <w:bookmarkStart w:id="288" w:name="_Toc42242473"/>
      <w:r w:rsidRPr="00BB2585">
        <w:t xml:space="preserve">Relações entre Adaptabilidade, Instabilidade, e </w:t>
      </w:r>
      <w:r>
        <w:t>o burnout</w:t>
      </w:r>
      <w:r w:rsidRPr="00BB2585">
        <w:t xml:space="preserve"> na Engenharia de Software</w:t>
      </w:r>
      <w:bookmarkEnd w:id="288"/>
    </w:p>
    <w:p w14:paraId="417B4F48" w14:textId="45ABE42F" w:rsidR="000820A0" w:rsidRPr="00BB2585" w:rsidRDefault="00D26720" w:rsidP="005341E7">
      <w:pPr>
        <w:spacing w:line="360" w:lineRule="auto"/>
        <w:ind w:firstLine="720"/>
        <w:rPr>
          <w:rFonts w:ascii="Arial" w:hAnsi="Arial" w:cs="Arial"/>
          <w:b/>
          <w:bCs/>
        </w:rPr>
      </w:pPr>
      <w:r w:rsidRPr="00BB2585">
        <w:rPr>
          <w:rFonts w:ascii="Arial" w:hAnsi="Arial" w:cs="Arial"/>
          <w:sz w:val="24"/>
          <w:szCs w:val="24"/>
        </w:rPr>
        <w:t xml:space="preserve">Como apresentado anteriormente, o Burnout pode ser dividido em três dimensões, </w:t>
      </w:r>
      <w:r w:rsidR="001704D2" w:rsidRPr="00BB2585">
        <w:rPr>
          <w:rFonts w:ascii="Arial" w:hAnsi="Arial" w:cs="Arial"/>
          <w:sz w:val="24"/>
          <w:szCs w:val="24"/>
        </w:rPr>
        <w:t xml:space="preserve">Cinismo, Exaustão e Eficácia. Portanto, cada hipótese do Burnout também será avaliada para as três dimensões.   </w:t>
      </w:r>
      <w:r w:rsidRPr="00BB2585">
        <w:rPr>
          <w:rFonts w:ascii="Arial" w:hAnsi="Arial" w:cs="Arial"/>
          <w:sz w:val="24"/>
          <w:szCs w:val="24"/>
        </w:rPr>
        <w:t xml:space="preserve"> </w:t>
      </w:r>
    </w:p>
    <w:p w14:paraId="27FAD5AB" w14:textId="6988314E" w:rsidR="00FA4208" w:rsidRPr="00BB2585" w:rsidRDefault="00F35562" w:rsidP="005C372C">
      <w:pPr>
        <w:ind w:left="720"/>
        <w:rPr>
          <w:rFonts w:ascii="Arial" w:hAnsi="Arial" w:cs="Arial"/>
          <w:b/>
          <w:bCs/>
        </w:rPr>
      </w:pPr>
      <w:r w:rsidRPr="00BB2585">
        <w:rPr>
          <w:rFonts w:ascii="Arial" w:hAnsi="Arial" w:cs="Arial"/>
          <w:b/>
          <w:bCs/>
        </w:rPr>
        <w:t xml:space="preserve">H2 - A adaptabilidade individual influencia negativamente o </w:t>
      </w:r>
      <w:proofErr w:type="spellStart"/>
      <w:r w:rsidRPr="00BB2585">
        <w:rPr>
          <w:rFonts w:ascii="Arial" w:hAnsi="Arial" w:cs="Arial"/>
          <w:b/>
          <w:bCs/>
        </w:rPr>
        <w:t>burnout</w:t>
      </w:r>
      <w:proofErr w:type="spellEnd"/>
      <w:r w:rsidRPr="00BB2585">
        <w:rPr>
          <w:rFonts w:ascii="Arial" w:hAnsi="Arial" w:cs="Arial"/>
          <w:b/>
          <w:bCs/>
        </w:rPr>
        <w:t xml:space="preserve"> dos indivíduos na Engenharia de Software e essa relação é moderada pela instabilidade do projeto.</w:t>
      </w:r>
    </w:p>
    <w:p w14:paraId="5BC86E8C" w14:textId="7F826E81" w:rsidR="00E33F30" w:rsidRPr="00BB2585" w:rsidRDefault="00E33F30" w:rsidP="00E33F30">
      <w:pPr>
        <w:ind w:left="720"/>
        <w:rPr>
          <w:rStyle w:val="tlid-translation"/>
          <w:rFonts w:ascii="Arial" w:hAnsi="Arial" w:cs="Arial"/>
          <w:i/>
          <w:iCs/>
          <w:sz w:val="20"/>
          <w:szCs w:val="20"/>
        </w:rPr>
      </w:pPr>
      <w:r w:rsidRPr="00BB2585">
        <w:rPr>
          <w:rFonts w:ascii="Arial" w:hAnsi="Arial" w:cs="Arial"/>
          <w:b/>
          <w:bCs/>
          <w:i/>
          <w:iCs/>
          <w:sz w:val="20"/>
          <w:szCs w:val="20"/>
        </w:rPr>
        <w:t xml:space="preserve">H2.1 </w:t>
      </w:r>
      <w:r w:rsidRPr="00BB2585">
        <w:rPr>
          <w:rStyle w:val="tlid-translation"/>
          <w:rFonts w:ascii="Arial" w:hAnsi="Arial" w:cs="Arial"/>
          <w:i/>
          <w:iCs/>
          <w:sz w:val="20"/>
          <w:szCs w:val="20"/>
        </w:rPr>
        <w:t>A adaptabilidade individual de</w:t>
      </w:r>
      <w:r w:rsidR="00E86793" w:rsidRPr="00BB2585">
        <w:rPr>
          <w:rStyle w:val="tlid-translation"/>
          <w:rFonts w:ascii="Arial" w:hAnsi="Arial" w:cs="Arial"/>
          <w:i/>
          <w:iCs/>
          <w:sz w:val="20"/>
          <w:szCs w:val="20"/>
        </w:rPr>
        <w:t xml:space="preserve"> criatividade</w:t>
      </w:r>
      <w:r w:rsidRPr="00BB2585">
        <w:rPr>
          <w:rStyle w:val="tlid-translation"/>
          <w:rFonts w:ascii="Arial" w:hAnsi="Arial" w:cs="Arial"/>
          <w:i/>
          <w:iCs/>
          <w:sz w:val="20"/>
          <w:szCs w:val="20"/>
        </w:rPr>
        <w:t xml:space="preserve"> </w:t>
      </w:r>
      <w:r w:rsidR="00E86793" w:rsidRPr="00BB2585">
        <w:rPr>
          <w:rStyle w:val="tlid-translation"/>
          <w:rFonts w:ascii="Arial" w:hAnsi="Arial" w:cs="Arial"/>
          <w:i/>
          <w:iCs/>
          <w:sz w:val="20"/>
          <w:szCs w:val="20"/>
        </w:rPr>
        <w:t>(</w:t>
      </w:r>
      <w:r w:rsidRPr="00BB2585">
        <w:rPr>
          <w:rStyle w:val="tlid-translation"/>
          <w:rFonts w:ascii="Arial" w:hAnsi="Arial" w:cs="Arial"/>
          <w:i/>
          <w:iCs/>
          <w:sz w:val="20"/>
          <w:szCs w:val="20"/>
        </w:rPr>
        <w:t>resolução de problemas</w:t>
      </w:r>
      <w:r w:rsidR="00E86793" w:rsidRPr="00BB2585">
        <w:rPr>
          <w:rStyle w:val="tlid-translation"/>
          <w:rFonts w:ascii="Arial" w:hAnsi="Arial" w:cs="Arial"/>
          <w:i/>
          <w:iCs/>
          <w:sz w:val="20"/>
          <w:szCs w:val="20"/>
        </w:rPr>
        <w:t>)</w:t>
      </w:r>
      <w:r w:rsidRPr="00BB2585">
        <w:rPr>
          <w:rStyle w:val="tlid-translation"/>
          <w:rFonts w:ascii="Arial" w:hAnsi="Arial" w:cs="Arial"/>
          <w:i/>
          <w:iCs/>
          <w:sz w:val="20"/>
          <w:szCs w:val="20"/>
        </w:rPr>
        <w:t xml:space="preserve"> está relacionada negativamente com </w:t>
      </w:r>
      <w:r w:rsidR="00860D16" w:rsidRPr="00BB2585">
        <w:rPr>
          <w:rStyle w:val="tlid-translation"/>
          <w:rFonts w:ascii="Arial" w:hAnsi="Arial" w:cs="Arial"/>
          <w:i/>
          <w:iCs/>
          <w:sz w:val="20"/>
          <w:szCs w:val="20"/>
        </w:rPr>
        <w:t>a</w:t>
      </w:r>
      <w:r w:rsidRPr="00BB2585">
        <w:rPr>
          <w:rStyle w:val="tlid-translation"/>
          <w:rFonts w:ascii="Arial" w:hAnsi="Arial" w:cs="Arial"/>
          <w:i/>
          <w:iCs/>
          <w:sz w:val="20"/>
          <w:szCs w:val="20"/>
        </w:rPr>
        <w:t xml:space="preserve"> </w:t>
      </w:r>
      <w:r w:rsidR="001704D2" w:rsidRPr="00BB2585">
        <w:rPr>
          <w:rStyle w:val="tlid-translation"/>
          <w:rFonts w:ascii="Arial" w:hAnsi="Arial" w:cs="Arial"/>
          <w:i/>
          <w:iCs/>
          <w:sz w:val="20"/>
          <w:szCs w:val="20"/>
        </w:rPr>
        <w:t xml:space="preserve">Exaustão </w:t>
      </w:r>
      <w:r w:rsidR="00395F23" w:rsidRPr="00BB2585">
        <w:rPr>
          <w:rStyle w:val="tlid-translation"/>
          <w:rFonts w:ascii="Arial" w:hAnsi="Arial" w:cs="Arial"/>
          <w:i/>
          <w:iCs/>
          <w:sz w:val="20"/>
          <w:szCs w:val="20"/>
        </w:rPr>
        <w:t>(</w:t>
      </w:r>
      <w:r w:rsidR="001704D2" w:rsidRPr="00BB2585">
        <w:rPr>
          <w:rStyle w:val="tlid-translation"/>
          <w:rFonts w:ascii="Arial" w:hAnsi="Arial" w:cs="Arial"/>
          <w:i/>
          <w:iCs/>
          <w:sz w:val="20"/>
          <w:szCs w:val="20"/>
        </w:rPr>
        <w:t>2.1a</w:t>
      </w:r>
      <w:r w:rsidR="00395F23" w:rsidRPr="00BB2585">
        <w:rPr>
          <w:rStyle w:val="tlid-translation"/>
          <w:rFonts w:ascii="Arial" w:hAnsi="Arial" w:cs="Arial"/>
          <w:i/>
          <w:iCs/>
          <w:sz w:val="20"/>
          <w:szCs w:val="20"/>
        </w:rPr>
        <w:t>) e</w:t>
      </w:r>
      <w:r w:rsidR="001704D2" w:rsidRPr="00BB2585">
        <w:rPr>
          <w:rStyle w:val="tlid-translation"/>
          <w:rFonts w:ascii="Arial" w:hAnsi="Arial" w:cs="Arial"/>
          <w:i/>
          <w:iCs/>
          <w:sz w:val="20"/>
          <w:szCs w:val="20"/>
        </w:rPr>
        <w:t xml:space="preserve"> Cinismo</w:t>
      </w:r>
      <w:r w:rsidR="00395F23" w:rsidRPr="00BB2585">
        <w:rPr>
          <w:rStyle w:val="tlid-translation"/>
          <w:rFonts w:ascii="Arial" w:hAnsi="Arial" w:cs="Arial"/>
          <w:i/>
          <w:iCs/>
          <w:sz w:val="20"/>
          <w:szCs w:val="20"/>
        </w:rPr>
        <w:t xml:space="preserve"> (</w:t>
      </w:r>
      <w:r w:rsidR="001704D2" w:rsidRPr="00BB2585">
        <w:rPr>
          <w:rStyle w:val="tlid-translation"/>
          <w:rFonts w:ascii="Arial" w:hAnsi="Arial" w:cs="Arial"/>
          <w:i/>
          <w:iCs/>
          <w:sz w:val="20"/>
          <w:szCs w:val="20"/>
        </w:rPr>
        <w:t>2.1b)</w:t>
      </w:r>
      <w:r w:rsidR="00395F23" w:rsidRPr="00BB2585">
        <w:rPr>
          <w:rStyle w:val="tlid-translation"/>
          <w:rFonts w:ascii="Arial" w:hAnsi="Arial" w:cs="Arial"/>
          <w:i/>
          <w:iCs/>
          <w:sz w:val="20"/>
          <w:szCs w:val="20"/>
        </w:rPr>
        <w:t xml:space="preserve"> e positivamente entre a Eficácia (2.1c)</w:t>
      </w:r>
      <w:r w:rsidRPr="00BB2585">
        <w:rPr>
          <w:rStyle w:val="tlid-translation"/>
          <w:rFonts w:ascii="Arial" w:hAnsi="Arial" w:cs="Arial"/>
          <w:i/>
          <w:iCs/>
          <w:sz w:val="20"/>
          <w:szCs w:val="20"/>
        </w:rPr>
        <w:t xml:space="preserve"> dos indivíduos na Engenharia de Software.</w:t>
      </w:r>
      <w:r w:rsidR="001704D2" w:rsidRPr="00BB2585">
        <w:rPr>
          <w:rStyle w:val="tlid-translation"/>
          <w:rFonts w:ascii="Arial" w:hAnsi="Arial" w:cs="Arial"/>
          <w:i/>
          <w:iCs/>
          <w:sz w:val="20"/>
          <w:szCs w:val="20"/>
        </w:rPr>
        <w:t xml:space="preserve"> Além disso, </w:t>
      </w:r>
      <w:r w:rsidR="00EA6C64" w:rsidRPr="00BB2585">
        <w:rPr>
          <w:rStyle w:val="tlid-translation"/>
          <w:rFonts w:ascii="Arial" w:hAnsi="Arial" w:cs="Arial"/>
          <w:i/>
          <w:iCs/>
          <w:sz w:val="20"/>
          <w:szCs w:val="20"/>
        </w:rPr>
        <w:t>ela é moderada pela instabilidade (da equipe 2.1</w:t>
      </w:r>
      <w:r w:rsidR="00860D16" w:rsidRPr="00BB2585">
        <w:rPr>
          <w:rStyle w:val="tlid-translation"/>
          <w:rFonts w:ascii="Arial" w:hAnsi="Arial" w:cs="Arial"/>
          <w:i/>
          <w:iCs/>
          <w:sz w:val="20"/>
          <w:szCs w:val="20"/>
        </w:rPr>
        <w:t>_</w:t>
      </w:r>
      <w:r w:rsidR="00EA6C64" w:rsidRPr="00BB2585">
        <w:rPr>
          <w:rStyle w:val="tlid-translation"/>
          <w:rFonts w:ascii="Arial" w:hAnsi="Arial" w:cs="Arial"/>
          <w:i/>
          <w:iCs/>
          <w:sz w:val="20"/>
          <w:szCs w:val="20"/>
        </w:rPr>
        <w:t>x e da tarefa 2.1</w:t>
      </w:r>
      <w:r w:rsidR="00860D16" w:rsidRPr="00BB2585">
        <w:rPr>
          <w:rStyle w:val="tlid-translation"/>
          <w:rFonts w:ascii="Arial" w:hAnsi="Arial" w:cs="Arial"/>
          <w:i/>
          <w:iCs/>
          <w:sz w:val="20"/>
          <w:szCs w:val="20"/>
        </w:rPr>
        <w:t>_</w:t>
      </w:r>
      <w:r w:rsidR="00EA6C64" w:rsidRPr="00BB2585">
        <w:rPr>
          <w:rStyle w:val="tlid-translation"/>
          <w:rFonts w:ascii="Arial" w:hAnsi="Arial" w:cs="Arial"/>
          <w:i/>
          <w:iCs/>
          <w:sz w:val="20"/>
          <w:szCs w:val="20"/>
        </w:rPr>
        <w:t xml:space="preserve">y) </w:t>
      </w:r>
    </w:p>
    <w:p w14:paraId="2011AD75" w14:textId="2A568F13" w:rsidR="00EA6C64" w:rsidRPr="00BB2585" w:rsidRDefault="00EA6C64" w:rsidP="00AF0758">
      <w:pPr>
        <w:spacing w:before="240" w:line="360" w:lineRule="auto"/>
        <w:ind w:firstLine="426"/>
        <w:rPr>
          <w:rFonts w:ascii="Arial" w:hAnsi="Arial" w:cs="Arial"/>
          <w:sz w:val="24"/>
          <w:szCs w:val="24"/>
        </w:rPr>
      </w:pPr>
      <w:r w:rsidRPr="00BB2585">
        <w:rPr>
          <w:rFonts w:ascii="Arial" w:hAnsi="Arial" w:cs="Arial"/>
          <w:sz w:val="24"/>
          <w:szCs w:val="24"/>
        </w:rPr>
        <w:t xml:space="preserve">A </w:t>
      </w:r>
      <w:r w:rsidRPr="00BB2585">
        <w:rPr>
          <w:rFonts w:ascii="Arial" w:hAnsi="Arial" w:cs="Arial"/>
          <w:sz w:val="24"/>
          <w:szCs w:val="24"/>
        </w:rPr>
        <w:fldChar w:fldCharType="begin"/>
      </w:r>
      <w:r w:rsidRPr="00BB2585">
        <w:rPr>
          <w:rFonts w:ascii="Arial" w:hAnsi="Arial" w:cs="Arial"/>
          <w:sz w:val="24"/>
          <w:szCs w:val="24"/>
        </w:rPr>
        <w:instrText xml:space="preserve"> REF _Ref31269019 \h  \* MERGEFORMAT </w:instrText>
      </w:r>
      <w:r w:rsidRPr="00BB2585">
        <w:rPr>
          <w:rFonts w:ascii="Arial" w:hAnsi="Arial" w:cs="Arial"/>
          <w:sz w:val="24"/>
          <w:szCs w:val="24"/>
        </w:rPr>
      </w:r>
      <w:r w:rsidRPr="00BB2585">
        <w:rPr>
          <w:rFonts w:ascii="Arial" w:hAnsi="Arial" w:cs="Arial"/>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33</w:t>
      </w:r>
      <w:r w:rsidRPr="00BB2585">
        <w:rPr>
          <w:rFonts w:ascii="Arial" w:hAnsi="Arial" w:cs="Arial"/>
          <w:sz w:val="24"/>
          <w:szCs w:val="24"/>
        </w:rPr>
        <w:fldChar w:fldCharType="end"/>
      </w:r>
      <w:r w:rsidRPr="00BB2585">
        <w:rPr>
          <w:rFonts w:ascii="Arial" w:hAnsi="Arial" w:cs="Arial"/>
          <w:sz w:val="24"/>
          <w:szCs w:val="24"/>
        </w:rPr>
        <w:t xml:space="preserve"> apresenta os resultados divididos da hipótese 2.1 que afirma que a adaptabilidade individual de </w:t>
      </w:r>
      <w:r w:rsidR="00E86793" w:rsidRPr="00BB2585">
        <w:rPr>
          <w:rFonts w:ascii="Arial" w:hAnsi="Arial" w:cs="Arial"/>
          <w:sz w:val="24"/>
          <w:szCs w:val="24"/>
        </w:rPr>
        <w:t>criatividade</w:t>
      </w:r>
      <w:r w:rsidRPr="00BB2585">
        <w:rPr>
          <w:rFonts w:ascii="Arial" w:hAnsi="Arial" w:cs="Arial"/>
          <w:sz w:val="24"/>
          <w:szCs w:val="24"/>
        </w:rPr>
        <w:t>, também chamada de resoluções de problemas</w:t>
      </w:r>
      <w:r w:rsidR="00E86793" w:rsidRPr="00BB2585">
        <w:rPr>
          <w:rFonts w:ascii="Arial" w:hAnsi="Arial" w:cs="Arial"/>
          <w:sz w:val="24"/>
          <w:szCs w:val="24"/>
        </w:rPr>
        <w:t>,</w:t>
      </w:r>
      <w:r w:rsidRPr="00BB2585">
        <w:rPr>
          <w:rFonts w:ascii="Arial" w:hAnsi="Arial" w:cs="Arial"/>
          <w:sz w:val="24"/>
          <w:szCs w:val="24"/>
        </w:rPr>
        <w:t xml:space="preserve"> afeta negativamente o Burnout dos indivíduos. </w:t>
      </w:r>
      <w:r w:rsidRPr="00BB2585">
        <w:rPr>
          <w:rFonts w:ascii="Arial" w:hAnsi="Arial" w:cs="Arial"/>
          <w:i/>
          <w:iCs/>
          <w:sz w:val="20"/>
          <w:szCs w:val="20"/>
        </w:rPr>
        <w:tab/>
      </w:r>
    </w:p>
    <w:p w14:paraId="46324643" w14:textId="7C9F2305" w:rsidR="000505FC" w:rsidRPr="00BB2585" w:rsidRDefault="00DA7609" w:rsidP="005341E7">
      <w:pPr>
        <w:spacing w:line="360" w:lineRule="auto"/>
        <w:ind w:firstLine="426"/>
        <w:rPr>
          <w:rFonts w:ascii="Arial" w:hAnsi="Arial" w:cs="Arial"/>
          <w:sz w:val="24"/>
          <w:szCs w:val="24"/>
        </w:rPr>
      </w:pPr>
      <w:r w:rsidRPr="00BB2585">
        <w:rPr>
          <w:rFonts w:ascii="Arial" w:hAnsi="Arial" w:cs="Arial"/>
          <w:sz w:val="24"/>
          <w:szCs w:val="24"/>
        </w:rPr>
        <w:t xml:space="preserve">A hipótese 2.1a afirma que a adaptabilidade relacionada a </w:t>
      </w:r>
      <w:r w:rsidR="00CC5082" w:rsidRPr="00BB2585">
        <w:rPr>
          <w:rFonts w:ascii="Arial" w:hAnsi="Arial" w:cs="Arial"/>
          <w:sz w:val="24"/>
          <w:szCs w:val="24"/>
        </w:rPr>
        <w:t>criatividade</w:t>
      </w:r>
      <w:r w:rsidRPr="00BB2585">
        <w:rPr>
          <w:rFonts w:ascii="Arial" w:hAnsi="Arial" w:cs="Arial"/>
          <w:sz w:val="24"/>
          <w:szCs w:val="24"/>
        </w:rPr>
        <w:t xml:space="preserve"> está relacionada negativamente com a exaustão</w:t>
      </w:r>
      <w:r w:rsidR="00395F23" w:rsidRPr="00BB2585">
        <w:rPr>
          <w:rFonts w:ascii="Arial" w:hAnsi="Arial" w:cs="Arial"/>
          <w:sz w:val="24"/>
          <w:szCs w:val="24"/>
        </w:rPr>
        <w:t>. Esta hipótese foi aceita pois foi observado que existe uma relação fraca e negativa (</w:t>
      </w:r>
      <w:r w:rsidR="00B82906" w:rsidRPr="00BB2585">
        <w:rPr>
          <w:rFonts w:ascii="Arial" w:hAnsi="Arial" w:cs="Arial"/>
          <w:bCs/>
          <w:sz w:val="24"/>
          <w:szCs w:val="24"/>
        </w:rPr>
        <w:t xml:space="preserve">β = </w:t>
      </w:r>
      <w:r w:rsidR="00395F23" w:rsidRPr="00BB2585">
        <w:rPr>
          <w:rFonts w:ascii="Arial" w:hAnsi="Arial" w:cs="Arial"/>
          <w:sz w:val="24"/>
          <w:szCs w:val="24"/>
        </w:rPr>
        <w:t>-0.252). A hipótese 2.1b também apresentou uma relação fraca e negativa</w:t>
      </w:r>
      <w:r w:rsidR="000505FC" w:rsidRPr="00BB2585">
        <w:rPr>
          <w:rFonts w:ascii="Arial" w:hAnsi="Arial" w:cs="Arial"/>
          <w:sz w:val="24"/>
          <w:szCs w:val="24"/>
        </w:rPr>
        <w:t xml:space="preserve"> </w:t>
      </w:r>
      <w:r w:rsidR="00395F23" w:rsidRPr="00BB2585">
        <w:rPr>
          <w:rFonts w:ascii="Arial" w:hAnsi="Arial" w:cs="Arial"/>
          <w:sz w:val="24"/>
          <w:szCs w:val="24"/>
        </w:rPr>
        <w:t>(</w:t>
      </w:r>
      <w:r w:rsidR="00B82906" w:rsidRPr="00BB2585">
        <w:rPr>
          <w:rFonts w:ascii="Arial" w:hAnsi="Arial" w:cs="Arial"/>
          <w:bCs/>
          <w:sz w:val="24"/>
          <w:szCs w:val="24"/>
        </w:rPr>
        <w:t xml:space="preserve">β = </w:t>
      </w:r>
      <w:r w:rsidR="00395F23" w:rsidRPr="00BB2585">
        <w:rPr>
          <w:rFonts w:ascii="Arial" w:hAnsi="Arial" w:cs="Arial"/>
          <w:sz w:val="24"/>
          <w:szCs w:val="24"/>
        </w:rPr>
        <w:t>-0.184) entre a</w:t>
      </w:r>
      <w:r w:rsidR="00CC5082">
        <w:rPr>
          <w:rFonts w:ascii="Arial" w:hAnsi="Arial" w:cs="Arial"/>
          <w:sz w:val="24"/>
          <w:szCs w:val="24"/>
        </w:rPr>
        <w:t xml:space="preserve"> adaptabilidade </w:t>
      </w:r>
      <w:r w:rsidR="00647713">
        <w:rPr>
          <w:rFonts w:ascii="Arial" w:hAnsi="Arial" w:cs="Arial"/>
          <w:sz w:val="24"/>
          <w:szCs w:val="24"/>
        </w:rPr>
        <w:t xml:space="preserve">a </w:t>
      </w:r>
      <w:r w:rsidR="00647713" w:rsidRPr="00BB2585">
        <w:rPr>
          <w:rFonts w:ascii="Arial" w:hAnsi="Arial" w:cs="Arial"/>
          <w:sz w:val="24"/>
          <w:szCs w:val="24"/>
        </w:rPr>
        <w:t>criatividade</w:t>
      </w:r>
      <w:r w:rsidR="00395F23" w:rsidRPr="00BB2585">
        <w:rPr>
          <w:rFonts w:ascii="Arial" w:hAnsi="Arial" w:cs="Arial"/>
          <w:sz w:val="24"/>
          <w:szCs w:val="24"/>
        </w:rPr>
        <w:t xml:space="preserve"> e o cinismo. Já a relação entre </w:t>
      </w:r>
      <w:r w:rsidR="000505FC" w:rsidRPr="00BB2585">
        <w:rPr>
          <w:rFonts w:ascii="Arial" w:hAnsi="Arial" w:cs="Arial"/>
          <w:sz w:val="24"/>
          <w:szCs w:val="24"/>
        </w:rPr>
        <w:t xml:space="preserve">a eficácia </w:t>
      </w:r>
      <w:r w:rsidR="00395F23" w:rsidRPr="00BB2585">
        <w:rPr>
          <w:rFonts w:ascii="Arial" w:hAnsi="Arial" w:cs="Arial"/>
          <w:sz w:val="24"/>
          <w:szCs w:val="24"/>
        </w:rPr>
        <w:t>é moderada e positiva</w:t>
      </w:r>
      <w:r w:rsidR="000505FC" w:rsidRPr="00BB2585">
        <w:rPr>
          <w:rFonts w:ascii="Arial" w:hAnsi="Arial" w:cs="Arial"/>
          <w:sz w:val="24"/>
          <w:szCs w:val="24"/>
        </w:rPr>
        <w:t>.</w:t>
      </w:r>
    </w:p>
    <w:p w14:paraId="73872E2A" w14:textId="54084BD5" w:rsidR="00070E1F" w:rsidRPr="00BB2585" w:rsidRDefault="00080106" w:rsidP="005341E7">
      <w:pPr>
        <w:spacing w:line="360" w:lineRule="auto"/>
        <w:ind w:firstLine="720"/>
        <w:rPr>
          <w:rFonts w:ascii="Arial" w:hAnsi="Arial" w:cs="Arial"/>
          <w:sz w:val="24"/>
          <w:szCs w:val="24"/>
        </w:rPr>
      </w:pPr>
      <w:r w:rsidRPr="00BB2585">
        <w:rPr>
          <w:rFonts w:ascii="Arial" w:hAnsi="Arial" w:cs="Arial"/>
          <w:sz w:val="24"/>
          <w:szCs w:val="24"/>
        </w:rPr>
        <w:t>Outra investigação realizada</w:t>
      </w:r>
      <w:r w:rsidR="000505FC" w:rsidRPr="00BB2585">
        <w:rPr>
          <w:rFonts w:ascii="Arial" w:hAnsi="Arial" w:cs="Arial"/>
          <w:sz w:val="24"/>
          <w:szCs w:val="24"/>
        </w:rPr>
        <w:t xml:space="preserve"> é o efeito moderador da instabilidade da tarefa e da equipe na relação entre a adaptabilidade individual de </w:t>
      </w:r>
      <w:r w:rsidR="00BB3FBF" w:rsidRPr="00BB2585">
        <w:rPr>
          <w:rFonts w:ascii="Arial" w:hAnsi="Arial" w:cs="Arial"/>
          <w:sz w:val="24"/>
          <w:szCs w:val="24"/>
        </w:rPr>
        <w:t>resolução de problemas</w:t>
      </w:r>
      <w:r w:rsidR="003A71EE" w:rsidRPr="00BB2585">
        <w:rPr>
          <w:rFonts w:ascii="Arial" w:hAnsi="Arial" w:cs="Arial"/>
          <w:sz w:val="24"/>
          <w:szCs w:val="24"/>
        </w:rPr>
        <w:t xml:space="preserve"> e</w:t>
      </w:r>
      <w:r w:rsidR="000505FC" w:rsidRPr="00BB2585">
        <w:rPr>
          <w:rFonts w:ascii="Arial" w:hAnsi="Arial" w:cs="Arial"/>
          <w:sz w:val="24"/>
          <w:szCs w:val="24"/>
        </w:rPr>
        <w:t xml:space="preserve"> as dimensões do Burnout. Pode-se observar que</w:t>
      </w:r>
      <w:r w:rsidR="00F079C0" w:rsidRPr="00BB2585">
        <w:rPr>
          <w:rFonts w:ascii="Arial" w:hAnsi="Arial" w:cs="Arial"/>
          <w:sz w:val="24"/>
          <w:szCs w:val="24"/>
        </w:rPr>
        <w:t xml:space="preserve"> apenas duas hipóteses de </w:t>
      </w:r>
      <w:r w:rsidR="0016437D" w:rsidRPr="00BB2585">
        <w:rPr>
          <w:rFonts w:ascii="Arial" w:hAnsi="Arial" w:cs="Arial"/>
          <w:sz w:val="24"/>
          <w:szCs w:val="24"/>
        </w:rPr>
        <w:t>moderação</w:t>
      </w:r>
      <w:r w:rsidR="00F079C0" w:rsidRPr="00BB2585">
        <w:rPr>
          <w:rFonts w:ascii="Arial" w:hAnsi="Arial" w:cs="Arial"/>
          <w:sz w:val="24"/>
          <w:szCs w:val="24"/>
        </w:rPr>
        <w:t xml:space="preserve"> foram aceitas. A Hipótese </w:t>
      </w:r>
      <w:r w:rsidR="00FC00D9" w:rsidRPr="00BB2585">
        <w:rPr>
          <w:rFonts w:ascii="Arial" w:hAnsi="Arial" w:cs="Arial"/>
          <w:sz w:val="24"/>
          <w:szCs w:val="24"/>
        </w:rPr>
        <w:t xml:space="preserve">H2.1bx que afirma que a instabilidade da tarefa </w:t>
      </w:r>
      <w:del w:id="289" w:author="Microsoft Office User" w:date="2020-09-01T15:13:00Z">
        <w:r w:rsidR="00FC00D9" w:rsidRPr="00BB2585" w:rsidDel="008324D0">
          <w:rPr>
            <w:rFonts w:ascii="Arial" w:hAnsi="Arial" w:cs="Arial"/>
            <w:sz w:val="24"/>
            <w:szCs w:val="24"/>
          </w:rPr>
          <w:delText xml:space="preserve">afeta </w:delText>
        </w:r>
      </w:del>
      <w:ins w:id="290" w:author="Microsoft Office User" w:date="2020-09-01T15:13:00Z">
        <w:r w:rsidR="008324D0">
          <w:rPr>
            <w:rFonts w:ascii="Arial" w:hAnsi="Arial" w:cs="Arial"/>
            <w:sz w:val="24"/>
            <w:szCs w:val="24"/>
          </w:rPr>
          <w:t>modera</w:t>
        </w:r>
        <w:r w:rsidR="008324D0" w:rsidRPr="00BB2585">
          <w:rPr>
            <w:rFonts w:ascii="Arial" w:hAnsi="Arial" w:cs="Arial"/>
            <w:sz w:val="24"/>
            <w:szCs w:val="24"/>
          </w:rPr>
          <w:t xml:space="preserve"> </w:t>
        </w:r>
      </w:ins>
      <w:r w:rsidR="00FC00D9" w:rsidRPr="00BB2585">
        <w:rPr>
          <w:rFonts w:ascii="Arial" w:hAnsi="Arial" w:cs="Arial"/>
          <w:sz w:val="24"/>
          <w:szCs w:val="24"/>
        </w:rPr>
        <w:t>a relação entre a adaptabilidade</w:t>
      </w:r>
      <w:r w:rsidR="00647713">
        <w:rPr>
          <w:rFonts w:ascii="Arial" w:hAnsi="Arial" w:cs="Arial"/>
          <w:sz w:val="24"/>
          <w:szCs w:val="24"/>
        </w:rPr>
        <w:t xml:space="preserve"> na dimensão de</w:t>
      </w:r>
      <w:r w:rsidR="00FC00D9" w:rsidRPr="00BB2585">
        <w:rPr>
          <w:rFonts w:ascii="Arial" w:hAnsi="Arial" w:cs="Arial"/>
          <w:sz w:val="24"/>
          <w:szCs w:val="24"/>
        </w:rPr>
        <w:t xml:space="preserve"> </w:t>
      </w:r>
      <w:r w:rsidR="00647713" w:rsidRPr="00BB2585">
        <w:rPr>
          <w:rFonts w:ascii="Arial" w:hAnsi="Arial" w:cs="Arial"/>
          <w:sz w:val="24"/>
          <w:szCs w:val="24"/>
        </w:rPr>
        <w:t xml:space="preserve">criatividade </w:t>
      </w:r>
      <w:r w:rsidR="00941432" w:rsidRPr="00BB2585">
        <w:rPr>
          <w:rFonts w:ascii="Arial" w:hAnsi="Arial" w:cs="Arial"/>
          <w:sz w:val="24"/>
          <w:szCs w:val="24"/>
        </w:rPr>
        <w:t>e o cinismo de maneira fraca e positiva</w:t>
      </w:r>
      <w:r w:rsidR="0016437D" w:rsidRPr="00BB2585">
        <w:rPr>
          <w:rFonts w:ascii="Arial" w:hAnsi="Arial" w:cs="Arial"/>
          <w:sz w:val="24"/>
          <w:szCs w:val="24"/>
        </w:rPr>
        <w:t xml:space="preserve"> (</w:t>
      </w:r>
      <w:r w:rsidR="00941432" w:rsidRPr="00BB2585">
        <w:rPr>
          <w:rFonts w:ascii="Arial" w:hAnsi="Arial" w:cs="Arial"/>
          <w:bCs/>
          <w:sz w:val="24"/>
          <w:szCs w:val="24"/>
        </w:rPr>
        <w:t xml:space="preserve">β = </w:t>
      </w:r>
      <w:r w:rsidR="0016437D" w:rsidRPr="00BB2585">
        <w:rPr>
          <w:rFonts w:ascii="Arial" w:hAnsi="Arial" w:cs="Arial"/>
          <w:bCs/>
          <w:sz w:val="24"/>
          <w:szCs w:val="24"/>
        </w:rPr>
        <w:t>0.116), assim como</w:t>
      </w:r>
      <w:r w:rsidR="002C629F" w:rsidRPr="00BB2585">
        <w:rPr>
          <w:rFonts w:ascii="Arial" w:hAnsi="Arial" w:cs="Arial"/>
          <w:bCs/>
          <w:sz w:val="24"/>
          <w:szCs w:val="24"/>
        </w:rPr>
        <w:t xml:space="preserve"> H2.1cx afirma que</w:t>
      </w:r>
      <w:r w:rsidR="0016437D" w:rsidRPr="00BB2585">
        <w:rPr>
          <w:rFonts w:ascii="Arial" w:hAnsi="Arial" w:cs="Arial"/>
          <w:bCs/>
          <w:sz w:val="24"/>
          <w:szCs w:val="24"/>
        </w:rPr>
        <w:t xml:space="preserve"> existe</w:t>
      </w:r>
      <w:r w:rsidR="005134B8" w:rsidRPr="00BB2585">
        <w:rPr>
          <w:rFonts w:ascii="Arial" w:hAnsi="Arial" w:cs="Arial"/>
          <w:bCs/>
          <w:sz w:val="24"/>
          <w:szCs w:val="24"/>
        </w:rPr>
        <w:t xml:space="preserve"> </w:t>
      </w:r>
      <w:r w:rsidR="0016437D" w:rsidRPr="00BB2585">
        <w:rPr>
          <w:rFonts w:ascii="Arial" w:hAnsi="Arial" w:cs="Arial"/>
          <w:bCs/>
          <w:sz w:val="24"/>
          <w:szCs w:val="24"/>
        </w:rPr>
        <w:t>moderação</w:t>
      </w:r>
      <w:r w:rsidR="00CA4D6E" w:rsidRPr="00BB2585">
        <w:rPr>
          <w:rFonts w:ascii="Arial" w:hAnsi="Arial" w:cs="Arial"/>
          <w:bCs/>
          <w:sz w:val="24"/>
          <w:szCs w:val="24"/>
        </w:rPr>
        <w:t xml:space="preserve"> fraca e negativa </w:t>
      </w:r>
      <w:r w:rsidR="00CA4D6E" w:rsidRPr="00BB2585">
        <w:rPr>
          <w:rFonts w:ascii="Arial" w:hAnsi="Arial" w:cs="Arial"/>
          <w:sz w:val="24"/>
          <w:szCs w:val="24"/>
        </w:rPr>
        <w:t>(</w:t>
      </w:r>
      <w:r w:rsidR="00CA4D6E" w:rsidRPr="00BB2585">
        <w:rPr>
          <w:rFonts w:ascii="Arial" w:hAnsi="Arial" w:cs="Arial"/>
          <w:bCs/>
          <w:sz w:val="24"/>
          <w:szCs w:val="24"/>
        </w:rPr>
        <w:t xml:space="preserve">β = - 0.171) </w:t>
      </w:r>
      <w:r w:rsidR="0016437D" w:rsidRPr="00BB2585">
        <w:rPr>
          <w:rFonts w:ascii="Arial" w:hAnsi="Arial" w:cs="Arial"/>
          <w:bCs/>
          <w:sz w:val="24"/>
          <w:szCs w:val="24"/>
        </w:rPr>
        <w:t xml:space="preserve">da </w:t>
      </w:r>
      <w:r w:rsidR="005134B8" w:rsidRPr="00BB2585">
        <w:rPr>
          <w:rFonts w:ascii="Arial" w:hAnsi="Arial" w:cs="Arial"/>
          <w:bCs/>
          <w:sz w:val="24"/>
          <w:szCs w:val="24"/>
        </w:rPr>
        <w:t xml:space="preserve">instabilidade da </w:t>
      </w:r>
      <w:r w:rsidR="0016437D" w:rsidRPr="00BB2585">
        <w:rPr>
          <w:rFonts w:ascii="Arial" w:hAnsi="Arial" w:cs="Arial"/>
          <w:bCs/>
          <w:sz w:val="24"/>
          <w:szCs w:val="24"/>
        </w:rPr>
        <w:t xml:space="preserve">tarefa na relação entre </w:t>
      </w:r>
      <w:r w:rsidR="001212BD" w:rsidRPr="00BB2585">
        <w:rPr>
          <w:rFonts w:ascii="Arial" w:hAnsi="Arial" w:cs="Arial"/>
          <w:sz w:val="24"/>
          <w:szCs w:val="24"/>
        </w:rPr>
        <w:t>a adaptabilidade</w:t>
      </w:r>
      <w:r w:rsidR="001212BD">
        <w:rPr>
          <w:rFonts w:ascii="Arial" w:hAnsi="Arial" w:cs="Arial"/>
          <w:sz w:val="24"/>
          <w:szCs w:val="24"/>
        </w:rPr>
        <w:t xml:space="preserve"> na dimensão de</w:t>
      </w:r>
      <w:r w:rsidR="001212BD" w:rsidRPr="00BB2585">
        <w:rPr>
          <w:rFonts w:ascii="Arial" w:hAnsi="Arial" w:cs="Arial"/>
          <w:sz w:val="24"/>
          <w:szCs w:val="24"/>
        </w:rPr>
        <w:t xml:space="preserve"> criatividade</w:t>
      </w:r>
      <w:r w:rsidR="005134B8" w:rsidRPr="00BB2585">
        <w:rPr>
          <w:rFonts w:ascii="Arial" w:hAnsi="Arial" w:cs="Arial"/>
          <w:sz w:val="24"/>
          <w:szCs w:val="24"/>
        </w:rPr>
        <w:t xml:space="preserve"> e eficácia</w:t>
      </w:r>
      <w:r w:rsidR="00CA4D6E" w:rsidRPr="00BB2585">
        <w:rPr>
          <w:rFonts w:ascii="Arial" w:hAnsi="Arial" w:cs="Arial"/>
          <w:sz w:val="24"/>
          <w:szCs w:val="24"/>
        </w:rPr>
        <w:t>.</w:t>
      </w:r>
      <w:r w:rsidR="00461231" w:rsidRPr="00BB2585">
        <w:rPr>
          <w:rFonts w:ascii="Arial" w:hAnsi="Arial" w:cs="Arial"/>
          <w:sz w:val="24"/>
          <w:szCs w:val="24"/>
        </w:rPr>
        <w:t xml:space="preserve">  As outras hipóteses</w:t>
      </w:r>
      <w:r w:rsidR="00DE16A0" w:rsidRPr="00BB2585">
        <w:rPr>
          <w:rFonts w:ascii="Arial" w:hAnsi="Arial" w:cs="Arial"/>
          <w:sz w:val="24"/>
          <w:szCs w:val="24"/>
        </w:rPr>
        <w:t xml:space="preserve"> (</w:t>
      </w:r>
      <w:r w:rsidR="00DE16A0" w:rsidRPr="00BB2585">
        <w:rPr>
          <w:rFonts w:ascii="Arial" w:hAnsi="Arial" w:cs="Arial"/>
          <w:bCs/>
          <w:iCs/>
          <w:sz w:val="24"/>
          <w:szCs w:val="24"/>
        </w:rPr>
        <w:t>H2.1ax,</w:t>
      </w:r>
      <w:r w:rsidR="00461231" w:rsidRPr="00BB2585">
        <w:rPr>
          <w:rFonts w:ascii="Arial" w:hAnsi="Arial" w:cs="Arial"/>
          <w:sz w:val="24"/>
          <w:szCs w:val="24"/>
        </w:rPr>
        <w:t xml:space="preserve"> </w:t>
      </w:r>
      <w:r w:rsidR="00DE16A0" w:rsidRPr="00BB2585">
        <w:rPr>
          <w:rFonts w:ascii="Arial" w:hAnsi="Arial" w:cs="Arial"/>
          <w:bCs/>
          <w:iCs/>
          <w:sz w:val="24"/>
          <w:szCs w:val="24"/>
        </w:rPr>
        <w:t>H2.1ay, H2.1by,</w:t>
      </w:r>
      <w:r w:rsidR="00B15A75" w:rsidRPr="00BB2585">
        <w:rPr>
          <w:rFonts w:ascii="Arial" w:hAnsi="Arial" w:cs="Arial"/>
          <w:bCs/>
          <w:iCs/>
          <w:sz w:val="24"/>
          <w:szCs w:val="24"/>
        </w:rPr>
        <w:t xml:space="preserve"> H2.1cy)</w:t>
      </w:r>
      <w:r w:rsidR="00DE16A0" w:rsidRPr="00BB2585">
        <w:rPr>
          <w:rFonts w:ascii="Arial" w:hAnsi="Arial" w:cs="Arial"/>
          <w:sz w:val="24"/>
          <w:szCs w:val="24"/>
        </w:rPr>
        <w:t xml:space="preserve"> </w:t>
      </w:r>
      <w:r w:rsidR="00461231" w:rsidRPr="00BB2585">
        <w:rPr>
          <w:rFonts w:ascii="Arial" w:hAnsi="Arial" w:cs="Arial"/>
          <w:sz w:val="24"/>
          <w:szCs w:val="24"/>
        </w:rPr>
        <w:t xml:space="preserve">foram rejeitadas devido ao </w:t>
      </w:r>
      <w:r w:rsidR="00461231" w:rsidRPr="00BB2585">
        <w:rPr>
          <w:rFonts w:ascii="Arial" w:hAnsi="Arial" w:cs="Arial"/>
          <w:i/>
          <w:iCs/>
          <w:sz w:val="24"/>
          <w:szCs w:val="24"/>
        </w:rPr>
        <w:t>p-</w:t>
      </w:r>
      <w:proofErr w:type="spellStart"/>
      <w:r w:rsidR="00461231" w:rsidRPr="00BB2585">
        <w:rPr>
          <w:rFonts w:ascii="Arial" w:hAnsi="Arial" w:cs="Arial"/>
          <w:i/>
          <w:iCs/>
          <w:sz w:val="24"/>
          <w:szCs w:val="24"/>
        </w:rPr>
        <w:t>value</w:t>
      </w:r>
      <w:proofErr w:type="spellEnd"/>
      <w:r w:rsidR="00461231" w:rsidRPr="00BB2585">
        <w:rPr>
          <w:rFonts w:ascii="Arial" w:hAnsi="Arial" w:cs="Arial"/>
          <w:i/>
          <w:iCs/>
          <w:sz w:val="24"/>
          <w:szCs w:val="24"/>
        </w:rPr>
        <w:t xml:space="preserve"> </w:t>
      </w:r>
      <w:r w:rsidR="00461231" w:rsidRPr="00BB2585">
        <w:rPr>
          <w:rFonts w:ascii="Arial" w:hAnsi="Arial" w:cs="Arial"/>
          <w:sz w:val="24"/>
          <w:szCs w:val="24"/>
        </w:rPr>
        <w:t>e valores de</w:t>
      </w:r>
      <w:r w:rsidR="00461231" w:rsidRPr="00BB2585">
        <w:rPr>
          <w:rFonts w:ascii="Arial" w:hAnsi="Arial" w:cs="Arial"/>
          <w:bCs/>
          <w:iCs/>
          <w:sz w:val="24"/>
          <w:szCs w:val="24"/>
        </w:rPr>
        <w:t xml:space="preserve"> β</w:t>
      </w:r>
      <w:r w:rsidR="00DE16A0" w:rsidRPr="00BB2585">
        <w:rPr>
          <w:rFonts w:ascii="Arial" w:hAnsi="Arial" w:cs="Arial"/>
          <w:sz w:val="24"/>
          <w:szCs w:val="24"/>
        </w:rPr>
        <w:t>.</w:t>
      </w:r>
    </w:p>
    <w:p w14:paraId="7ED31724" w14:textId="6253EED6" w:rsidR="007938E9" w:rsidRPr="00952FED" w:rsidRDefault="00677202" w:rsidP="00952FED">
      <w:pPr>
        <w:ind w:firstLine="720"/>
        <w:rPr>
          <w:rFonts w:ascii="Arial" w:hAnsi="Arial" w:cs="Arial"/>
          <w:sz w:val="24"/>
          <w:szCs w:val="24"/>
        </w:rPr>
      </w:pPr>
      <w:r w:rsidRPr="00BB2585">
        <w:rPr>
          <w:rFonts w:ascii="Arial" w:hAnsi="Arial" w:cs="Arial"/>
          <w:bCs/>
          <w:sz w:val="24"/>
          <w:szCs w:val="24"/>
        </w:rPr>
        <w:lastRenderedPageBreak/>
        <w:t xml:space="preserve">A </w:t>
      </w:r>
      <w:r w:rsidRPr="00BB2585">
        <w:rPr>
          <w:rFonts w:ascii="Arial" w:hAnsi="Arial" w:cs="Arial"/>
          <w:bCs/>
          <w:sz w:val="24"/>
          <w:szCs w:val="24"/>
        </w:rPr>
        <w:fldChar w:fldCharType="begin"/>
      </w:r>
      <w:r w:rsidRPr="00BB2585">
        <w:rPr>
          <w:rFonts w:ascii="Arial" w:hAnsi="Arial" w:cs="Arial"/>
          <w:bCs/>
          <w:sz w:val="24"/>
          <w:szCs w:val="24"/>
        </w:rPr>
        <w:instrText xml:space="preserve"> REF _Ref31794168 \h  \* MERGEFORMAT </w:instrText>
      </w:r>
      <w:r w:rsidRPr="00BB2585">
        <w:rPr>
          <w:rFonts w:ascii="Arial" w:hAnsi="Arial" w:cs="Arial"/>
          <w:bCs/>
          <w:sz w:val="24"/>
          <w:szCs w:val="24"/>
        </w:rPr>
      </w:r>
      <w:r w:rsidRPr="00BB2585">
        <w:rPr>
          <w:rFonts w:ascii="Arial" w:hAnsi="Arial" w:cs="Arial"/>
          <w:bCs/>
          <w:sz w:val="24"/>
          <w:szCs w:val="24"/>
        </w:rPr>
        <w:fldChar w:fldCharType="separate"/>
      </w:r>
      <w:r w:rsidR="00252D8C" w:rsidRPr="00252D8C">
        <w:rPr>
          <w:rFonts w:ascii="Arial" w:hAnsi="Arial" w:cs="Arial"/>
          <w:sz w:val="24"/>
          <w:szCs w:val="24"/>
        </w:rPr>
        <w:t xml:space="preserve">Figura </w:t>
      </w:r>
      <w:r w:rsidR="00252D8C" w:rsidRPr="00252D8C">
        <w:rPr>
          <w:rFonts w:ascii="Arial" w:hAnsi="Arial" w:cs="Arial"/>
          <w:noProof/>
          <w:sz w:val="24"/>
          <w:szCs w:val="24"/>
        </w:rPr>
        <w:t>18</w:t>
      </w:r>
      <w:r w:rsidRPr="00BB2585">
        <w:rPr>
          <w:rFonts w:ascii="Arial" w:hAnsi="Arial" w:cs="Arial"/>
          <w:bCs/>
          <w:sz w:val="24"/>
          <w:szCs w:val="24"/>
        </w:rPr>
        <w:fldChar w:fldCharType="end"/>
      </w:r>
      <w:r w:rsidRPr="00BB2585">
        <w:rPr>
          <w:rFonts w:ascii="Arial" w:hAnsi="Arial" w:cs="Arial"/>
          <w:bCs/>
          <w:sz w:val="24"/>
          <w:szCs w:val="24"/>
        </w:rPr>
        <w:t xml:space="preserve"> apresenta a sumarização das hipóteses que foram aceitas na </w:t>
      </w:r>
      <w:r w:rsidRPr="00BB2585">
        <w:rPr>
          <w:rFonts w:ascii="Arial" w:hAnsi="Arial" w:cs="Arial"/>
          <w:bCs/>
          <w:sz w:val="24"/>
          <w:szCs w:val="24"/>
        </w:rPr>
        <w:fldChar w:fldCharType="begin"/>
      </w:r>
      <w:r w:rsidRPr="00BB2585">
        <w:rPr>
          <w:rFonts w:ascii="Arial" w:hAnsi="Arial" w:cs="Arial"/>
          <w:bCs/>
          <w:sz w:val="24"/>
          <w:szCs w:val="24"/>
        </w:rPr>
        <w:instrText xml:space="preserve"> REF _Ref31269019 \h  \* MERGEFORMAT </w:instrText>
      </w:r>
      <w:r w:rsidRPr="00BB2585">
        <w:rPr>
          <w:rFonts w:ascii="Arial" w:hAnsi="Arial" w:cs="Arial"/>
          <w:bCs/>
          <w:sz w:val="24"/>
          <w:szCs w:val="24"/>
        </w:rPr>
      </w:r>
      <w:r w:rsidRPr="00BB2585">
        <w:rPr>
          <w:rFonts w:ascii="Arial" w:hAnsi="Arial" w:cs="Arial"/>
          <w:bCs/>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33</w:t>
      </w:r>
      <w:r w:rsidRPr="00BB2585">
        <w:rPr>
          <w:rFonts w:ascii="Arial" w:hAnsi="Arial" w:cs="Arial"/>
          <w:bCs/>
          <w:sz w:val="24"/>
          <w:szCs w:val="24"/>
        </w:rPr>
        <w:fldChar w:fldCharType="end"/>
      </w:r>
      <w:r w:rsidRPr="00BB2585">
        <w:rPr>
          <w:rFonts w:ascii="Arial" w:hAnsi="Arial" w:cs="Arial"/>
          <w:bCs/>
          <w:sz w:val="24"/>
          <w:szCs w:val="24"/>
        </w:rPr>
        <w:t>.</w:t>
      </w:r>
    </w:p>
    <w:p w14:paraId="6C025A95" w14:textId="30EDDFD4" w:rsidR="0070251B" w:rsidRPr="00BB2585" w:rsidRDefault="00CF6399" w:rsidP="005341E7">
      <w:pPr>
        <w:spacing w:line="360" w:lineRule="auto"/>
        <w:ind w:firstLine="720"/>
        <w:rPr>
          <w:rFonts w:ascii="Arial" w:hAnsi="Arial" w:cs="Arial"/>
          <w:sz w:val="24"/>
          <w:szCs w:val="24"/>
        </w:rPr>
      </w:pPr>
      <w:r w:rsidRPr="00BB2585">
        <w:rPr>
          <w:rFonts w:ascii="Arial" w:hAnsi="Arial" w:cs="Arial"/>
          <w:sz w:val="24"/>
          <w:szCs w:val="24"/>
        </w:rPr>
        <w:t xml:space="preserve">A primeira parte dos resultados que envolve analisar a relação entre </w:t>
      </w:r>
      <w:r w:rsidR="00782BF9" w:rsidRPr="00BB2585">
        <w:rPr>
          <w:rFonts w:ascii="Arial" w:hAnsi="Arial" w:cs="Arial"/>
          <w:sz w:val="24"/>
          <w:szCs w:val="24"/>
        </w:rPr>
        <w:t xml:space="preserve">a adaptabilidade individual na dimensão da </w:t>
      </w:r>
      <w:r w:rsidRPr="00BB2585">
        <w:rPr>
          <w:rFonts w:ascii="Arial" w:hAnsi="Arial" w:cs="Arial"/>
          <w:sz w:val="24"/>
          <w:szCs w:val="24"/>
        </w:rPr>
        <w:t xml:space="preserve">criatividade/resolução de problemas </w:t>
      </w:r>
      <w:r w:rsidR="00782BF9" w:rsidRPr="00BB2585">
        <w:rPr>
          <w:rFonts w:ascii="Arial" w:hAnsi="Arial" w:cs="Arial"/>
          <w:sz w:val="24"/>
          <w:szCs w:val="24"/>
        </w:rPr>
        <w:t xml:space="preserve">confirma nossa </w:t>
      </w:r>
      <w:r w:rsidR="000D4D13" w:rsidRPr="00BB2585">
        <w:rPr>
          <w:rFonts w:ascii="Arial" w:hAnsi="Arial" w:cs="Arial"/>
          <w:sz w:val="24"/>
          <w:szCs w:val="24"/>
        </w:rPr>
        <w:t>hipótese que indivíduos que tem maiores níveis de adaptabilidade individual em relação</w:t>
      </w:r>
      <w:r w:rsidR="00885D16" w:rsidRPr="00BB2585">
        <w:rPr>
          <w:rFonts w:ascii="Arial" w:hAnsi="Arial" w:cs="Arial"/>
          <w:sz w:val="24"/>
          <w:szCs w:val="24"/>
        </w:rPr>
        <w:t xml:space="preserve"> a criatividade, tem menores níveis de </w:t>
      </w:r>
      <w:proofErr w:type="spellStart"/>
      <w:r w:rsidR="00885D16" w:rsidRPr="00BB2585">
        <w:rPr>
          <w:rFonts w:ascii="Arial" w:hAnsi="Arial" w:cs="Arial"/>
          <w:sz w:val="24"/>
          <w:szCs w:val="24"/>
        </w:rPr>
        <w:t>burnout</w:t>
      </w:r>
      <w:proofErr w:type="spellEnd"/>
      <w:r w:rsidR="00885D16" w:rsidRPr="00BB2585">
        <w:rPr>
          <w:rFonts w:ascii="Arial" w:hAnsi="Arial" w:cs="Arial"/>
          <w:sz w:val="24"/>
          <w:szCs w:val="24"/>
        </w:rPr>
        <w:t>.</w:t>
      </w:r>
      <w:r w:rsidR="0070251B" w:rsidRPr="00BB2585">
        <w:rPr>
          <w:rFonts w:ascii="Arial" w:hAnsi="Arial" w:cs="Arial"/>
          <w:sz w:val="24"/>
          <w:szCs w:val="24"/>
        </w:rPr>
        <w:t xml:space="preserve"> Esses resultados</w:t>
      </w:r>
      <w:r w:rsidR="0030079C" w:rsidRPr="00BB2585">
        <w:rPr>
          <w:rFonts w:ascii="Arial" w:hAnsi="Arial" w:cs="Arial"/>
          <w:sz w:val="24"/>
          <w:szCs w:val="24"/>
        </w:rPr>
        <w:t xml:space="preserve"> são semelhantes aos encontrados no estudo que investigou a criatividade realizado por </w:t>
      </w:r>
      <w:r w:rsidR="0030079C" w:rsidRPr="00BB2585">
        <w:rPr>
          <w:rFonts w:ascii="Arial" w:hAnsi="Arial" w:cs="Arial"/>
          <w:sz w:val="24"/>
          <w:szCs w:val="24"/>
        </w:rPr>
        <w:fldChar w:fldCharType="begin" w:fldLock="1"/>
      </w:r>
      <w:r w:rsidR="007676AB" w:rsidRPr="00BB2585">
        <w:rPr>
          <w:rFonts w:ascii="Arial" w:hAnsi="Arial" w:cs="Arial"/>
          <w:sz w:val="24"/>
          <w:szCs w:val="24"/>
        </w:rPr>
        <w:instrText>ADDIN CSL_CITATION {"citationItems":[{"id":"ITEM-1","itemData":{"author":[{"dropping-particle":"","family":"Asad","given":"N.","non-dropping-particle":"","parse-names":false,"suffix":""},{"dropping-particle":"","family":"Khan","given":"S.","non-dropping-particle":"","parse-names":false,"suffix":""}],"container-title":"Pakistan Journal of Psychological Research","id":"ITEM-1","issued":{"date-parts":[["2003"]]},"page":"139-149","title":"Relationship between jobstress and burnout: organizational support and creativity as predictor variables","type":"article","volume":"18"},"uris":["http://www.mendeley.com/documents/?uuid=f05bcd83-464b-46f3-8f97-40ec82fbe104"]}],"mendeley":{"formattedCitation":"(ASAD; KHAN, 2003)","manualFormatting":"Asad e Khan (2003)","plainTextFormattedCitation":"(ASAD; KHAN, 2003)","previouslyFormattedCitation":"(ASAD; KHAN, 2003)"},"properties":{"noteIndex":0},"schema":"https://github.com/citation-style-language/schema/raw/master/csl-citation.json"}</w:instrText>
      </w:r>
      <w:r w:rsidR="0030079C" w:rsidRPr="00BB2585">
        <w:rPr>
          <w:rFonts w:ascii="Arial" w:hAnsi="Arial" w:cs="Arial"/>
          <w:sz w:val="24"/>
          <w:szCs w:val="24"/>
        </w:rPr>
        <w:fldChar w:fldCharType="separate"/>
      </w:r>
      <w:r w:rsidR="0030079C" w:rsidRPr="00BB2585">
        <w:rPr>
          <w:rFonts w:ascii="Arial" w:hAnsi="Arial" w:cs="Arial"/>
          <w:noProof/>
          <w:sz w:val="24"/>
          <w:szCs w:val="24"/>
        </w:rPr>
        <w:t>Asad e Khan (2003)</w:t>
      </w:r>
      <w:r w:rsidR="0030079C" w:rsidRPr="00BB2585">
        <w:rPr>
          <w:rFonts w:ascii="Arial" w:hAnsi="Arial" w:cs="Arial"/>
          <w:sz w:val="24"/>
          <w:szCs w:val="24"/>
        </w:rPr>
        <w:fldChar w:fldCharType="end"/>
      </w:r>
      <w:r w:rsidR="0030079C" w:rsidRPr="00BB2585">
        <w:rPr>
          <w:rFonts w:ascii="Arial" w:hAnsi="Arial" w:cs="Arial"/>
          <w:sz w:val="24"/>
          <w:szCs w:val="24"/>
        </w:rPr>
        <w:t>.</w:t>
      </w:r>
      <w:r w:rsidR="007676AB" w:rsidRPr="00BB2585">
        <w:rPr>
          <w:rFonts w:ascii="Arial" w:hAnsi="Arial" w:cs="Arial"/>
          <w:sz w:val="24"/>
          <w:szCs w:val="24"/>
        </w:rPr>
        <w:t xml:space="preserve"> Embora </w:t>
      </w:r>
      <w:r w:rsidR="007676AB" w:rsidRPr="00BB2585">
        <w:rPr>
          <w:rFonts w:ascii="Arial" w:hAnsi="Arial" w:cs="Arial"/>
          <w:sz w:val="24"/>
          <w:szCs w:val="24"/>
        </w:rPr>
        <w:fldChar w:fldCharType="begin" w:fldLock="1"/>
      </w:r>
      <w:r w:rsidR="00D40D10">
        <w:rPr>
          <w:rFonts w:ascii="Arial" w:hAnsi="Arial" w:cs="Arial"/>
          <w:sz w:val="24"/>
          <w:szCs w:val="24"/>
        </w:rPr>
        <w:instrText>ADDIN CSL_CITATION {"citationItems":[{"id":"ITEM-1","itemData":{"DOI":"10.5296/ijl.v4i3.2198","author":[{"dropping-particle":"","family":"Ghonsooly","given":"Behzad","non-dropping-particle":"","parse-names":false,"suffix":""},{"dropping-particle":"","family":"Raeesi","given":"Ali","non-dropping-particle":"","parse-names":false,"suffix":""}],"container-title":"International Journal of Linguistics","id":"ITEM-1","issue":"3","issued":{"date-parts":[["2012"]]},"page":"121-134","title":"Exploring the Relationship between Creativity and Burnout among Iranian EFL Teachers","type":"article-journal","volume":"4"},"uris":["http://www.mendeley.com/documents/?uuid=98705b40-7ee2-4100-94c9-c1fab8cf1457"]}],"mendeley":{"formattedCitation":"(GHONSOOLY; RAEESI, 2012)","manualFormatting":"Ghonsooly e Raeesi (2012)","plainTextFormattedCitation":"(GHONSOOLY; RAEESI, 2012)","previouslyFormattedCitation":"(GHONSOOLY; RAEESI, 2012)"},"properties":{"noteIndex":0},"schema":"https://github.com/citation-style-language/schema/raw/master/csl-citation.json"}</w:instrText>
      </w:r>
      <w:r w:rsidR="007676AB" w:rsidRPr="00BB2585">
        <w:rPr>
          <w:rFonts w:ascii="Arial" w:hAnsi="Arial" w:cs="Arial"/>
          <w:sz w:val="24"/>
          <w:szCs w:val="24"/>
        </w:rPr>
        <w:fldChar w:fldCharType="separate"/>
      </w:r>
      <w:r w:rsidR="001212BD" w:rsidRPr="00BB2585">
        <w:rPr>
          <w:rFonts w:ascii="Arial" w:hAnsi="Arial" w:cs="Arial"/>
          <w:noProof/>
          <w:sz w:val="24"/>
          <w:szCs w:val="24"/>
        </w:rPr>
        <w:t>Ghonsooly</w:t>
      </w:r>
      <w:r w:rsidR="001212BD">
        <w:rPr>
          <w:rFonts w:ascii="Arial" w:hAnsi="Arial" w:cs="Arial"/>
          <w:noProof/>
          <w:sz w:val="24"/>
          <w:szCs w:val="24"/>
        </w:rPr>
        <w:t xml:space="preserve"> e</w:t>
      </w:r>
      <w:r w:rsidR="001212BD" w:rsidRPr="00BB2585">
        <w:rPr>
          <w:rFonts w:ascii="Arial" w:hAnsi="Arial" w:cs="Arial"/>
          <w:noProof/>
          <w:sz w:val="24"/>
          <w:szCs w:val="24"/>
        </w:rPr>
        <w:t xml:space="preserve"> Raeesi</w:t>
      </w:r>
      <w:r w:rsidR="001212BD">
        <w:rPr>
          <w:rFonts w:ascii="Arial" w:hAnsi="Arial" w:cs="Arial"/>
          <w:noProof/>
          <w:sz w:val="24"/>
          <w:szCs w:val="24"/>
        </w:rPr>
        <w:t xml:space="preserve"> (2</w:t>
      </w:r>
      <w:r w:rsidR="007676AB" w:rsidRPr="00BB2585">
        <w:rPr>
          <w:rFonts w:ascii="Arial" w:hAnsi="Arial" w:cs="Arial"/>
          <w:noProof/>
          <w:sz w:val="24"/>
          <w:szCs w:val="24"/>
        </w:rPr>
        <w:t>012)</w:t>
      </w:r>
      <w:r w:rsidR="007676AB" w:rsidRPr="00BB2585">
        <w:rPr>
          <w:rFonts w:ascii="Arial" w:hAnsi="Arial" w:cs="Arial"/>
          <w:sz w:val="24"/>
          <w:szCs w:val="24"/>
        </w:rPr>
        <w:fldChar w:fldCharType="end"/>
      </w:r>
      <w:r w:rsidR="0030079C" w:rsidRPr="00BB2585">
        <w:rPr>
          <w:rFonts w:ascii="Arial" w:hAnsi="Arial" w:cs="Arial"/>
          <w:sz w:val="24"/>
          <w:szCs w:val="24"/>
        </w:rPr>
        <w:t xml:space="preserve"> </w:t>
      </w:r>
      <w:r w:rsidR="007676AB" w:rsidRPr="00BB2585">
        <w:rPr>
          <w:rFonts w:ascii="Arial" w:hAnsi="Arial" w:cs="Arial"/>
          <w:sz w:val="24"/>
          <w:szCs w:val="24"/>
        </w:rPr>
        <w:t>tenham investigado também o construto criatividade e não a adaptabilidade, os resultados encontrados foram semelhantes,</w:t>
      </w:r>
      <w:r w:rsidR="00750640" w:rsidRPr="00750640">
        <w:rPr>
          <w:rFonts w:ascii="Arial" w:hAnsi="Arial" w:cs="Arial"/>
          <w:sz w:val="24"/>
          <w:szCs w:val="24"/>
        </w:rPr>
        <w:t xml:space="preserve"> </w:t>
      </w:r>
      <w:r w:rsidR="00750640">
        <w:rPr>
          <w:rFonts w:ascii="Arial" w:hAnsi="Arial" w:cs="Arial"/>
          <w:sz w:val="24"/>
          <w:szCs w:val="24"/>
        </w:rPr>
        <w:t>em que</w:t>
      </w:r>
      <w:r w:rsidR="00750640" w:rsidRPr="00BB2585">
        <w:rPr>
          <w:rFonts w:ascii="Arial" w:hAnsi="Arial" w:cs="Arial"/>
          <w:sz w:val="24"/>
          <w:szCs w:val="24"/>
        </w:rPr>
        <w:t xml:space="preserve"> </w:t>
      </w:r>
      <w:r w:rsidR="007676AB" w:rsidRPr="00BB2585">
        <w:rPr>
          <w:rFonts w:ascii="Arial" w:hAnsi="Arial" w:cs="Arial"/>
          <w:sz w:val="24"/>
          <w:szCs w:val="24"/>
        </w:rPr>
        <w:t>a criatividade tinha uma correlação baixa</w:t>
      </w:r>
      <w:r w:rsidR="00D40D10">
        <w:rPr>
          <w:rFonts w:ascii="Arial" w:hAnsi="Arial" w:cs="Arial"/>
          <w:sz w:val="24"/>
          <w:szCs w:val="24"/>
        </w:rPr>
        <w:t xml:space="preserve"> e negativa</w:t>
      </w:r>
      <w:r w:rsidR="007676AB" w:rsidRPr="00BB2585">
        <w:rPr>
          <w:rFonts w:ascii="Arial" w:hAnsi="Arial" w:cs="Arial"/>
          <w:sz w:val="24"/>
          <w:szCs w:val="24"/>
        </w:rPr>
        <w:t xml:space="preserve"> com a exaustão e o cinismo, e uma correlação moderada com a eficácia no contexto educacional. </w:t>
      </w:r>
    </w:p>
    <w:p w14:paraId="6A16016E" w14:textId="7315B685" w:rsidR="00986F75" w:rsidRPr="00BB2585" w:rsidRDefault="00F9554A" w:rsidP="005341E7">
      <w:pPr>
        <w:spacing w:line="360" w:lineRule="auto"/>
        <w:ind w:firstLine="720"/>
        <w:rPr>
          <w:rFonts w:ascii="Arial" w:hAnsi="Arial" w:cs="Arial"/>
          <w:sz w:val="24"/>
          <w:szCs w:val="24"/>
        </w:rPr>
      </w:pPr>
      <w:r w:rsidRPr="00BB2585">
        <w:rPr>
          <w:rFonts w:ascii="Arial" w:hAnsi="Arial" w:cs="Arial"/>
          <w:sz w:val="24"/>
          <w:szCs w:val="24"/>
        </w:rPr>
        <w:t>Este resultado significa que e</w:t>
      </w:r>
      <w:r w:rsidR="00C9544F" w:rsidRPr="00BB2585">
        <w:rPr>
          <w:rFonts w:ascii="Arial" w:hAnsi="Arial" w:cs="Arial"/>
          <w:sz w:val="24"/>
          <w:szCs w:val="24"/>
        </w:rPr>
        <w:t xml:space="preserve">ngenheiros de software que tem maiores níveis de </w:t>
      </w:r>
      <w:r w:rsidRPr="00BB2585">
        <w:rPr>
          <w:rFonts w:ascii="Arial" w:hAnsi="Arial" w:cs="Arial"/>
          <w:sz w:val="24"/>
          <w:szCs w:val="24"/>
        </w:rPr>
        <w:t>adaptabilidade a criatividade tende a ter menores níveis de exaustão</w:t>
      </w:r>
      <w:r w:rsidR="00F66542" w:rsidRPr="00BB2585">
        <w:rPr>
          <w:rFonts w:ascii="Arial" w:hAnsi="Arial" w:cs="Arial"/>
          <w:sz w:val="24"/>
          <w:szCs w:val="24"/>
        </w:rPr>
        <w:t xml:space="preserve">. Em relação ao cinismo, este resultado é </w:t>
      </w:r>
      <w:r w:rsidR="00986F75" w:rsidRPr="00BB2585">
        <w:rPr>
          <w:rFonts w:ascii="Arial" w:hAnsi="Arial" w:cs="Arial"/>
          <w:sz w:val="24"/>
          <w:szCs w:val="24"/>
        </w:rPr>
        <w:t>semelhante,</w:t>
      </w:r>
      <w:r w:rsidR="00F66542" w:rsidRPr="00BB2585">
        <w:rPr>
          <w:rFonts w:ascii="Arial" w:hAnsi="Arial" w:cs="Arial"/>
          <w:sz w:val="24"/>
          <w:szCs w:val="24"/>
        </w:rPr>
        <w:t xml:space="preserve"> mas é moderado pelo ambiente, onde em ambientes que a </w:t>
      </w:r>
      <w:r w:rsidR="00550607" w:rsidRPr="00BB2585">
        <w:rPr>
          <w:rFonts w:ascii="Arial" w:hAnsi="Arial" w:cs="Arial"/>
          <w:sz w:val="24"/>
          <w:szCs w:val="24"/>
        </w:rPr>
        <w:t xml:space="preserve">instabilidade da tarefa é maior, o efeito da adaptabilidade é maior. </w:t>
      </w:r>
      <w:r w:rsidR="00986F75" w:rsidRPr="00BB2585">
        <w:rPr>
          <w:rFonts w:ascii="Arial" w:hAnsi="Arial" w:cs="Arial"/>
          <w:sz w:val="24"/>
          <w:szCs w:val="24"/>
        </w:rPr>
        <w:t xml:space="preserve">Isso </w:t>
      </w:r>
      <w:r w:rsidR="009C0D4F" w:rsidRPr="00BB2585">
        <w:rPr>
          <w:rFonts w:ascii="Arial" w:hAnsi="Arial" w:cs="Arial"/>
          <w:sz w:val="24"/>
          <w:szCs w:val="24"/>
        </w:rPr>
        <w:t xml:space="preserve">pode </w:t>
      </w:r>
      <w:r w:rsidR="00986F75" w:rsidRPr="00BB2585">
        <w:rPr>
          <w:rFonts w:ascii="Arial" w:hAnsi="Arial" w:cs="Arial"/>
          <w:sz w:val="24"/>
          <w:szCs w:val="24"/>
        </w:rPr>
        <w:t>ocorre</w:t>
      </w:r>
      <w:r w:rsidR="009C0D4F" w:rsidRPr="00BB2585">
        <w:rPr>
          <w:rFonts w:ascii="Arial" w:hAnsi="Arial" w:cs="Arial"/>
          <w:sz w:val="24"/>
          <w:szCs w:val="24"/>
        </w:rPr>
        <w:t>r</w:t>
      </w:r>
      <w:r w:rsidR="00986F75" w:rsidRPr="00BB2585">
        <w:rPr>
          <w:rFonts w:ascii="Arial" w:hAnsi="Arial" w:cs="Arial"/>
          <w:sz w:val="24"/>
          <w:szCs w:val="24"/>
        </w:rPr>
        <w:t xml:space="preserve"> devido a necessidade de resolução de problemas ser maior. </w:t>
      </w:r>
    </w:p>
    <w:p w14:paraId="03FDDCDD" w14:textId="0A581D72" w:rsidR="009C0D4F" w:rsidRPr="00BB2585" w:rsidRDefault="00F9554A" w:rsidP="005341E7">
      <w:pPr>
        <w:spacing w:line="360" w:lineRule="auto"/>
        <w:ind w:firstLine="426"/>
        <w:rPr>
          <w:rStyle w:val="tlid-translation"/>
          <w:rFonts w:ascii="Arial" w:eastAsia="Calibri" w:hAnsi="Arial" w:cs="Arial"/>
          <w:sz w:val="24"/>
          <w:szCs w:val="24"/>
        </w:rPr>
      </w:pPr>
      <w:r w:rsidRPr="00BB2585">
        <w:rPr>
          <w:rFonts w:ascii="Arial" w:hAnsi="Arial" w:cs="Arial"/>
          <w:sz w:val="24"/>
          <w:szCs w:val="24"/>
        </w:rPr>
        <w:t xml:space="preserve"> </w:t>
      </w:r>
      <w:r w:rsidR="00885D16" w:rsidRPr="00BB2585">
        <w:rPr>
          <w:rFonts w:ascii="Arial" w:hAnsi="Arial" w:cs="Arial"/>
          <w:sz w:val="24"/>
          <w:szCs w:val="24"/>
        </w:rPr>
        <w:t>É muito importante observar também o efeito d</w:t>
      </w:r>
      <w:r w:rsidR="0040598E">
        <w:rPr>
          <w:rFonts w:ascii="Arial" w:hAnsi="Arial" w:cs="Arial"/>
          <w:sz w:val="24"/>
          <w:szCs w:val="24"/>
        </w:rPr>
        <w:t>a</w:t>
      </w:r>
      <w:r w:rsidR="00885D16" w:rsidRPr="00BB2585">
        <w:rPr>
          <w:rFonts w:ascii="Arial" w:hAnsi="Arial" w:cs="Arial"/>
          <w:sz w:val="24"/>
          <w:szCs w:val="24"/>
        </w:rPr>
        <w:t xml:space="preserve"> dimensão </w:t>
      </w:r>
      <w:r w:rsidR="00D63B28" w:rsidRPr="00BB2585">
        <w:rPr>
          <w:rFonts w:ascii="Arial" w:hAnsi="Arial" w:cs="Arial"/>
          <w:sz w:val="24"/>
          <w:szCs w:val="24"/>
        </w:rPr>
        <w:t>da adaptabilidade</w:t>
      </w:r>
      <w:r w:rsidR="0040598E">
        <w:rPr>
          <w:rFonts w:ascii="Arial" w:hAnsi="Arial" w:cs="Arial"/>
          <w:sz w:val="24"/>
          <w:szCs w:val="24"/>
        </w:rPr>
        <w:t xml:space="preserve"> </w:t>
      </w:r>
      <w:r w:rsidR="0040598E" w:rsidRPr="00BB2585">
        <w:rPr>
          <w:rFonts w:ascii="Arial" w:hAnsi="Arial" w:cs="Arial"/>
          <w:sz w:val="24"/>
          <w:szCs w:val="24"/>
        </w:rPr>
        <w:t>a criatividade</w:t>
      </w:r>
      <w:r w:rsidR="00D63B28" w:rsidRPr="00BB2585">
        <w:rPr>
          <w:rFonts w:ascii="Arial" w:hAnsi="Arial" w:cs="Arial"/>
          <w:sz w:val="24"/>
          <w:szCs w:val="24"/>
        </w:rPr>
        <w:t xml:space="preserve"> </w:t>
      </w:r>
      <w:r w:rsidR="00885D16" w:rsidRPr="00BB2585">
        <w:rPr>
          <w:rFonts w:ascii="Arial" w:hAnsi="Arial" w:cs="Arial"/>
          <w:sz w:val="24"/>
          <w:szCs w:val="24"/>
        </w:rPr>
        <w:t xml:space="preserve">na eficácia do </w:t>
      </w:r>
      <w:r w:rsidR="000C5845" w:rsidRPr="00BB2585">
        <w:rPr>
          <w:rFonts w:ascii="Arial" w:hAnsi="Arial" w:cs="Arial"/>
          <w:sz w:val="24"/>
          <w:szCs w:val="24"/>
        </w:rPr>
        <w:t>indivíduo,</w:t>
      </w:r>
      <w:r w:rsidR="0040598E">
        <w:rPr>
          <w:rFonts w:ascii="Arial" w:hAnsi="Arial" w:cs="Arial"/>
          <w:sz w:val="24"/>
          <w:szCs w:val="24"/>
        </w:rPr>
        <w:t xml:space="preserve"> pois, é</w:t>
      </w:r>
      <w:r w:rsidR="000C5845" w:rsidRPr="00BB2585">
        <w:rPr>
          <w:rFonts w:ascii="Arial" w:hAnsi="Arial" w:cs="Arial"/>
          <w:sz w:val="24"/>
          <w:szCs w:val="24"/>
        </w:rPr>
        <w:t xml:space="preserve"> o</w:t>
      </w:r>
      <w:r w:rsidR="00364C8E" w:rsidRPr="00BB2585">
        <w:rPr>
          <w:rFonts w:ascii="Arial" w:hAnsi="Arial" w:cs="Arial"/>
          <w:sz w:val="24"/>
          <w:szCs w:val="24"/>
        </w:rPr>
        <w:t xml:space="preserve"> efeito mais forte das três dimensões do </w:t>
      </w:r>
      <w:proofErr w:type="spellStart"/>
      <w:r w:rsidR="00364C8E" w:rsidRPr="00BB2585">
        <w:rPr>
          <w:rFonts w:ascii="Arial" w:hAnsi="Arial" w:cs="Arial"/>
          <w:sz w:val="24"/>
          <w:szCs w:val="24"/>
        </w:rPr>
        <w:t>burnout</w:t>
      </w:r>
      <w:proofErr w:type="spellEnd"/>
      <w:r w:rsidR="00D63B28" w:rsidRPr="00BB2585">
        <w:rPr>
          <w:rFonts w:ascii="Arial" w:hAnsi="Arial" w:cs="Arial"/>
          <w:sz w:val="24"/>
          <w:szCs w:val="24"/>
        </w:rPr>
        <w:t xml:space="preserve"> e ocorre de maneira moderada.</w:t>
      </w:r>
      <w:r w:rsidR="007669EC" w:rsidRPr="00BB2585">
        <w:rPr>
          <w:rFonts w:ascii="Arial" w:hAnsi="Arial" w:cs="Arial"/>
          <w:sz w:val="24"/>
          <w:szCs w:val="24"/>
        </w:rPr>
        <w:t xml:space="preserve"> Este resultado faz total sentido visto que ao ter maior </w:t>
      </w:r>
      <w:commentRangeStart w:id="291"/>
      <w:r w:rsidR="007669EC" w:rsidRPr="00BB2585">
        <w:rPr>
          <w:rFonts w:ascii="Arial" w:hAnsi="Arial" w:cs="Arial"/>
          <w:sz w:val="24"/>
          <w:szCs w:val="24"/>
        </w:rPr>
        <w:t>capacidade de resolução de problemas, os indivíduos tende</w:t>
      </w:r>
      <w:r w:rsidR="00A07CE9" w:rsidRPr="00BB2585">
        <w:rPr>
          <w:rFonts w:ascii="Arial" w:hAnsi="Arial" w:cs="Arial"/>
          <w:sz w:val="24"/>
          <w:szCs w:val="24"/>
        </w:rPr>
        <w:t xml:space="preserve">m a experimentar menos o sentimento de </w:t>
      </w:r>
      <w:r w:rsidR="007669EC" w:rsidRPr="00BB2585">
        <w:rPr>
          <w:rStyle w:val="tlid-translation"/>
          <w:rFonts w:ascii="Arial" w:eastAsia="Calibri" w:hAnsi="Arial" w:cs="Arial"/>
          <w:sz w:val="24"/>
          <w:szCs w:val="24"/>
        </w:rPr>
        <w:t>que</w:t>
      </w:r>
      <w:r w:rsidR="00A07CE9" w:rsidRPr="00BB2585">
        <w:rPr>
          <w:rStyle w:val="tlid-translation"/>
          <w:rFonts w:ascii="Arial" w:eastAsia="Calibri" w:hAnsi="Arial" w:cs="Arial"/>
          <w:sz w:val="24"/>
          <w:szCs w:val="24"/>
        </w:rPr>
        <w:t xml:space="preserve"> eles</w:t>
      </w:r>
      <w:r w:rsidR="007669EC" w:rsidRPr="00BB2585">
        <w:rPr>
          <w:rStyle w:val="tlid-translation"/>
          <w:rFonts w:ascii="Arial" w:eastAsia="Calibri" w:hAnsi="Arial" w:cs="Arial"/>
          <w:sz w:val="24"/>
          <w:szCs w:val="24"/>
        </w:rPr>
        <w:t xml:space="preserve"> não têm habilidades e capacidades para realizar adequada seu trabalho</w:t>
      </w:r>
      <w:r w:rsidR="001554DD" w:rsidRPr="00BB2585">
        <w:rPr>
          <w:rStyle w:val="tlid-translation"/>
          <w:rFonts w:ascii="Arial" w:eastAsia="Calibri" w:hAnsi="Arial" w:cs="Arial"/>
          <w:sz w:val="24"/>
          <w:szCs w:val="24"/>
        </w:rPr>
        <w:t xml:space="preserve">, característico de quem tem um menor índice na dimensão de eficácia no </w:t>
      </w:r>
      <w:proofErr w:type="spellStart"/>
      <w:r w:rsidR="001554DD" w:rsidRPr="00BB2585">
        <w:rPr>
          <w:rStyle w:val="tlid-translation"/>
          <w:rFonts w:ascii="Arial" w:eastAsia="Calibri" w:hAnsi="Arial" w:cs="Arial"/>
          <w:sz w:val="24"/>
          <w:szCs w:val="24"/>
        </w:rPr>
        <w:t>burnout</w:t>
      </w:r>
      <w:proofErr w:type="spellEnd"/>
      <w:r w:rsidR="007669EC" w:rsidRPr="00BB2585">
        <w:rPr>
          <w:rStyle w:val="tlid-translation"/>
          <w:rFonts w:ascii="Arial" w:eastAsia="Calibri" w:hAnsi="Arial" w:cs="Arial"/>
          <w:sz w:val="24"/>
          <w:szCs w:val="24"/>
        </w:rPr>
        <w:t>.</w:t>
      </w:r>
      <w:commentRangeEnd w:id="291"/>
      <w:r w:rsidR="008324D0">
        <w:rPr>
          <w:rStyle w:val="Refdecomentrio"/>
        </w:rPr>
        <w:commentReference w:id="291"/>
      </w:r>
    </w:p>
    <w:p w14:paraId="2EFA6609" w14:textId="6771894B" w:rsidR="00421459" w:rsidRDefault="00CB1EC2" w:rsidP="007A4162">
      <w:pPr>
        <w:spacing w:line="360" w:lineRule="auto"/>
        <w:ind w:firstLine="426"/>
        <w:rPr>
          <w:rStyle w:val="tlid-translation"/>
          <w:rFonts w:ascii="Arial" w:eastAsia="Calibri" w:hAnsi="Arial" w:cs="Arial"/>
          <w:sz w:val="24"/>
          <w:szCs w:val="24"/>
        </w:rPr>
      </w:pPr>
      <w:r w:rsidRPr="00BB2585">
        <w:rPr>
          <w:rStyle w:val="tlid-translation"/>
          <w:rFonts w:ascii="Arial" w:eastAsia="Calibri" w:hAnsi="Arial" w:cs="Arial"/>
          <w:sz w:val="24"/>
          <w:szCs w:val="24"/>
        </w:rPr>
        <w:t xml:space="preserve"> Contudo,</w:t>
      </w:r>
      <w:r w:rsidR="006519E7" w:rsidRPr="00BB2585">
        <w:rPr>
          <w:rStyle w:val="tlid-translation"/>
          <w:rFonts w:ascii="Arial" w:eastAsia="Calibri" w:hAnsi="Arial" w:cs="Arial"/>
          <w:sz w:val="24"/>
          <w:szCs w:val="24"/>
        </w:rPr>
        <w:t xml:space="preserve"> em ambientes de alta instabilidade da tarefa, essa relação é enfraquecida. Isto pode ocorrer devido </w:t>
      </w:r>
      <w:r w:rsidR="00EC2A1D" w:rsidRPr="00BB2585">
        <w:rPr>
          <w:rStyle w:val="tlid-translation"/>
          <w:rFonts w:ascii="Arial" w:eastAsia="Calibri" w:hAnsi="Arial" w:cs="Arial"/>
          <w:sz w:val="24"/>
          <w:szCs w:val="24"/>
        </w:rPr>
        <w:t>ao fato que em ambientes que a tarefa é trocada constantemente</w:t>
      </w:r>
      <w:r w:rsidR="0058334F" w:rsidRPr="00BB2585">
        <w:rPr>
          <w:rStyle w:val="tlid-translation"/>
          <w:rFonts w:ascii="Arial" w:eastAsia="Calibri" w:hAnsi="Arial" w:cs="Arial"/>
          <w:sz w:val="24"/>
          <w:szCs w:val="24"/>
        </w:rPr>
        <w:t xml:space="preserve"> por diferentes motivos como falta de claridade dos requisitos</w:t>
      </w:r>
      <w:r w:rsidR="00566A95" w:rsidRPr="00BB2585">
        <w:rPr>
          <w:rStyle w:val="tlid-translation"/>
          <w:rFonts w:ascii="Arial" w:eastAsia="Calibri" w:hAnsi="Arial" w:cs="Arial"/>
          <w:sz w:val="24"/>
          <w:szCs w:val="24"/>
        </w:rPr>
        <w:t xml:space="preserve"> e </w:t>
      </w:r>
      <w:r w:rsidR="0058334F" w:rsidRPr="00BB2585">
        <w:rPr>
          <w:rStyle w:val="tlid-translation"/>
          <w:rFonts w:ascii="Arial" w:eastAsia="Calibri" w:hAnsi="Arial" w:cs="Arial"/>
          <w:sz w:val="24"/>
          <w:szCs w:val="24"/>
        </w:rPr>
        <w:t>problemas de interpretação</w:t>
      </w:r>
      <w:r w:rsidR="00EA2F45">
        <w:rPr>
          <w:rStyle w:val="tlid-translation"/>
          <w:rFonts w:ascii="Arial" w:eastAsia="Calibri" w:hAnsi="Arial" w:cs="Arial"/>
          <w:sz w:val="24"/>
          <w:szCs w:val="24"/>
        </w:rPr>
        <w:t xml:space="preserve">, o </w:t>
      </w:r>
      <w:r w:rsidR="00421459">
        <w:rPr>
          <w:rStyle w:val="tlid-translation"/>
          <w:rFonts w:ascii="Arial" w:eastAsia="Calibri" w:hAnsi="Arial" w:cs="Arial"/>
          <w:sz w:val="24"/>
          <w:szCs w:val="24"/>
        </w:rPr>
        <w:t>indivíduo</w:t>
      </w:r>
      <w:r w:rsidR="00EA2F45">
        <w:rPr>
          <w:rStyle w:val="tlid-translation"/>
          <w:rFonts w:ascii="Arial" w:eastAsia="Calibri" w:hAnsi="Arial" w:cs="Arial"/>
          <w:sz w:val="24"/>
          <w:szCs w:val="24"/>
        </w:rPr>
        <w:t xml:space="preserve"> pode ter</w:t>
      </w:r>
      <w:r w:rsidR="00566A95" w:rsidRPr="00BB2585">
        <w:rPr>
          <w:rStyle w:val="tlid-translation"/>
          <w:rFonts w:ascii="Arial" w:eastAsia="Calibri" w:hAnsi="Arial" w:cs="Arial"/>
          <w:sz w:val="24"/>
          <w:szCs w:val="24"/>
        </w:rPr>
        <w:t xml:space="preserve"> uma percepção </w:t>
      </w:r>
      <w:r w:rsidR="00421459">
        <w:rPr>
          <w:rStyle w:val="tlid-translation"/>
          <w:rFonts w:ascii="Arial" w:eastAsia="Calibri" w:hAnsi="Arial" w:cs="Arial"/>
          <w:sz w:val="24"/>
          <w:szCs w:val="24"/>
        </w:rPr>
        <w:t>que ele</w:t>
      </w:r>
      <w:r w:rsidR="00E30336" w:rsidRPr="00BB2585">
        <w:rPr>
          <w:rStyle w:val="tlid-translation"/>
          <w:rFonts w:ascii="Arial" w:eastAsia="Calibri" w:hAnsi="Arial" w:cs="Arial"/>
          <w:sz w:val="24"/>
          <w:szCs w:val="24"/>
        </w:rPr>
        <w:t xml:space="preserve"> está com problemas para entender a tarefa, </w:t>
      </w:r>
      <w:r w:rsidR="00434507" w:rsidRPr="00BB2585">
        <w:rPr>
          <w:rStyle w:val="tlid-translation"/>
          <w:rFonts w:ascii="Arial" w:eastAsia="Calibri" w:hAnsi="Arial" w:cs="Arial"/>
          <w:sz w:val="24"/>
          <w:szCs w:val="24"/>
        </w:rPr>
        <w:t>e que portanto ele tem menos capacidade de realizar adequadamente seu trabalho.</w:t>
      </w:r>
      <w:r w:rsidR="00421459">
        <w:rPr>
          <w:rStyle w:val="tlid-translation"/>
          <w:rFonts w:ascii="Arial" w:eastAsia="Calibri" w:hAnsi="Arial" w:cs="Arial"/>
          <w:sz w:val="24"/>
          <w:szCs w:val="24"/>
        </w:rPr>
        <w:t xml:space="preserve"> Essa relação deve ser </w:t>
      </w:r>
      <w:proofErr w:type="gramStart"/>
      <w:r w:rsidR="00421459">
        <w:rPr>
          <w:rStyle w:val="tlid-translation"/>
          <w:rFonts w:ascii="Arial" w:eastAsia="Calibri" w:hAnsi="Arial" w:cs="Arial"/>
          <w:sz w:val="24"/>
          <w:szCs w:val="24"/>
        </w:rPr>
        <w:t>melhor</w:t>
      </w:r>
      <w:proofErr w:type="gramEnd"/>
      <w:r w:rsidR="00421459">
        <w:rPr>
          <w:rStyle w:val="tlid-translation"/>
          <w:rFonts w:ascii="Arial" w:eastAsia="Calibri" w:hAnsi="Arial" w:cs="Arial"/>
          <w:sz w:val="24"/>
          <w:szCs w:val="24"/>
        </w:rPr>
        <w:t xml:space="preserve"> investigada em trabalhos futuros.</w:t>
      </w:r>
      <w:r w:rsidR="00434507" w:rsidRPr="00BB2585">
        <w:rPr>
          <w:rStyle w:val="tlid-translation"/>
          <w:rFonts w:ascii="Arial" w:eastAsia="Calibri" w:hAnsi="Arial" w:cs="Arial"/>
          <w:sz w:val="24"/>
          <w:szCs w:val="24"/>
        </w:rPr>
        <w:t xml:space="preserve"> </w:t>
      </w:r>
    </w:p>
    <w:p w14:paraId="1799DCD0" w14:textId="2081CF4C" w:rsidR="007A4162" w:rsidRPr="00BB2585" w:rsidRDefault="00566A95" w:rsidP="007A4162">
      <w:pPr>
        <w:spacing w:line="360" w:lineRule="auto"/>
        <w:ind w:firstLine="426"/>
        <w:rPr>
          <w:rStyle w:val="tlid-translation"/>
          <w:rFonts w:ascii="Arial" w:eastAsia="Calibri" w:hAnsi="Arial" w:cs="Arial"/>
          <w:sz w:val="24"/>
          <w:szCs w:val="24"/>
        </w:rPr>
      </w:pPr>
      <w:r w:rsidRPr="00BB2585">
        <w:rPr>
          <w:rStyle w:val="tlid-translation"/>
          <w:rFonts w:ascii="Arial" w:eastAsia="Calibri" w:hAnsi="Arial" w:cs="Arial"/>
          <w:sz w:val="24"/>
          <w:szCs w:val="24"/>
        </w:rPr>
        <w:t xml:space="preserve"> </w:t>
      </w:r>
      <w:r w:rsidR="007669EC" w:rsidRPr="00BB2585">
        <w:rPr>
          <w:rStyle w:val="tlid-translation"/>
          <w:rFonts w:ascii="Arial" w:eastAsia="Calibri" w:hAnsi="Arial" w:cs="Arial"/>
          <w:sz w:val="24"/>
          <w:szCs w:val="24"/>
        </w:rPr>
        <w:t xml:space="preserve"> </w:t>
      </w:r>
      <w:r w:rsidR="007A4162" w:rsidRPr="00BB2585">
        <w:rPr>
          <w:rStyle w:val="tlid-translation"/>
          <w:rFonts w:ascii="Arial" w:eastAsia="Calibri" w:hAnsi="Arial" w:cs="Arial"/>
          <w:sz w:val="24"/>
          <w:szCs w:val="24"/>
        </w:rPr>
        <w:t xml:space="preserve">A próxima adaptabilidade investigada é a adaptabilidade individual em relação ao </w:t>
      </w:r>
      <w:r w:rsidR="00B47B8E">
        <w:rPr>
          <w:rStyle w:val="tlid-translation"/>
          <w:rFonts w:ascii="Arial" w:eastAsia="Calibri" w:hAnsi="Arial" w:cs="Arial"/>
          <w:sz w:val="24"/>
          <w:szCs w:val="24"/>
        </w:rPr>
        <w:t>estresse</w:t>
      </w:r>
      <w:r w:rsidR="007A4162" w:rsidRPr="00BB2585">
        <w:rPr>
          <w:rStyle w:val="tlid-translation"/>
          <w:rFonts w:ascii="Arial" w:eastAsia="Calibri" w:hAnsi="Arial" w:cs="Arial"/>
          <w:sz w:val="24"/>
          <w:szCs w:val="24"/>
        </w:rPr>
        <w:t xml:space="preserve">, com a hipótese a seguir: </w:t>
      </w:r>
    </w:p>
    <w:p w14:paraId="38541716" w14:textId="7BB70BEE" w:rsidR="00860D16" w:rsidRPr="00BB2585" w:rsidRDefault="00E33F30" w:rsidP="005341E7">
      <w:pPr>
        <w:spacing w:line="360" w:lineRule="auto"/>
        <w:ind w:left="720"/>
        <w:rPr>
          <w:rStyle w:val="tlid-translation"/>
          <w:rFonts w:ascii="Arial" w:hAnsi="Arial" w:cs="Arial"/>
          <w:i/>
          <w:iCs/>
          <w:sz w:val="20"/>
          <w:szCs w:val="20"/>
        </w:rPr>
      </w:pPr>
      <w:r w:rsidRPr="00BB2585">
        <w:rPr>
          <w:rFonts w:ascii="Arial" w:hAnsi="Arial" w:cs="Arial"/>
          <w:b/>
          <w:bCs/>
          <w:i/>
          <w:iCs/>
          <w:sz w:val="20"/>
          <w:szCs w:val="20"/>
        </w:rPr>
        <w:lastRenderedPageBreak/>
        <w:t xml:space="preserve">H2.2 </w:t>
      </w:r>
      <w:r w:rsidRPr="00BB2585">
        <w:rPr>
          <w:rStyle w:val="tlid-translation"/>
          <w:rFonts w:ascii="Arial" w:hAnsi="Arial" w:cs="Arial"/>
          <w:i/>
          <w:iCs/>
          <w:sz w:val="20"/>
          <w:szCs w:val="20"/>
        </w:rPr>
        <w:t xml:space="preserve">A adaptabilidade individual do estresse está relacionada negativamente com </w:t>
      </w:r>
      <w:r w:rsidR="00860D16" w:rsidRPr="00BB2585">
        <w:rPr>
          <w:rStyle w:val="tlid-translation"/>
          <w:rFonts w:ascii="Arial" w:hAnsi="Arial" w:cs="Arial"/>
          <w:i/>
          <w:iCs/>
          <w:sz w:val="20"/>
          <w:szCs w:val="20"/>
        </w:rPr>
        <w:t xml:space="preserve">a Exaustão (2.2a) e Cinismo (2.2b) e positivamente entre a Eficácia (2.2c) dos indivíduos na Engenharia de Software. Além disso, ela é moderada pela instabilidade (da equipe 2.2_x e da tarefa 2.2_y) </w:t>
      </w:r>
    </w:p>
    <w:p w14:paraId="6E907357" w14:textId="57FF3222" w:rsidR="00FD27D6" w:rsidRDefault="00FA56E8" w:rsidP="00421459">
      <w:pPr>
        <w:spacing w:line="360" w:lineRule="auto"/>
        <w:rPr>
          <w:rStyle w:val="tlid-translation"/>
          <w:rFonts w:ascii="Arial" w:hAnsi="Arial" w:cs="Arial"/>
          <w:sz w:val="24"/>
          <w:szCs w:val="24"/>
        </w:rPr>
      </w:pPr>
      <w:r w:rsidRPr="00BB2585">
        <w:rPr>
          <w:rStyle w:val="tlid-translation"/>
          <w:rFonts w:ascii="Arial" w:hAnsi="Arial" w:cs="Arial"/>
          <w:sz w:val="24"/>
          <w:szCs w:val="24"/>
        </w:rPr>
        <w:tab/>
        <w:t xml:space="preserve">A hipótese 2.2 e suas derivadas tratam das relações entre a adaptabilidade individual relacionada ao </w:t>
      </w:r>
      <w:r w:rsidR="00B47B8E">
        <w:rPr>
          <w:rStyle w:val="tlid-translation"/>
          <w:rFonts w:ascii="Arial" w:hAnsi="Arial" w:cs="Arial"/>
          <w:sz w:val="24"/>
          <w:szCs w:val="24"/>
        </w:rPr>
        <w:t>estresse</w:t>
      </w:r>
      <w:r w:rsidRPr="00BB2585">
        <w:rPr>
          <w:rStyle w:val="tlid-translation"/>
          <w:rFonts w:ascii="Arial" w:hAnsi="Arial" w:cs="Arial"/>
          <w:sz w:val="24"/>
          <w:szCs w:val="24"/>
        </w:rPr>
        <w:t xml:space="preserve"> e as dimensões do Burnout, assim como o efeito da moderação das instabilidade</w:t>
      </w:r>
      <w:r w:rsidR="00745B7D" w:rsidRPr="00BB2585">
        <w:rPr>
          <w:rStyle w:val="tlid-translation"/>
          <w:rFonts w:ascii="Arial" w:hAnsi="Arial" w:cs="Arial"/>
          <w:sz w:val="24"/>
          <w:szCs w:val="24"/>
        </w:rPr>
        <w:t>s</w:t>
      </w:r>
      <w:r w:rsidRPr="00BB2585">
        <w:rPr>
          <w:rStyle w:val="tlid-translation"/>
          <w:rFonts w:ascii="Arial" w:hAnsi="Arial" w:cs="Arial"/>
          <w:sz w:val="24"/>
          <w:szCs w:val="24"/>
        </w:rPr>
        <w:t xml:space="preserve"> da equipe e da tarefa. A </w:t>
      </w:r>
      <w:r w:rsidRPr="00BB2585">
        <w:rPr>
          <w:rStyle w:val="tlid-translation"/>
          <w:rFonts w:ascii="Arial" w:hAnsi="Arial" w:cs="Arial"/>
          <w:sz w:val="24"/>
          <w:szCs w:val="24"/>
        </w:rPr>
        <w:fldChar w:fldCharType="begin"/>
      </w:r>
      <w:r w:rsidRPr="00BB2585">
        <w:rPr>
          <w:rStyle w:val="tlid-translation"/>
          <w:rFonts w:ascii="Arial" w:hAnsi="Arial" w:cs="Arial"/>
          <w:sz w:val="24"/>
          <w:szCs w:val="24"/>
        </w:rPr>
        <w:instrText xml:space="preserve"> REF _Ref31575913 \h  \* MERGEFORMAT </w:instrText>
      </w:r>
      <w:r w:rsidRPr="00BB2585">
        <w:rPr>
          <w:rStyle w:val="tlid-translation"/>
          <w:rFonts w:ascii="Arial" w:hAnsi="Arial" w:cs="Arial"/>
          <w:sz w:val="24"/>
          <w:szCs w:val="24"/>
        </w:rPr>
      </w:r>
      <w:r w:rsidRPr="00BB2585">
        <w:rPr>
          <w:rStyle w:val="tlid-translation"/>
          <w:rFonts w:ascii="Arial" w:hAnsi="Arial" w:cs="Arial"/>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34</w:t>
      </w:r>
      <w:r w:rsidRPr="00BB2585">
        <w:rPr>
          <w:rStyle w:val="tlid-translation"/>
          <w:rFonts w:ascii="Arial" w:hAnsi="Arial" w:cs="Arial"/>
          <w:sz w:val="24"/>
          <w:szCs w:val="24"/>
        </w:rPr>
        <w:fldChar w:fldCharType="end"/>
      </w:r>
      <w:r w:rsidRPr="00BB2585">
        <w:rPr>
          <w:rStyle w:val="tlid-translation"/>
          <w:rFonts w:ascii="Arial" w:hAnsi="Arial" w:cs="Arial"/>
          <w:sz w:val="24"/>
          <w:szCs w:val="24"/>
        </w:rPr>
        <w:t xml:space="preserve"> apresenta os resultados </w:t>
      </w:r>
      <w:r w:rsidR="00F7322F">
        <w:rPr>
          <w:rStyle w:val="tlid-translation"/>
          <w:rFonts w:ascii="Arial" w:hAnsi="Arial" w:cs="Arial"/>
          <w:sz w:val="24"/>
          <w:szCs w:val="24"/>
        </w:rPr>
        <w:t>enquanto que a</w:t>
      </w:r>
      <w:r w:rsidR="00F7322F" w:rsidRPr="00BB2585">
        <w:rPr>
          <w:rFonts w:ascii="Arial" w:hAnsi="Arial" w:cs="Arial"/>
          <w:bCs/>
          <w:sz w:val="24"/>
          <w:szCs w:val="24"/>
        </w:rPr>
        <w:t xml:space="preserve"> </w:t>
      </w:r>
      <w:r w:rsidR="00F7322F" w:rsidRPr="00BB2585">
        <w:rPr>
          <w:rFonts w:ascii="Arial" w:hAnsi="Arial" w:cs="Arial"/>
          <w:bCs/>
          <w:sz w:val="24"/>
          <w:szCs w:val="24"/>
        </w:rPr>
        <w:fldChar w:fldCharType="begin"/>
      </w:r>
      <w:r w:rsidR="00F7322F" w:rsidRPr="00BB2585">
        <w:rPr>
          <w:rFonts w:ascii="Arial" w:hAnsi="Arial" w:cs="Arial"/>
          <w:bCs/>
          <w:sz w:val="24"/>
          <w:szCs w:val="24"/>
        </w:rPr>
        <w:instrText xml:space="preserve"> REF _Ref31794262 \h  \* MERGEFORMAT </w:instrText>
      </w:r>
      <w:r w:rsidR="00F7322F" w:rsidRPr="00BB2585">
        <w:rPr>
          <w:rFonts w:ascii="Arial" w:hAnsi="Arial" w:cs="Arial"/>
          <w:bCs/>
          <w:sz w:val="24"/>
          <w:szCs w:val="24"/>
        </w:rPr>
      </w:r>
      <w:r w:rsidR="00F7322F" w:rsidRPr="00BB2585">
        <w:rPr>
          <w:rFonts w:ascii="Arial" w:hAnsi="Arial" w:cs="Arial"/>
          <w:bCs/>
          <w:sz w:val="24"/>
          <w:szCs w:val="24"/>
        </w:rPr>
        <w:fldChar w:fldCharType="separate"/>
      </w:r>
      <w:r w:rsidR="00F7322F" w:rsidRPr="00F7322F">
        <w:rPr>
          <w:rFonts w:ascii="Arial" w:hAnsi="Arial" w:cs="Arial"/>
          <w:sz w:val="24"/>
          <w:szCs w:val="24"/>
        </w:rPr>
        <w:t xml:space="preserve">Figura </w:t>
      </w:r>
      <w:r w:rsidR="00F7322F" w:rsidRPr="00F7322F">
        <w:rPr>
          <w:rFonts w:ascii="Arial" w:hAnsi="Arial" w:cs="Arial"/>
          <w:noProof/>
          <w:sz w:val="24"/>
          <w:szCs w:val="24"/>
        </w:rPr>
        <w:t>19</w:t>
      </w:r>
      <w:r w:rsidR="00F7322F" w:rsidRPr="00BB2585">
        <w:rPr>
          <w:rFonts w:ascii="Arial" w:hAnsi="Arial" w:cs="Arial"/>
          <w:bCs/>
          <w:sz w:val="24"/>
          <w:szCs w:val="24"/>
        </w:rPr>
        <w:fldChar w:fldCharType="end"/>
      </w:r>
      <w:r w:rsidR="00F7322F" w:rsidRPr="00BB2585">
        <w:rPr>
          <w:rFonts w:ascii="Arial" w:hAnsi="Arial" w:cs="Arial"/>
          <w:bCs/>
          <w:sz w:val="24"/>
          <w:szCs w:val="24"/>
        </w:rPr>
        <w:t xml:space="preserve"> apresenta a sumarização das hipóteses que foram aceitas</w:t>
      </w:r>
      <w:r w:rsidRPr="00BB2585">
        <w:rPr>
          <w:rStyle w:val="tlid-translation"/>
          <w:rFonts w:ascii="Arial" w:hAnsi="Arial" w:cs="Arial"/>
          <w:sz w:val="24"/>
          <w:szCs w:val="24"/>
        </w:rPr>
        <w:t xml:space="preserve">. </w:t>
      </w:r>
    </w:p>
    <w:p w14:paraId="39EF20E5" w14:textId="64C46EA0" w:rsidR="00682F7F" w:rsidRPr="00682F7F" w:rsidRDefault="00682F7F" w:rsidP="00682F7F">
      <w:pPr>
        <w:spacing w:line="360" w:lineRule="auto"/>
        <w:ind w:firstLine="720"/>
        <w:rPr>
          <w:rStyle w:val="tlid-translation"/>
          <w:rFonts w:ascii="Arial" w:hAnsi="Arial" w:cs="Arial"/>
          <w:bCs/>
          <w:iCs/>
          <w:sz w:val="24"/>
          <w:szCs w:val="24"/>
        </w:rPr>
      </w:pPr>
      <w:r w:rsidRPr="00BB2585">
        <w:rPr>
          <w:rStyle w:val="tlid-translation"/>
          <w:rFonts w:ascii="Arial" w:hAnsi="Arial" w:cs="Arial"/>
          <w:sz w:val="24"/>
          <w:szCs w:val="24"/>
        </w:rPr>
        <w:t xml:space="preserve">Foi observado que todas as três dimensões do Burnout têm relação com a dimensão do </w:t>
      </w:r>
      <w:r>
        <w:rPr>
          <w:rStyle w:val="tlid-translation"/>
          <w:rFonts w:ascii="Arial" w:hAnsi="Arial" w:cs="Arial"/>
          <w:sz w:val="24"/>
          <w:szCs w:val="24"/>
        </w:rPr>
        <w:t>estresse</w:t>
      </w:r>
      <w:r w:rsidRPr="00BB2585">
        <w:rPr>
          <w:rStyle w:val="tlid-translation"/>
          <w:rFonts w:ascii="Arial" w:hAnsi="Arial" w:cs="Arial"/>
          <w:sz w:val="24"/>
          <w:szCs w:val="24"/>
        </w:rPr>
        <w:t xml:space="preserve"> no contexto da Engenharia de Software. Como era esperado, existe uma relação moderada e negativa entre a dimensão do </w:t>
      </w:r>
      <w:r>
        <w:rPr>
          <w:rStyle w:val="tlid-translation"/>
          <w:rFonts w:ascii="Arial" w:hAnsi="Arial" w:cs="Arial"/>
          <w:sz w:val="24"/>
          <w:szCs w:val="24"/>
        </w:rPr>
        <w:t>estresse</w:t>
      </w:r>
      <w:r w:rsidRPr="00BB2585">
        <w:rPr>
          <w:rStyle w:val="tlid-translation"/>
          <w:rFonts w:ascii="Arial" w:hAnsi="Arial" w:cs="Arial"/>
          <w:sz w:val="24"/>
          <w:szCs w:val="24"/>
        </w:rPr>
        <w:t xml:space="preserve"> e a exaustão (</w:t>
      </w:r>
      <w:r w:rsidRPr="00BB2585">
        <w:rPr>
          <w:rFonts w:ascii="Arial" w:hAnsi="Arial" w:cs="Arial"/>
          <w:bCs/>
          <w:iCs/>
          <w:sz w:val="24"/>
          <w:szCs w:val="24"/>
        </w:rPr>
        <w:t xml:space="preserve">β= -0.362) e fraca e negativa entre a dimensão do </w:t>
      </w:r>
      <w:r>
        <w:rPr>
          <w:rFonts w:ascii="Arial" w:hAnsi="Arial" w:cs="Arial"/>
          <w:bCs/>
          <w:iCs/>
          <w:sz w:val="24"/>
          <w:szCs w:val="24"/>
        </w:rPr>
        <w:t>estresse</w:t>
      </w:r>
      <w:r w:rsidRPr="00BB2585">
        <w:rPr>
          <w:rFonts w:ascii="Arial" w:hAnsi="Arial" w:cs="Arial"/>
          <w:bCs/>
          <w:iCs/>
          <w:sz w:val="24"/>
          <w:szCs w:val="24"/>
        </w:rPr>
        <w:t xml:space="preserve"> e o cinismo (β=-0.264). Por fim, existe uma correlação forte e positiva entre a adaptabilidade ao </w:t>
      </w:r>
      <w:r>
        <w:rPr>
          <w:rFonts w:ascii="Arial" w:hAnsi="Arial" w:cs="Arial"/>
          <w:bCs/>
          <w:iCs/>
          <w:sz w:val="24"/>
          <w:szCs w:val="24"/>
        </w:rPr>
        <w:t>estresse</w:t>
      </w:r>
      <w:r w:rsidRPr="00BB2585">
        <w:rPr>
          <w:rFonts w:ascii="Arial" w:hAnsi="Arial" w:cs="Arial"/>
          <w:bCs/>
          <w:iCs/>
          <w:sz w:val="24"/>
          <w:szCs w:val="24"/>
        </w:rPr>
        <w:t xml:space="preserve"> e a eficácia (β = 0.677).</w:t>
      </w:r>
    </w:p>
    <w:p w14:paraId="2F6BC887" w14:textId="54C5A1CD" w:rsidR="00252D8C" w:rsidRPr="00BB2585" w:rsidRDefault="00252D8C" w:rsidP="00252D8C">
      <w:pPr>
        <w:spacing w:line="360" w:lineRule="auto"/>
        <w:rPr>
          <w:rStyle w:val="tlid-translation"/>
          <w:rFonts w:ascii="Arial" w:hAnsi="Arial" w:cs="Arial"/>
          <w:bCs/>
          <w:iCs/>
          <w:sz w:val="24"/>
          <w:szCs w:val="24"/>
        </w:rPr>
      </w:pPr>
      <w:r w:rsidRPr="00BB2585">
        <w:rPr>
          <w:rFonts w:ascii="Arial" w:hAnsi="Arial" w:cs="Arial"/>
          <w:bCs/>
          <w:iCs/>
          <w:sz w:val="24"/>
          <w:szCs w:val="24"/>
        </w:rPr>
        <w:tab/>
        <w:t xml:space="preserve">A instabilidade da equipe modera de maneira fraca e negativa a relação entre a adaptabilidade ao </w:t>
      </w:r>
      <w:r>
        <w:rPr>
          <w:rFonts w:ascii="Arial" w:hAnsi="Arial" w:cs="Arial"/>
          <w:bCs/>
          <w:iCs/>
          <w:sz w:val="24"/>
          <w:szCs w:val="24"/>
        </w:rPr>
        <w:t>estresse</w:t>
      </w:r>
      <w:r w:rsidRPr="00BB2585">
        <w:rPr>
          <w:rFonts w:ascii="Arial" w:hAnsi="Arial" w:cs="Arial"/>
          <w:bCs/>
          <w:iCs/>
          <w:sz w:val="24"/>
          <w:szCs w:val="24"/>
        </w:rPr>
        <w:t xml:space="preserve"> e o cinismo (β=-0.121). Todas as outras hipóteses que envolviam a moderação da instabilidade foram rejeitadas devido ao </w:t>
      </w:r>
      <w:r w:rsidRPr="00BB2585">
        <w:rPr>
          <w:rFonts w:ascii="Arial" w:hAnsi="Arial" w:cs="Arial"/>
          <w:bCs/>
          <w:i/>
          <w:sz w:val="24"/>
          <w:szCs w:val="24"/>
        </w:rPr>
        <w:t>p-</w:t>
      </w:r>
      <w:proofErr w:type="spellStart"/>
      <w:r w:rsidRPr="00BB2585">
        <w:rPr>
          <w:rFonts w:ascii="Arial" w:hAnsi="Arial" w:cs="Arial"/>
          <w:bCs/>
          <w:i/>
          <w:sz w:val="24"/>
          <w:szCs w:val="24"/>
        </w:rPr>
        <w:t>value</w:t>
      </w:r>
      <w:proofErr w:type="spellEnd"/>
      <w:r w:rsidRPr="00BB2585">
        <w:rPr>
          <w:rFonts w:ascii="Arial" w:hAnsi="Arial" w:cs="Arial"/>
          <w:bCs/>
          <w:iCs/>
          <w:sz w:val="24"/>
          <w:szCs w:val="24"/>
        </w:rPr>
        <w:t xml:space="preserve"> ser alto, são elas:   H2.2ay, H2.2ax, H2.2by, H2.2bx, H2.2cy e H2.2cx</w:t>
      </w:r>
      <w:r w:rsidRPr="00BB2585">
        <w:rPr>
          <w:rFonts w:ascii="Arial" w:hAnsi="Arial" w:cs="Arial"/>
          <w:bCs/>
          <w:sz w:val="24"/>
          <w:szCs w:val="24"/>
        </w:rPr>
        <w:t>.</w:t>
      </w:r>
    </w:p>
    <w:p w14:paraId="5E5F3FFB" w14:textId="5E3468AB" w:rsidR="00C27045" w:rsidRPr="00BB2585" w:rsidRDefault="005F7D5B" w:rsidP="005341E7">
      <w:pPr>
        <w:spacing w:line="360" w:lineRule="auto"/>
        <w:ind w:firstLine="720"/>
        <w:rPr>
          <w:rFonts w:ascii="Arial" w:hAnsi="Arial" w:cs="Arial"/>
          <w:sz w:val="24"/>
          <w:szCs w:val="24"/>
        </w:rPr>
      </w:pPr>
      <w:r w:rsidRPr="00BB2585">
        <w:rPr>
          <w:rFonts w:ascii="Arial" w:hAnsi="Arial" w:cs="Arial"/>
          <w:sz w:val="24"/>
          <w:szCs w:val="24"/>
        </w:rPr>
        <w:t xml:space="preserve">Conforme previsto, a adaptabilidade ao </w:t>
      </w:r>
      <w:r w:rsidR="00B47B8E">
        <w:rPr>
          <w:rFonts w:ascii="Arial" w:hAnsi="Arial" w:cs="Arial"/>
          <w:sz w:val="24"/>
          <w:szCs w:val="24"/>
        </w:rPr>
        <w:t>estresse</w:t>
      </w:r>
      <w:r w:rsidRPr="00BB2585">
        <w:rPr>
          <w:rFonts w:ascii="Arial" w:hAnsi="Arial" w:cs="Arial"/>
          <w:sz w:val="24"/>
          <w:szCs w:val="24"/>
        </w:rPr>
        <w:t xml:space="preserve"> tem efeitos negativos no </w:t>
      </w:r>
      <w:proofErr w:type="spellStart"/>
      <w:r w:rsidRPr="00BB2585">
        <w:rPr>
          <w:rFonts w:ascii="Arial" w:hAnsi="Arial" w:cs="Arial"/>
          <w:sz w:val="24"/>
          <w:szCs w:val="24"/>
        </w:rPr>
        <w:t>burnout</w:t>
      </w:r>
      <w:proofErr w:type="spellEnd"/>
      <w:r w:rsidRPr="00BB2585">
        <w:rPr>
          <w:rFonts w:ascii="Arial" w:hAnsi="Arial" w:cs="Arial"/>
          <w:sz w:val="24"/>
          <w:szCs w:val="24"/>
        </w:rPr>
        <w:t xml:space="preserve"> dos indivíduos na Engenharia de Software. </w:t>
      </w:r>
      <w:r w:rsidR="00993618" w:rsidRPr="00BB2585">
        <w:rPr>
          <w:rFonts w:ascii="Arial" w:hAnsi="Arial" w:cs="Arial"/>
          <w:sz w:val="24"/>
          <w:szCs w:val="24"/>
        </w:rPr>
        <w:t xml:space="preserve">Com isso, pessoas com maiores índices de adaptabilidade ao </w:t>
      </w:r>
      <w:r w:rsidR="00B47B8E">
        <w:rPr>
          <w:rFonts w:ascii="Arial" w:hAnsi="Arial" w:cs="Arial"/>
          <w:sz w:val="24"/>
          <w:szCs w:val="24"/>
        </w:rPr>
        <w:t>estresse</w:t>
      </w:r>
      <w:r w:rsidR="00993618" w:rsidRPr="00BB2585">
        <w:rPr>
          <w:rFonts w:ascii="Arial" w:hAnsi="Arial" w:cs="Arial"/>
          <w:sz w:val="24"/>
          <w:szCs w:val="24"/>
        </w:rPr>
        <w:t xml:space="preserve"> sentem menos os efeitos do </w:t>
      </w:r>
      <w:proofErr w:type="spellStart"/>
      <w:r w:rsidR="00993618" w:rsidRPr="00BB2585">
        <w:rPr>
          <w:rFonts w:ascii="Arial" w:hAnsi="Arial" w:cs="Arial"/>
          <w:sz w:val="24"/>
          <w:szCs w:val="24"/>
        </w:rPr>
        <w:t>burnout</w:t>
      </w:r>
      <w:proofErr w:type="spellEnd"/>
      <w:r w:rsidR="00993618" w:rsidRPr="00BB2585">
        <w:rPr>
          <w:rFonts w:ascii="Arial" w:hAnsi="Arial" w:cs="Arial"/>
          <w:sz w:val="24"/>
          <w:szCs w:val="24"/>
        </w:rPr>
        <w:t xml:space="preserve"> na área. </w:t>
      </w:r>
      <w:r w:rsidR="00F97680" w:rsidRPr="00BB2585">
        <w:rPr>
          <w:rFonts w:ascii="Arial" w:hAnsi="Arial" w:cs="Arial"/>
          <w:sz w:val="24"/>
          <w:szCs w:val="24"/>
        </w:rPr>
        <w:t xml:space="preserve">Este resultado se complementam com o que foi proposto por </w:t>
      </w:r>
      <w:r w:rsidR="00F97680" w:rsidRPr="00BB2585">
        <w:rPr>
          <w:rFonts w:ascii="Arial" w:hAnsi="Arial" w:cs="Arial"/>
          <w:sz w:val="24"/>
          <w:szCs w:val="24"/>
        </w:rPr>
        <w:fldChar w:fldCharType="begin" w:fldLock="1"/>
      </w:r>
      <w:r w:rsidR="00F97680" w:rsidRPr="00BB2585">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2007)","manualFormatting":"Assad e Khan (2003) e Kokkino (2007)","plainTextFormattedCitation":"(ASAD; KHAN, 2003; KOKKINOS, 2007)","previouslyFormattedCitation":"(ASAD; KHAN, 2003; KOKKINOS, 2007)"},"properties":{"noteIndex":0},"schema":"https://github.com/citation-style-language/schema/raw/master/csl-citation.json"}</w:instrText>
      </w:r>
      <w:r w:rsidR="00F97680" w:rsidRPr="00BB2585">
        <w:rPr>
          <w:rFonts w:ascii="Arial" w:hAnsi="Arial" w:cs="Arial"/>
          <w:sz w:val="24"/>
          <w:szCs w:val="24"/>
        </w:rPr>
        <w:fldChar w:fldCharType="separate"/>
      </w:r>
      <w:r w:rsidR="00F97680" w:rsidRPr="00BB2585">
        <w:rPr>
          <w:rFonts w:ascii="Arial" w:hAnsi="Arial" w:cs="Arial"/>
          <w:noProof/>
          <w:sz w:val="24"/>
          <w:szCs w:val="24"/>
        </w:rPr>
        <w:t>Assad e Khan (2003) e Kokkino (2007)</w:t>
      </w:r>
      <w:r w:rsidR="00F97680" w:rsidRPr="00BB2585">
        <w:rPr>
          <w:rFonts w:ascii="Arial" w:hAnsi="Arial" w:cs="Arial"/>
          <w:sz w:val="24"/>
          <w:szCs w:val="24"/>
        </w:rPr>
        <w:fldChar w:fldCharType="end"/>
      </w:r>
      <w:r w:rsidR="00750640">
        <w:rPr>
          <w:rFonts w:ascii="Arial" w:hAnsi="Arial" w:cs="Arial"/>
          <w:sz w:val="24"/>
          <w:szCs w:val="24"/>
        </w:rPr>
        <w:t xml:space="preserve"> que</w:t>
      </w:r>
      <w:r w:rsidR="00F97680" w:rsidRPr="00BB2585">
        <w:rPr>
          <w:rFonts w:ascii="Arial" w:hAnsi="Arial" w:cs="Arial"/>
          <w:sz w:val="24"/>
          <w:szCs w:val="24"/>
        </w:rPr>
        <w:t xml:space="preserve"> comenta</w:t>
      </w:r>
      <w:r w:rsidR="00750640">
        <w:rPr>
          <w:rFonts w:ascii="Arial" w:hAnsi="Arial" w:cs="Arial"/>
          <w:sz w:val="24"/>
          <w:szCs w:val="24"/>
        </w:rPr>
        <w:t>m</w:t>
      </w:r>
      <w:r w:rsidR="00F97680" w:rsidRPr="00BB2585">
        <w:rPr>
          <w:rFonts w:ascii="Arial" w:hAnsi="Arial" w:cs="Arial"/>
          <w:sz w:val="24"/>
          <w:szCs w:val="24"/>
        </w:rPr>
        <w:t xml:space="preserve"> que indivíduos com mais </w:t>
      </w:r>
      <w:r w:rsidR="00B47B8E">
        <w:rPr>
          <w:rFonts w:ascii="Arial" w:hAnsi="Arial" w:cs="Arial"/>
          <w:sz w:val="24"/>
          <w:szCs w:val="24"/>
        </w:rPr>
        <w:t>estresse</w:t>
      </w:r>
      <w:r w:rsidR="00FB5660" w:rsidRPr="00BB2585">
        <w:rPr>
          <w:rFonts w:ascii="Arial" w:hAnsi="Arial" w:cs="Arial"/>
          <w:sz w:val="24"/>
          <w:szCs w:val="24"/>
        </w:rPr>
        <w:t xml:space="preserve"> tem mais </w:t>
      </w:r>
      <w:proofErr w:type="spellStart"/>
      <w:r w:rsidR="00FB5660" w:rsidRPr="00BB2585">
        <w:rPr>
          <w:rFonts w:ascii="Arial" w:hAnsi="Arial" w:cs="Arial"/>
          <w:sz w:val="24"/>
          <w:szCs w:val="24"/>
        </w:rPr>
        <w:t>burnout</w:t>
      </w:r>
      <w:proofErr w:type="spellEnd"/>
      <w:r w:rsidR="00FB5660" w:rsidRPr="00BB2585">
        <w:rPr>
          <w:rFonts w:ascii="Arial" w:hAnsi="Arial" w:cs="Arial"/>
          <w:sz w:val="24"/>
          <w:szCs w:val="24"/>
        </w:rPr>
        <w:t>, se o indivíduo</w:t>
      </w:r>
      <w:r w:rsidR="00F97680" w:rsidRPr="00BB2585">
        <w:rPr>
          <w:rFonts w:ascii="Arial" w:hAnsi="Arial" w:cs="Arial"/>
          <w:sz w:val="24"/>
          <w:szCs w:val="24"/>
        </w:rPr>
        <w:t xml:space="preserve"> </w:t>
      </w:r>
      <w:r w:rsidR="00FB5660" w:rsidRPr="00BB2585">
        <w:rPr>
          <w:rFonts w:ascii="Arial" w:hAnsi="Arial" w:cs="Arial"/>
          <w:sz w:val="24"/>
          <w:szCs w:val="24"/>
        </w:rPr>
        <w:t xml:space="preserve">tem maior tolerância ao </w:t>
      </w:r>
      <w:r w:rsidR="00B47B8E">
        <w:rPr>
          <w:rFonts w:ascii="Arial" w:hAnsi="Arial" w:cs="Arial"/>
          <w:sz w:val="24"/>
          <w:szCs w:val="24"/>
        </w:rPr>
        <w:t>estresse</w:t>
      </w:r>
      <w:r w:rsidR="00FB5660" w:rsidRPr="00BB2585">
        <w:rPr>
          <w:rFonts w:ascii="Arial" w:hAnsi="Arial" w:cs="Arial"/>
          <w:sz w:val="24"/>
          <w:szCs w:val="24"/>
        </w:rPr>
        <w:t xml:space="preserve"> devido a sua adaptabilidade, ele consequentemente terá menor </w:t>
      </w:r>
      <w:proofErr w:type="spellStart"/>
      <w:r w:rsidR="00FB5660" w:rsidRPr="00BB2585">
        <w:rPr>
          <w:rFonts w:ascii="Arial" w:hAnsi="Arial" w:cs="Arial"/>
          <w:sz w:val="24"/>
          <w:szCs w:val="24"/>
        </w:rPr>
        <w:t>burnout</w:t>
      </w:r>
      <w:proofErr w:type="spellEnd"/>
      <w:r w:rsidR="00FB5660" w:rsidRPr="00BB2585">
        <w:rPr>
          <w:rFonts w:ascii="Arial" w:hAnsi="Arial" w:cs="Arial"/>
          <w:sz w:val="24"/>
          <w:szCs w:val="24"/>
        </w:rPr>
        <w:t xml:space="preserve">. </w:t>
      </w:r>
    </w:p>
    <w:p w14:paraId="414BAD00" w14:textId="77777777" w:rsidR="00CE6555" w:rsidRDefault="00FB5660" w:rsidP="00616851">
      <w:pPr>
        <w:spacing w:line="360" w:lineRule="auto"/>
        <w:ind w:firstLine="426"/>
        <w:rPr>
          <w:rFonts w:ascii="Arial" w:hAnsi="Arial" w:cs="Arial"/>
          <w:sz w:val="24"/>
          <w:szCs w:val="24"/>
        </w:rPr>
      </w:pPr>
      <w:r w:rsidRPr="00BB2585">
        <w:rPr>
          <w:rFonts w:ascii="Arial" w:hAnsi="Arial" w:cs="Arial"/>
          <w:sz w:val="24"/>
          <w:szCs w:val="24"/>
        </w:rPr>
        <w:t xml:space="preserve">Outro ponto importante é em relação a eficácia, a adaptação ao </w:t>
      </w:r>
      <w:r w:rsidR="00B47B8E">
        <w:rPr>
          <w:rFonts w:ascii="Arial" w:hAnsi="Arial" w:cs="Arial"/>
          <w:sz w:val="24"/>
          <w:szCs w:val="24"/>
        </w:rPr>
        <w:t>estresse</w:t>
      </w:r>
      <w:r w:rsidRPr="00BB2585">
        <w:rPr>
          <w:rFonts w:ascii="Arial" w:hAnsi="Arial" w:cs="Arial"/>
          <w:sz w:val="24"/>
          <w:szCs w:val="24"/>
        </w:rPr>
        <w:t xml:space="preserve"> tem uma relação forte com a eficácia, </w:t>
      </w:r>
      <w:commentRangeStart w:id="292"/>
      <w:r w:rsidRPr="00BB2585">
        <w:rPr>
          <w:rFonts w:ascii="Arial" w:hAnsi="Arial" w:cs="Arial"/>
          <w:sz w:val="24"/>
          <w:szCs w:val="24"/>
        </w:rPr>
        <w:t xml:space="preserve">isso </w:t>
      </w:r>
      <w:r w:rsidR="004F255D" w:rsidRPr="00BB2585">
        <w:rPr>
          <w:rFonts w:ascii="Arial" w:hAnsi="Arial" w:cs="Arial"/>
          <w:sz w:val="24"/>
          <w:szCs w:val="24"/>
        </w:rPr>
        <w:t>pode acontecer p</w:t>
      </w:r>
      <w:r w:rsidRPr="00BB2585">
        <w:rPr>
          <w:rFonts w:ascii="Arial" w:hAnsi="Arial" w:cs="Arial"/>
          <w:sz w:val="24"/>
          <w:szCs w:val="24"/>
        </w:rPr>
        <w:t xml:space="preserve">orque ao ter situações de </w:t>
      </w:r>
      <w:r w:rsidR="00B47B8E">
        <w:rPr>
          <w:rFonts w:ascii="Arial" w:hAnsi="Arial" w:cs="Arial"/>
          <w:sz w:val="24"/>
          <w:szCs w:val="24"/>
        </w:rPr>
        <w:t>estresse</w:t>
      </w:r>
      <w:r w:rsidRPr="00BB2585">
        <w:rPr>
          <w:rFonts w:ascii="Arial" w:hAnsi="Arial" w:cs="Arial"/>
          <w:sz w:val="24"/>
          <w:szCs w:val="24"/>
        </w:rPr>
        <w:t xml:space="preserve">, o trabalho do indivíduo é menos afetado devido a sua tolerância ao </w:t>
      </w:r>
      <w:r w:rsidR="00B47B8E">
        <w:rPr>
          <w:rFonts w:ascii="Arial" w:hAnsi="Arial" w:cs="Arial"/>
          <w:sz w:val="24"/>
          <w:szCs w:val="24"/>
        </w:rPr>
        <w:t>estresse</w:t>
      </w:r>
      <w:r w:rsidRPr="00BB2585">
        <w:rPr>
          <w:rFonts w:ascii="Arial" w:hAnsi="Arial" w:cs="Arial"/>
          <w:sz w:val="24"/>
          <w:szCs w:val="24"/>
        </w:rPr>
        <w:t xml:space="preserve"> e sua percepção sobre o trabalho é menos afetada.  </w:t>
      </w:r>
      <w:commentRangeEnd w:id="292"/>
      <w:r w:rsidR="00755AF8">
        <w:rPr>
          <w:rStyle w:val="Refdecomentrio"/>
        </w:rPr>
        <w:commentReference w:id="292"/>
      </w:r>
    </w:p>
    <w:p w14:paraId="4FF66D40" w14:textId="3433C650" w:rsidR="007676AB" w:rsidRPr="00BB2585" w:rsidRDefault="004F255D" w:rsidP="00616851">
      <w:pPr>
        <w:spacing w:line="360" w:lineRule="auto"/>
        <w:ind w:firstLine="426"/>
        <w:rPr>
          <w:rStyle w:val="tlid-translation"/>
          <w:rFonts w:ascii="Arial" w:hAnsi="Arial" w:cs="Arial"/>
          <w:sz w:val="24"/>
          <w:szCs w:val="24"/>
        </w:rPr>
      </w:pPr>
      <w:r w:rsidRPr="00BB2585">
        <w:rPr>
          <w:rStyle w:val="tlid-translation"/>
          <w:rFonts w:ascii="Arial" w:eastAsia="Calibri" w:hAnsi="Arial" w:cs="Arial"/>
          <w:sz w:val="24"/>
          <w:szCs w:val="24"/>
        </w:rPr>
        <w:t xml:space="preserve">A próxima adaptabilidade investigada é a adaptabilidade individual </w:t>
      </w:r>
      <w:r w:rsidR="00616851" w:rsidRPr="00BB2585">
        <w:rPr>
          <w:rStyle w:val="tlid-translation"/>
          <w:rFonts w:ascii="Arial" w:eastAsia="Calibri" w:hAnsi="Arial" w:cs="Arial"/>
          <w:sz w:val="24"/>
          <w:szCs w:val="24"/>
        </w:rPr>
        <w:t>de situações inesperadas e de emergência</w:t>
      </w:r>
      <w:r w:rsidRPr="00BB2585">
        <w:rPr>
          <w:rStyle w:val="tlid-translation"/>
          <w:rFonts w:ascii="Arial" w:eastAsia="Calibri" w:hAnsi="Arial" w:cs="Arial"/>
          <w:sz w:val="24"/>
          <w:szCs w:val="24"/>
        </w:rPr>
        <w:t xml:space="preserve">, com a hipótese a seguir: </w:t>
      </w:r>
    </w:p>
    <w:p w14:paraId="3A5C55A5" w14:textId="116E8FA0" w:rsidR="00860D16" w:rsidRPr="00BB2585" w:rsidRDefault="00E33F30" w:rsidP="005341E7">
      <w:pPr>
        <w:spacing w:line="360" w:lineRule="auto"/>
        <w:ind w:left="720"/>
        <w:rPr>
          <w:rStyle w:val="tlid-translation"/>
          <w:rFonts w:ascii="Arial" w:hAnsi="Arial" w:cs="Arial"/>
          <w:i/>
          <w:iCs/>
          <w:sz w:val="20"/>
          <w:szCs w:val="20"/>
        </w:rPr>
      </w:pPr>
      <w:r w:rsidRPr="00BB2585">
        <w:rPr>
          <w:rFonts w:ascii="Arial" w:hAnsi="Arial" w:cs="Arial"/>
          <w:b/>
          <w:bCs/>
          <w:i/>
          <w:iCs/>
          <w:sz w:val="20"/>
          <w:szCs w:val="20"/>
        </w:rPr>
        <w:lastRenderedPageBreak/>
        <w:t xml:space="preserve">H2.3 </w:t>
      </w:r>
      <w:r w:rsidRPr="00BB2585">
        <w:rPr>
          <w:rStyle w:val="tlid-translation"/>
          <w:rFonts w:ascii="Arial" w:hAnsi="Arial" w:cs="Arial"/>
          <w:i/>
          <w:iCs/>
          <w:sz w:val="20"/>
          <w:szCs w:val="20"/>
        </w:rPr>
        <w:t xml:space="preserve">A adaptabilidade individual de situações inesperadas está relacionada negativamente com </w:t>
      </w:r>
      <w:r w:rsidR="00860D16" w:rsidRPr="00BB2585">
        <w:rPr>
          <w:rStyle w:val="tlid-translation"/>
          <w:rFonts w:ascii="Arial" w:hAnsi="Arial" w:cs="Arial"/>
          <w:i/>
          <w:iCs/>
          <w:sz w:val="20"/>
          <w:szCs w:val="20"/>
        </w:rPr>
        <w:t xml:space="preserve">a Exaustão (2.3a) e Cinismo (2.3b) e positivamente entre a Eficácia (2.3c) dos indivíduos na Engenharia de Software. Além disso, ela é moderada pela instabilidade (da equipe 2.3_x e da tarefa 2.3_y) </w:t>
      </w:r>
    </w:p>
    <w:p w14:paraId="38D31AAB" w14:textId="77777777" w:rsidR="00BD337B" w:rsidRPr="00BB2585" w:rsidRDefault="00745B7D" w:rsidP="005341E7">
      <w:pPr>
        <w:spacing w:line="360" w:lineRule="auto"/>
        <w:ind w:firstLine="720"/>
        <w:rPr>
          <w:rStyle w:val="tlid-translation"/>
          <w:rFonts w:ascii="Arial" w:hAnsi="Arial" w:cs="Arial"/>
          <w:sz w:val="24"/>
          <w:szCs w:val="24"/>
        </w:rPr>
      </w:pPr>
      <w:r w:rsidRPr="00BB2585">
        <w:rPr>
          <w:rStyle w:val="tlid-translation"/>
          <w:rFonts w:ascii="Arial" w:hAnsi="Arial" w:cs="Arial"/>
          <w:sz w:val="24"/>
          <w:szCs w:val="24"/>
        </w:rPr>
        <w:t xml:space="preserve">A hipótese 2.3 investiga a relação </w:t>
      </w:r>
      <w:r w:rsidR="00E71B98" w:rsidRPr="00BB2585">
        <w:rPr>
          <w:rStyle w:val="tlid-translation"/>
          <w:rFonts w:ascii="Arial" w:hAnsi="Arial" w:cs="Arial"/>
          <w:sz w:val="24"/>
          <w:szCs w:val="24"/>
        </w:rPr>
        <w:t>entre a</w:t>
      </w:r>
      <w:r w:rsidRPr="00BB2585">
        <w:rPr>
          <w:rStyle w:val="tlid-translation"/>
          <w:rFonts w:ascii="Arial" w:hAnsi="Arial" w:cs="Arial"/>
          <w:sz w:val="24"/>
          <w:szCs w:val="24"/>
        </w:rPr>
        <w:t xml:space="preserve"> adaptabilidade </w:t>
      </w:r>
      <w:r w:rsidR="00C26507" w:rsidRPr="00BB2585">
        <w:rPr>
          <w:rStyle w:val="tlid-translation"/>
          <w:rFonts w:ascii="Arial" w:hAnsi="Arial" w:cs="Arial"/>
          <w:sz w:val="24"/>
          <w:szCs w:val="24"/>
        </w:rPr>
        <w:t xml:space="preserve">em relação a </w:t>
      </w:r>
      <w:r w:rsidR="00E71B98" w:rsidRPr="00BB2585">
        <w:rPr>
          <w:rStyle w:val="tlid-translation"/>
          <w:rFonts w:ascii="Arial" w:hAnsi="Arial" w:cs="Arial"/>
          <w:sz w:val="24"/>
          <w:szCs w:val="24"/>
        </w:rPr>
        <w:t>emergências</w:t>
      </w:r>
      <w:r w:rsidR="00C26507" w:rsidRPr="00BB2585">
        <w:rPr>
          <w:rStyle w:val="tlid-translation"/>
          <w:rFonts w:ascii="Arial" w:hAnsi="Arial" w:cs="Arial"/>
          <w:sz w:val="24"/>
          <w:szCs w:val="24"/>
        </w:rPr>
        <w:t xml:space="preserve"> e </w:t>
      </w:r>
      <w:r w:rsidR="00A20FFE" w:rsidRPr="00BB2585">
        <w:rPr>
          <w:rFonts w:ascii="Arial" w:eastAsiaTheme="minorHAnsi" w:hAnsi="Arial" w:cs="Arial"/>
          <w:sz w:val="24"/>
          <w:szCs w:val="24"/>
        </w:rPr>
        <w:t>situações inesperadas</w:t>
      </w:r>
      <w:r w:rsidR="00C26507" w:rsidRPr="00BB2585">
        <w:rPr>
          <w:rStyle w:val="tlid-translation"/>
          <w:rFonts w:ascii="Arial" w:hAnsi="Arial" w:cs="Arial"/>
          <w:sz w:val="24"/>
          <w:szCs w:val="24"/>
        </w:rPr>
        <w:t xml:space="preserve"> e as três dimensões do </w:t>
      </w:r>
      <w:proofErr w:type="spellStart"/>
      <w:r w:rsidR="00C26507" w:rsidRPr="00BB2585">
        <w:rPr>
          <w:rStyle w:val="tlid-translation"/>
          <w:rFonts w:ascii="Arial" w:hAnsi="Arial" w:cs="Arial"/>
          <w:sz w:val="24"/>
          <w:szCs w:val="24"/>
        </w:rPr>
        <w:t>burnout</w:t>
      </w:r>
      <w:proofErr w:type="spellEnd"/>
      <w:r w:rsidR="00C26507" w:rsidRPr="00BB2585">
        <w:rPr>
          <w:rStyle w:val="tlid-translation"/>
          <w:rFonts w:ascii="Arial" w:hAnsi="Arial" w:cs="Arial"/>
          <w:sz w:val="24"/>
          <w:szCs w:val="24"/>
        </w:rPr>
        <w:t>, assim como o efeito da instabilidade nessas relações.</w:t>
      </w:r>
      <w:r w:rsidR="00850849" w:rsidRPr="00BB2585">
        <w:rPr>
          <w:rStyle w:val="tlid-translation"/>
          <w:rFonts w:ascii="Arial" w:hAnsi="Arial" w:cs="Arial"/>
          <w:sz w:val="24"/>
          <w:szCs w:val="24"/>
        </w:rPr>
        <w:t xml:space="preserve"> </w:t>
      </w:r>
    </w:p>
    <w:p w14:paraId="00E06691" w14:textId="0BDB2AA9" w:rsidR="00A62855" w:rsidRDefault="00A62855" w:rsidP="005341E7">
      <w:pPr>
        <w:spacing w:line="360" w:lineRule="auto"/>
        <w:ind w:firstLine="720"/>
        <w:rPr>
          <w:rFonts w:ascii="Arial" w:hAnsi="Arial" w:cs="Arial"/>
          <w:bCs/>
          <w:iCs/>
          <w:sz w:val="24"/>
          <w:szCs w:val="24"/>
        </w:rPr>
      </w:pPr>
      <w:r w:rsidRPr="00BB2585">
        <w:rPr>
          <w:rStyle w:val="tlid-translation"/>
          <w:rFonts w:ascii="Arial" w:hAnsi="Arial" w:cs="Arial"/>
          <w:sz w:val="24"/>
          <w:szCs w:val="24"/>
        </w:rPr>
        <w:t>Os resultados des</w:t>
      </w:r>
      <w:r w:rsidR="00BE4D92">
        <w:rPr>
          <w:rStyle w:val="tlid-translation"/>
          <w:rFonts w:ascii="Arial" w:hAnsi="Arial" w:cs="Arial"/>
          <w:sz w:val="24"/>
          <w:szCs w:val="24"/>
        </w:rPr>
        <w:t>s</w:t>
      </w:r>
      <w:r w:rsidRPr="00BB2585">
        <w:rPr>
          <w:rStyle w:val="tlid-translation"/>
          <w:rFonts w:ascii="Arial" w:hAnsi="Arial" w:cs="Arial"/>
          <w:sz w:val="24"/>
          <w:szCs w:val="24"/>
        </w:rPr>
        <w:t xml:space="preserve">a investigação são apresentados na </w:t>
      </w:r>
      <w:r w:rsidR="006F7F62" w:rsidRPr="00BB2585">
        <w:rPr>
          <w:rStyle w:val="tlid-translation"/>
          <w:rFonts w:ascii="Arial" w:hAnsi="Arial" w:cs="Arial"/>
          <w:sz w:val="24"/>
          <w:szCs w:val="24"/>
        </w:rPr>
        <w:fldChar w:fldCharType="begin"/>
      </w:r>
      <w:r w:rsidR="006F7F62" w:rsidRPr="00BB2585">
        <w:rPr>
          <w:rStyle w:val="tlid-translation"/>
          <w:rFonts w:ascii="Arial" w:hAnsi="Arial" w:cs="Arial"/>
          <w:sz w:val="24"/>
          <w:szCs w:val="24"/>
        </w:rPr>
        <w:instrText xml:space="preserve"> REF _Ref31630466 \h  \* MERGEFORMAT </w:instrText>
      </w:r>
      <w:r w:rsidR="006F7F62" w:rsidRPr="00BB2585">
        <w:rPr>
          <w:rStyle w:val="tlid-translation"/>
          <w:rFonts w:ascii="Arial" w:hAnsi="Arial" w:cs="Arial"/>
          <w:sz w:val="24"/>
          <w:szCs w:val="24"/>
        </w:rPr>
      </w:r>
      <w:r w:rsidR="006F7F62" w:rsidRPr="00BB2585">
        <w:rPr>
          <w:rStyle w:val="tlid-translation"/>
          <w:rFonts w:ascii="Arial" w:hAnsi="Arial" w:cs="Arial"/>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35</w:t>
      </w:r>
      <w:r w:rsidR="006F7F62" w:rsidRPr="00BB2585">
        <w:rPr>
          <w:rStyle w:val="tlid-translation"/>
          <w:rFonts w:ascii="Arial" w:hAnsi="Arial" w:cs="Arial"/>
          <w:sz w:val="24"/>
          <w:szCs w:val="24"/>
        </w:rPr>
        <w:fldChar w:fldCharType="end"/>
      </w:r>
      <w:r w:rsidR="006F7F62" w:rsidRPr="00BB2585">
        <w:rPr>
          <w:rStyle w:val="tlid-translation"/>
          <w:rFonts w:ascii="Arial" w:hAnsi="Arial" w:cs="Arial"/>
          <w:sz w:val="24"/>
          <w:szCs w:val="24"/>
        </w:rPr>
        <w:t>.</w:t>
      </w:r>
      <w:r w:rsidR="00E71B98" w:rsidRPr="00BB2585">
        <w:rPr>
          <w:rStyle w:val="tlid-translation"/>
          <w:rFonts w:ascii="Arial" w:hAnsi="Arial" w:cs="Arial"/>
          <w:sz w:val="24"/>
          <w:szCs w:val="24"/>
        </w:rPr>
        <w:t xml:space="preserve"> Foi observado que a adaptabilidade em relação a </w:t>
      </w:r>
      <w:proofErr w:type="gramStart"/>
      <w:r w:rsidR="00E71B98" w:rsidRPr="00BB2585">
        <w:rPr>
          <w:rStyle w:val="tlid-translation"/>
          <w:rFonts w:ascii="Arial" w:hAnsi="Arial" w:cs="Arial"/>
          <w:sz w:val="24"/>
          <w:szCs w:val="24"/>
        </w:rPr>
        <w:t xml:space="preserve">situações de </w:t>
      </w:r>
      <w:r w:rsidR="005A1A4E" w:rsidRPr="00BB2585">
        <w:rPr>
          <w:rStyle w:val="tlid-translation"/>
          <w:rFonts w:ascii="Arial" w:hAnsi="Arial" w:cs="Arial"/>
          <w:sz w:val="24"/>
          <w:szCs w:val="24"/>
        </w:rPr>
        <w:t>emergências</w:t>
      </w:r>
      <w:proofErr w:type="gramEnd"/>
      <w:r w:rsidR="005A1A4E" w:rsidRPr="00BB2585">
        <w:rPr>
          <w:rStyle w:val="tlid-translation"/>
          <w:rFonts w:ascii="Arial" w:hAnsi="Arial" w:cs="Arial"/>
          <w:sz w:val="24"/>
          <w:szCs w:val="24"/>
        </w:rPr>
        <w:t xml:space="preserve"> afeta negativamente e de maneira moderada a exaustão</w:t>
      </w:r>
      <w:r w:rsidR="003A379D" w:rsidRPr="00BB2585">
        <w:rPr>
          <w:rStyle w:val="tlid-translation"/>
          <w:rFonts w:ascii="Arial" w:hAnsi="Arial" w:cs="Arial"/>
          <w:sz w:val="24"/>
          <w:szCs w:val="24"/>
        </w:rPr>
        <w:t xml:space="preserve"> (</w:t>
      </w:r>
      <w:r w:rsidR="003A379D" w:rsidRPr="00BB2585">
        <w:rPr>
          <w:rFonts w:ascii="Arial" w:hAnsi="Arial" w:cs="Arial"/>
          <w:bCs/>
          <w:iCs/>
          <w:sz w:val="24"/>
          <w:szCs w:val="24"/>
        </w:rPr>
        <w:t>β = - 0.323)</w:t>
      </w:r>
      <w:r w:rsidR="005A1A4E" w:rsidRPr="00BB2585">
        <w:rPr>
          <w:rStyle w:val="tlid-translation"/>
          <w:rFonts w:ascii="Arial" w:hAnsi="Arial" w:cs="Arial"/>
          <w:sz w:val="24"/>
          <w:szCs w:val="24"/>
        </w:rPr>
        <w:t xml:space="preserve"> e o cinismo</w:t>
      </w:r>
      <w:r w:rsidR="003A379D" w:rsidRPr="00BB2585">
        <w:rPr>
          <w:rStyle w:val="tlid-translation"/>
          <w:rFonts w:ascii="Arial" w:hAnsi="Arial" w:cs="Arial"/>
          <w:sz w:val="24"/>
          <w:szCs w:val="24"/>
        </w:rPr>
        <w:t xml:space="preserve"> (</w:t>
      </w:r>
      <w:r w:rsidR="003A379D" w:rsidRPr="00BB2585">
        <w:rPr>
          <w:rFonts w:ascii="Arial" w:hAnsi="Arial" w:cs="Arial"/>
          <w:bCs/>
          <w:iCs/>
          <w:sz w:val="24"/>
          <w:szCs w:val="24"/>
        </w:rPr>
        <w:t>β = -0.349)</w:t>
      </w:r>
      <w:r w:rsidR="005A1A4E" w:rsidRPr="00BB2585">
        <w:rPr>
          <w:rStyle w:val="tlid-translation"/>
          <w:rFonts w:ascii="Arial" w:hAnsi="Arial" w:cs="Arial"/>
          <w:sz w:val="24"/>
          <w:szCs w:val="24"/>
        </w:rPr>
        <w:t>.</w:t>
      </w:r>
      <w:r w:rsidR="003A379D" w:rsidRPr="00BB2585">
        <w:rPr>
          <w:rStyle w:val="tlid-translation"/>
          <w:rFonts w:ascii="Arial" w:hAnsi="Arial" w:cs="Arial"/>
          <w:sz w:val="24"/>
          <w:szCs w:val="24"/>
        </w:rPr>
        <w:t xml:space="preserve"> Além disso, afeta positivamente e de maneira forte a </w:t>
      </w:r>
      <w:r w:rsidR="00CE310C" w:rsidRPr="00BB2585">
        <w:rPr>
          <w:rStyle w:val="tlid-translation"/>
          <w:rFonts w:ascii="Arial" w:hAnsi="Arial" w:cs="Arial"/>
          <w:sz w:val="24"/>
          <w:szCs w:val="24"/>
        </w:rPr>
        <w:t>eficácia</w:t>
      </w:r>
      <w:r w:rsidRPr="00BB2585">
        <w:rPr>
          <w:rStyle w:val="tlid-translation"/>
          <w:rFonts w:ascii="Arial" w:hAnsi="Arial" w:cs="Arial"/>
          <w:sz w:val="24"/>
          <w:szCs w:val="24"/>
        </w:rPr>
        <w:t xml:space="preserve"> (</w:t>
      </w:r>
      <w:r w:rsidRPr="00BB2585">
        <w:rPr>
          <w:rFonts w:ascii="Arial" w:hAnsi="Arial" w:cs="Arial"/>
          <w:bCs/>
          <w:iCs/>
          <w:sz w:val="24"/>
          <w:szCs w:val="24"/>
        </w:rPr>
        <w:t>β = 0.689).</w:t>
      </w:r>
      <w:r w:rsidR="000F58E7" w:rsidRPr="00BB2585">
        <w:rPr>
          <w:rFonts w:ascii="Arial" w:hAnsi="Arial" w:cs="Arial"/>
          <w:bCs/>
          <w:iCs/>
          <w:sz w:val="24"/>
          <w:szCs w:val="24"/>
        </w:rPr>
        <w:t xml:space="preserve"> Com isso as hipóteses </w:t>
      </w:r>
      <w:r w:rsidR="00FA41A3" w:rsidRPr="00BB2585">
        <w:rPr>
          <w:rFonts w:ascii="Arial" w:hAnsi="Arial" w:cs="Arial"/>
          <w:bCs/>
          <w:iCs/>
          <w:sz w:val="24"/>
          <w:szCs w:val="24"/>
        </w:rPr>
        <w:t>H2.3a, H2.3b e H2.3c foram aceites.</w:t>
      </w:r>
    </w:p>
    <w:p w14:paraId="56212241" w14:textId="48A9ACC0" w:rsidR="00682F7F" w:rsidRPr="00CE6555" w:rsidRDefault="00682F7F" w:rsidP="00682F7F">
      <w:pPr>
        <w:spacing w:line="360" w:lineRule="auto"/>
        <w:ind w:firstLine="720"/>
        <w:rPr>
          <w:rFonts w:ascii="Arial" w:hAnsi="Arial" w:cs="Arial"/>
          <w:bCs/>
          <w:iCs/>
          <w:sz w:val="24"/>
          <w:szCs w:val="24"/>
        </w:rPr>
      </w:pPr>
      <w:r w:rsidRPr="00BB2585">
        <w:rPr>
          <w:rFonts w:ascii="Arial" w:hAnsi="Arial" w:cs="Arial"/>
          <w:bCs/>
          <w:sz w:val="24"/>
          <w:szCs w:val="24"/>
        </w:rPr>
        <w:t xml:space="preserve">A </w:t>
      </w:r>
      <w:r w:rsidRPr="00BB2585">
        <w:rPr>
          <w:rFonts w:ascii="Arial" w:hAnsi="Arial" w:cs="Arial"/>
          <w:bCs/>
          <w:sz w:val="24"/>
          <w:szCs w:val="24"/>
        </w:rPr>
        <w:fldChar w:fldCharType="begin"/>
      </w:r>
      <w:r w:rsidRPr="00BB2585">
        <w:rPr>
          <w:rFonts w:ascii="Arial" w:hAnsi="Arial" w:cs="Arial"/>
          <w:bCs/>
          <w:sz w:val="24"/>
          <w:szCs w:val="24"/>
        </w:rPr>
        <w:instrText xml:space="preserve"> REF _Ref31794348 \h  \* MERGEFORMAT </w:instrText>
      </w:r>
      <w:r w:rsidRPr="00BB2585">
        <w:rPr>
          <w:rFonts w:ascii="Arial" w:hAnsi="Arial" w:cs="Arial"/>
          <w:bCs/>
          <w:sz w:val="24"/>
          <w:szCs w:val="24"/>
        </w:rPr>
      </w:r>
      <w:r w:rsidRPr="00BB2585">
        <w:rPr>
          <w:rFonts w:ascii="Arial" w:hAnsi="Arial" w:cs="Arial"/>
          <w:bCs/>
          <w:sz w:val="24"/>
          <w:szCs w:val="24"/>
        </w:rPr>
        <w:fldChar w:fldCharType="separate"/>
      </w:r>
      <w:r w:rsidRPr="00294678">
        <w:rPr>
          <w:rFonts w:ascii="Arial" w:hAnsi="Arial" w:cs="Arial"/>
          <w:sz w:val="24"/>
          <w:szCs w:val="24"/>
        </w:rPr>
        <w:t xml:space="preserve">Figura </w:t>
      </w:r>
      <w:r w:rsidRPr="00294678">
        <w:rPr>
          <w:rFonts w:ascii="Arial" w:hAnsi="Arial" w:cs="Arial"/>
          <w:noProof/>
          <w:sz w:val="24"/>
          <w:szCs w:val="24"/>
        </w:rPr>
        <w:t>20</w:t>
      </w:r>
      <w:r w:rsidRPr="00BB2585">
        <w:rPr>
          <w:rFonts w:ascii="Arial" w:hAnsi="Arial" w:cs="Arial"/>
          <w:bCs/>
          <w:sz w:val="24"/>
          <w:szCs w:val="24"/>
        </w:rPr>
        <w:fldChar w:fldCharType="end"/>
      </w:r>
      <w:r w:rsidRPr="00BB2585">
        <w:rPr>
          <w:rFonts w:ascii="Arial" w:hAnsi="Arial" w:cs="Arial"/>
          <w:bCs/>
          <w:sz w:val="24"/>
          <w:szCs w:val="24"/>
        </w:rPr>
        <w:t xml:space="preserve"> apresenta a sumarização das hipóteses que foram aceitas na </w:t>
      </w:r>
      <w:r w:rsidRPr="00BB2585">
        <w:rPr>
          <w:rFonts w:ascii="Arial" w:hAnsi="Arial" w:cs="Arial"/>
          <w:bCs/>
          <w:sz w:val="24"/>
          <w:szCs w:val="24"/>
        </w:rPr>
        <w:fldChar w:fldCharType="begin"/>
      </w:r>
      <w:r w:rsidRPr="00BB2585">
        <w:rPr>
          <w:rFonts w:ascii="Arial" w:hAnsi="Arial" w:cs="Arial"/>
          <w:bCs/>
          <w:sz w:val="24"/>
          <w:szCs w:val="24"/>
        </w:rPr>
        <w:instrText xml:space="preserve"> REF _Ref31630466 \h  \* MERGEFORMAT </w:instrText>
      </w:r>
      <w:r w:rsidRPr="00BB2585">
        <w:rPr>
          <w:rFonts w:ascii="Arial" w:hAnsi="Arial" w:cs="Arial"/>
          <w:bCs/>
          <w:sz w:val="24"/>
          <w:szCs w:val="24"/>
        </w:rPr>
      </w:r>
      <w:r w:rsidRPr="00BB2585">
        <w:rPr>
          <w:rFonts w:ascii="Arial" w:hAnsi="Arial" w:cs="Arial"/>
          <w:bCs/>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35</w:t>
      </w:r>
      <w:r w:rsidRPr="00BB2585">
        <w:rPr>
          <w:rFonts w:ascii="Arial" w:hAnsi="Arial" w:cs="Arial"/>
          <w:bCs/>
          <w:sz w:val="24"/>
          <w:szCs w:val="24"/>
        </w:rPr>
        <w:fldChar w:fldCharType="end"/>
      </w:r>
      <w:r w:rsidRPr="00BB2585">
        <w:rPr>
          <w:rFonts w:ascii="Arial" w:hAnsi="Arial" w:cs="Arial"/>
          <w:bCs/>
          <w:sz w:val="24"/>
          <w:szCs w:val="24"/>
        </w:rPr>
        <w:t>.</w:t>
      </w:r>
      <w:r>
        <w:rPr>
          <w:rFonts w:ascii="Arial" w:hAnsi="Arial" w:cs="Arial"/>
          <w:bCs/>
          <w:sz w:val="24"/>
          <w:szCs w:val="24"/>
        </w:rPr>
        <w:t xml:space="preserve"> </w:t>
      </w:r>
      <w:r w:rsidRPr="00BB2585">
        <w:rPr>
          <w:rFonts w:ascii="Arial" w:hAnsi="Arial" w:cs="Arial"/>
          <w:bCs/>
          <w:iCs/>
          <w:sz w:val="24"/>
          <w:szCs w:val="24"/>
        </w:rPr>
        <w:t xml:space="preserve">Todas as hipóteses de que a instabilidade da equipe e da tarefa moderam as relações entre a adaptabilidade a </w:t>
      </w:r>
      <w:proofErr w:type="gramStart"/>
      <w:r w:rsidRPr="00BB2585">
        <w:rPr>
          <w:rFonts w:ascii="Arial" w:hAnsi="Arial" w:cs="Arial"/>
          <w:bCs/>
          <w:iCs/>
          <w:sz w:val="24"/>
          <w:szCs w:val="24"/>
        </w:rPr>
        <w:t>situações de emergência</w:t>
      </w:r>
      <w:proofErr w:type="gramEnd"/>
      <w:r w:rsidRPr="00BB2585">
        <w:rPr>
          <w:rFonts w:ascii="Arial" w:hAnsi="Arial" w:cs="Arial"/>
          <w:bCs/>
          <w:iCs/>
          <w:sz w:val="24"/>
          <w:szCs w:val="24"/>
        </w:rPr>
        <w:t xml:space="preserve"> e crise as dimensões do </w:t>
      </w:r>
      <w:proofErr w:type="spellStart"/>
      <w:r w:rsidRPr="00BB2585">
        <w:rPr>
          <w:rFonts w:ascii="Arial" w:hAnsi="Arial" w:cs="Arial"/>
          <w:bCs/>
          <w:iCs/>
          <w:sz w:val="24"/>
          <w:szCs w:val="24"/>
        </w:rPr>
        <w:t>burnout</w:t>
      </w:r>
      <w:proofErr w:type="spellEnd"/>
      <w:r w:rsidRPr="00BB2585">
        <w:rPr>
          <w:rFonts w:ascii="Arial" w:hAnsi="Arial" w:cs="Arial"/>
          <w:bCs/>
          <w:iCs/>
          <w:sz w:val="24"/>
          <w:szCs w:val="24"/>
        </w:rPr>
        <w:t xml:space="preserve"> foram rejeitadas. </w:t>
      </w:r>
    </w:p>
    <w:p w14:paraId="20CF9202" w14:textId="77777777" w:rsidR="00682F7F" w:rsidRPr="00BB2585" w:rsidRDefault="00682F7F" w:rsidP="005341E7">
      <w:pPr>
        <w:spacing w:line="360" w:lineRule="auto"/>
        <w:ind w:firstLine="720"/>
        <w:rPr>
          <w:rFonts w:ascii="Arial" w:hAnsi="Arial" w:cs="Arial"/>
          <w:bCs/>
          <w:iCs/>
          <w:sz w:val="24"/>
          <w:szCs w:val="24"/>
        </w:rPr>
      </w:pPr>
    </w:p>
    <w:p w14:paraId="6C38974B" w14:textId="7C72A2B3" w:rsidR="00B9603C" w:rsidRPr="00BB2585" w:rsidRDefault="00B9603C" w:rsidP="00BE4D92">
      <w:pPr>
        <w:spacing w:before="240" w:line="360" w:lineRule="auto"/>
        <w:ind w:firstLine="426"/>
        <w:rPr>
          <w:rFonts w:ascii="Arial" w:hAnsi="Arial" w:cs="Arial"/>
          <w:sz w:val="24"/>
          <w:szCs w:val="24"/>
        </w:rPr>
      </w:pPr>
      <w:r w:rsidRPr="00BB2585">
        <w:rPr>
          <w:rFonts w:ascii="Arial" w:hAnsi="Arial" w:cs="Arial"/>
          <w:sz w:val="24"/>
          <w:szCs w:val="24"/>
        </w:rPr>
        <w:t xml:space="preserve">As situações inesperadas, de emergência e crise fazem parte do cotidiano de um projeto de software </w:t>
      </w:r>
      <w:r w:rsidRPr="00BB2585">
        <w:rPr>
          <w:rFonts w:ascii="Arial" w:hAnsi="Arial" w:cs="Arial"/>
          <w:sz w:val="24"/>
          <w:szCs w:val="24"/>
        </w:rPr>
        <w:fldChar w:fldCharType="begin" w:fldLock="1"/>
      </w:r>
      <w:r w:rsidR="00AE610E" w:rsidRPr="00BB2585">
        <w:rPr>
          <w:rFonts w:ascii="Arial" w:hAnsi="Arial" w:cs="Arial"/>
          <w:sz w:val="24"/>
          <w:szCs w:val="24"/>
        </w:rPr>
        <w:instrText>ADDIN CSL_CITATION {"citationItems":[{"id":"ITEM-1","itemData":{"author":[{"dropping-particle":"","family":"Marinho","given":"Marcelo Luiz Monteiro","non-dropping-particle":"","parse-names":false,"suffix":""}],"id":"ITEM-1","issued":{"date-parts":[["2015"]]},"publisher":"Federal University of Pernambuco","title":"UNCERTAINTY MANAGEMENT IN SOFTWARE PROJECTS","type":"thesis"},"uris":["http://www.mendeley.com/documents/?uuid=600bc1c1-5e8c-40e4-bde9-d3abd26f0589"]}],"mendeley":{"formattedCitation":"(MARINHO, 2015)","plainTextFormattedCitation":"(MARINHO, 2015)","previouslyFormattedCitation":"(MARINHO, 2015)"},"properties":{"noteIndex":0},"schema":"https://github.com/citation-style-language/schema/raw/master/csl-citation.json"}</w:instrText>
      </w:r>
      <w:r w:rsidRPr="00BB2585">
        <w:rPr>
          <w:rFonts w:ascii="Arial" w:hAnsi="Arial" w:cs="Arial"/>
          <w:sz w:val="24"/>
          <w:szCs w:val="24"/>
        </w:rPr>
        <w:fldChar w:fldCharType="separate"/>
      </w:r>
      <w:r w:rsidRPr="00BB2585">
        <w:rPr>
          <w:rFonts w:ascii="Arial" w:hAnsi="Arial" w:cs="Arial"/>
          <w:noProof/>
          <w:sz w:val="24"/>
          <w:szCs w:val="24"/>
        </w:rPr>
        <w:t>(MARINHO, 2015)</w:t>
      </w:r>
      <w:r w:rsidRPr="00BB2585">
        <w:rPr>
          <w:rFonts w:ascii="Arial" w:hAnsi="Arial" w:cs="Arial"/>
          <w:sz w:val="24"/>
          <w:szCs w:val="24"/>
        </w:rPr>
        <w:fldChar w:fldCharType="end"/>
      </w:r>
      <w:r w:rsidRPr="00BB2585">
        <w:rPr>
          <w:rFonts w:ascii="Arial" w:hAnsi="Arial" w:cs="Arial"/>
          <w:sz w:val="24"/>
          <w:szCs w:val="24"/>
        </w:rPr>
        <w:t xml:space="preserve">. </w:t>
      </w:r>
      <w:r w:rsidR="00311D11" w:rsidRPr="00BB2585">
        <w:rPr>
          <w:rFonts w:ascii="Arial" w:hAnsi="Arial" w:cs="Arial"/>
          <w:sz w:val="24"/>
          <w:szCs w:val="24"/>
        </w:rPr>
        <w:t>Os resultados aqui apresentados sugerem</w:t>
      </w:r>
      <w:r w:rsidR="000B4149" w:rsidRPr="00BB2585">
        <w:rPr>
          <w:rFonts w:ascii="Arial" w:hAnsi="Arial" w:cs="Arial"/>
          <w:sz w:val="24"/>
          <w:szCs w:val="24"/>
        </w:rPr>
        <w:t xml:space="preserve"> que pessoas com maiores capacidades de lidar com situações </w:t>
      </w:r>
      <w:r w:rsidR="00C81E55" w:rsidRPr="00BB2585">
        <w:rPr>
          <w:rFonts w:ascii="Arial" w:hAnsi="Arial" w:cs="Arial"/>
          <w:sz w:val="24"/>
          <w:szCs w:val="24"/>
        </w:rPr>
        <w:t>inesperadas, de</w:t>
      </w:r>
      <w:r w:rsidR="000B4149" w:rsidRPr="00BB2585">
        <w:rPr>
          <w:rFonts w:ascii="Arial" w:hAnsi="Arial" w:cs="Arial"/>
          <w:sz w:val="24"/>
          <w:szCs w:val="24"/>
        </w:rPr>
        <w:t xml:space="preserve"> emergência e crise</w:t>
      </w:r>
      <w:r w:rsidR="008F6102" w:rsidRPr="00BB2585">
        <w:rPr>
          <w:rFonts w:ascii="Arial" w:hAnsi="Arial" w:cs="Arial"/>
          <w:sz w:val="24"/>
          <w:szCs w:val="24"/>
        </w:rPr>
        <w:t xml:space="preserve"> terão menores níveis de </w:t>
      </w:r>
      <w:proofErr w:type="spellStart"/>
      <w:r w:rsidR="00D8270E" w:rsidRPr="00BB2585">
        <w:rPr>
          <w:rFonts w:ascii="Arial" w:hAnsi="Arial" w:cs="Arial"/>
          <w:sz w:val="24"/>
          <w:szCs w:val="24"/>
        </w:rPr>
        <w:t>burnou</w:t>
      </w:r>
      <w:r w:rsidR="00C81E55" w:rsidRPr="00BB2585">
        <w:rPr>
          <w:rFonts w:ascii="Arial" w:hAnsi="Arial" w:cs="Arial"/>
          <w:sz w:val="24"/>
          <w:szCs w:val="24"/>
        </w:rPr>
        <w:t>t</w:t>
      </w:r>
      <w:proofErr w:type="spellEnd"/>
      <w:r w:rsidR="00C81E55" w:rsidRPr="00BB2585">
        <w:rPr>
          <w:rFonts w:ascii="Arial" w:hAnsi="Arial" w:cs="Arial"/>
          <w:sz w:val="24"/>
          <w:szCs w:val="24"/>
        </w:rPr>
        <w:t xml:space="preserve"> na Engenharia de Software. </w:t>
      </w:r>
      <w:r w:rsidR="003070B7" w:rsidRPr="00BB2585">
        <w:rPr>
          <w:rFonts w:ascii="Arial" w:hAnsi="Arial" w:cs="Arial"/>
          <w:sz w:val="24"/>
          <w:szCs w:val="24"/>
        </w:rPr>
        <w:t xml:space="preserve">Ou seja, indivíduos que sabem lidar com situações inesperadas, de emergência e crise, terão menos chance de desenvolver frustações no trabalho e </w:t>
      </w:r>
      <w:commentRangeStart w:id="293"/>
      <w:r w:rsidR="003070B7" w:rsidRPr="00BB2585">
        <w:rPr>
          <w:rFonts w:ascii="Arial" w:hAnsi="Arial" w:cs="Arial"/>
          <w:sz w:val="24"/>
          <w:szCs w:val="24"/>
        </w:rPr>
        <w:t>consequentemente tratar como objetos seus colegas de equipe.</w:t>
      </w:r>
      <w:r w:rsidRPr="00BB2585">
        <w:rPr>
          <w:rFonts w:ascii="Arial" w:hAnsi="Arial" w:cs="Arial"/>
          <w:sz w:val="24"/>
          <w:szCs w:val="24"/>
        </w:rPr>
        <w:t xml:space="preserve"> </w:t>
      </w:r>
      <w:commentRangeEnd w:id="293"/>
      <w:r w:rsidR="00755AF8">
        <w:rPr>
          <w:rStyle w:val="Refdecomentrio"/>
        </w:rPr>
        <w:commentReference w:id="293"/>
      </w:r>
    </w:p>
    <w:p w14:paraId="7735294A" w14:textId="2A91E5A1" w:rsidR="00A87FDC" w:rsidRDefault="00B9603C" w:rsidP="0046494C">
      <w:pPr>
        <w:spacing w:line="360" w:lineRule="auto"/>
        <w:ind w:firstLine="426"/>
        <w:rPr>
          <w:rFonts w:ascii="Arial" w:hAnsi="Arial" w:cs="Arial"/>
          <w:sz w:val="24"/>
          <w:szCs w:val="24"/>
        </w:rPr>
      </w:pPr>
      <w:r w:rsidRPr="00BB2585">
        <w:rPr>
          <w:rFonts w:ascii="Arial" w:hAnsi="Arial" w:cs="Arial"/>
          <w:sz w:val="24"/>
          <w:szCs w:val="24"/>
        </w:rPr>
        <w:t xml:space="preserve">Além disso, a adaptação para lidar com situações inesperadas, de emergência e crise também </w:t>
      </w:r>
      <w:r w:rsidR="006D28F7">
        <w:rPr>
          <w:rFonts w:ascii="Arial" w:hAnsi="Arial" w:cs="Arial"/>
          <w:sz w:val="24"/>
          <w:szCs w:val="24"/>
        </w:rPr>
        <w:t>auxilia os</w:t>
      </w:r>
      <w:r w:rsidRPr="00BB2585">
        <w:rPr>
          <w:rFonts w:ascii="Arial" w:hAnsi="Arial" w:cs="Arial"/>
          <w:sz w:val="24"/>
          <w:szCs w:val="24"/>
        </w:rPr>
        <w:t xml:space="preserve"> indivíduos </w:t>
      </w:r>
      <w:r w:rsidR="006D28F7">
        <w:rPr>
          <w:rFonts w:ascii="Arial" w:hAnsi="Arial" w:cs="Arial"/>
          <w:sz w:val="24"/>
          <w:szCs w:val="24"/>
        </w:rPr>
        <w:t>a terem u</w:t>
      </w:r>
      <w:r w:rsidRPr="00BB2585">
        <w:rPr>
          <w:rFonts w:ascii="Arial" w:hAnsi="Arial" w:cs="Arial"/>
          <w:sz w:val="24"/>
          <w:szCs w:val="24"/>
        </w:rPr>
        <w:t>ma melhor eficácia, is</w:t>
      </w:r>
      <w:r w:rsidR="006D28F7">
        <w:rPr>
          <w:rFonts w:ascii="Arial" w:hAnsi="Arial" w:cs="Arial"/>
          <w:sz w:val="24"/>
          <w:szCs w:val="24"/>
        </w:rPr>
        <w:t>s</w:t>
      </w:r>
      <w:r w:rsidRPr="00BB2585">
        <w:rPr>
          <w:rFonts w:ascii="Arial" w:hAnsi="Arial" w:cs="Arial"/>
          <w:sz w:val="24"/>
          <w:szCs w:val="24"/>
        </w:rPr>
        <w:t xml:space="preserve">o </w:t>
      </w:r>
      <w:r w:rsidR="006D28F7">
        <w:rPr>
          <w:rFonts w:ascii="Arial" w:hAnsi="Arial" w:cs="Arial"/>
          <w:sz w:val="24"/>
          <w:szCs w:val="24"/>
        </w:rPr>
        <w:t xml:space="preserve">pode </w:t>
      </w:r>
      <w:r w:rsidRPr="00BB2585">
        <w:rPr>
          <w:rFonts w:ascii="Arial" w:hAnsi="Arial" w:cs="Arial"/>
          <w:sz w:val="24"/>
          <w:szCs w:val="24"/>
        </w:rPr>
        <w:t>ocorre</w:t>
      </w:r>
      <w:r w:rsidR="006D28F7">
        <w:rPr>
          <w:rFonts w:ascii="Arial" w:hAnsi="Arial" w:cs="Arial"/>
          <w:sz w:val="24"/>
          <w:szCs w:val="24"/>
        </w:rPr>
        <w:t>r</w:t>
      </w:r>
      <w:r w:rsidRPr="00BB2585">
        <w:rPr>
          <w:rFonts w:ascii="Arial" w:hAnsi="Arial" w:cs="Arial"/>
          <w:sz w:val="24"/>
          <w:szCs w:val="24"/>
        </w:rPr>
        <w:t>, pois como eles sabem lidar mais adequadamente com essas situações, eles conseguem observar o resultado do seu trabalho de maneira mais positiva.</w:t>
      </w:r>
    </w:p>
    <w:p w14:paraId="53C207A5" w14:textId="6BB0C2FC" w:rsidR="0046494C" w:rsidRPr="00BB2585" w:rsidRDefault="0046494C" w:rsidP="0046494C">
      <w:pPr>
        <w:spacing w:line="360" w:lineRule="auto"/>
        <w:ind w:firstLine="426"/>
        <w:rPr>
          <w:rStyle w:val="tlid-translation"/>
          <w:rFonts w:ascii="Arial" w:eastAsia="Calibri" w:hAnsi="Arial" w:cs="Arial"/>
          <w:sz w:val="24"/>
          <w:szCs w:val="24"/>
        </w:rPr>
      </w:pPr>
      <w:r w:rsidRPr="00BB2585">
        <w:rPr>
          <w:rFonts w:ascii="Arial" w:hAnsi="Arial" w:cs="Arial"/>
          <w:sz w:val="24"/>
          <w:szCs w:val="24"/>
        </w:rPr>
        <w:t xml:space="preserve"> </w:t>
      </w:r>
      <w:r w:rsidRPr="00BB2585">
        <w:rPr>
          <w:rStyle w:val="tlid-translation"/>
          <w:rFonts w:ascii="Arial" w:eastAsia="Calibri" w:hAnsi="Arial" w:cs="Arial"/>
          <w:sz w:val="24"/>
          <w:szCs w:val="24"/>
        </w:rPr>
        <w:t xml:space="preserve">A próxima adaptabilidade investigada é a adaptabilidade individual </w:t>
      </w:r>
      <w:r w:rsidR="005B1421" w:rsidRPr="00BB2585">
        <w:rPr>
          <w:rStyle w:val="tlid-translation"/>
          <w:rFonts w:ascii="Arial" w:eastAsia="Calibri" w:hAnsi="Arial" w:cs="Arial"/>
          <w:sz w:val="24"/>
          <w:szCs w:val="24"/>
        </w:rPr>
        <w:t>de aprendizado</w:t>
      </w:r>
      <w:r w:rsidRPr="00BB2585">
        <w:rPr>
          <w:rStyle w:val="tlid-translation"/>
          <w:rFonts w:ascii="Arial" w:eastAsia="Calibri" w:hAnsi="Arial" w:cs="Arial"/>
          <w:sz w:val="24"/>
          <w:szCs w:val="24"/>
        </w:rPr>
        <w:t xml:space="preserve">, com a hipótese a seguir: </w:t>
      </w:r>
    </w:p>
    <w:p w14:paraId="4F6406FB" w14:textId="62AB9645" w:rsidR="000B4149" w:rsidRPr="00A87FDC" w:rsidRDefault="0046494C" w:rsidP="00A87FDC">
      <w:pPr>
        <w:ind w:left="720"/>
        <w:rPr>
          <w:rFonts w:ascii="Arial" w:hAnsi="Arial" w:cs="Arial"/>
          <w:i/>
          <w:iCs/>
          <w:sz w:val="20"/>
          <w:szCs w:val="20"/>
        </w:rPr>
      </w:pPr>
      <w:r w:rsidRPr="00BB2585">
        <w:rPr>
          <w:rFonts w:ascii="Arial" w:hAnsi="Arial" w:cs="Arial"/>
          <w:b/>
          <w:bCs/>
          <w:i/>
          <w:iCs/>
          <w:sz w:val="20"/>
          <w:szCs w:val="20"/>
        </w:rPr>
        <w:t xml:space="preserve">H2.4 </w:t>
      </w:r>
      <w:r w:rsidRPr="00BB2585">
        <w:rPr>
          <w:rStyle w:val="tlid-translation"/>
          <w:rFonts w:ascii="Arial" w:hAnsi="Arial" w:cs="Arial"/>
          <w:i/>
          <w:iCs/>
          <w:sz w:val="20"/>
          <w:szCs w:val="20"/>
        </w:rPr>
        <w:t xml:space="preserve">A adaptabilidade individual de aprendizado está relacionada negativamente com a Exaustão (2.4a) e Cinismo (2.4b) e positivamente entre a Eficácia (2.4c) dos indivíduos na </w:t>
      </w:r>
      <w:r w:rsidRPr="00BB2585">
        <w:rPr>
          <w:rStyle w:val="tlid-translation"/>
          <w:rFonts w:ascii="Arial" w:hAnsi="Arial" w:cs="Arial"/>
          <w:i/>
          <w:iCs/>
          <w:sz w:val="20"/>
          <w:szCs w:val="20"/>
        </w:rPr>
        <w:lastRenderedPageBreak/>
        <w:t xml:space="preserve">Engenharia de Software. Além disso, ela é moderada pela instabilidade (da equipe 2.4_x e da tarefa 2.4_y) </w:t>
      </w:r>
    </w:p>
    <w:p w14:paraId="431A9EEE" w14:textId="39CA2397" w:rsidR="00295B5C" w:rsidRPr="00442C35" w:rsidRDefault="00122735" w:rsidP="00442C35">
      <w:pPr>
        <w:spacing w:line="360" w:lineRule="auto"/>
        <w:ind w:firstLine="720"/>
        <w:rPr>
          <w:rFonts w:ascii="Arial" w:hAnsi="Arial" w:cs="Arial"/>
          <w:sz w:val="24"/>
          <w:szCs w:val="24"/>
        </w:rPr>
      </w:pPr>
      <w:r w:rsidRPr="00BB2585">
        <w:rPr>
          <w:rFonts w:ascii="Arial" w:hAnsi="Arial" w:cs="Arial"/>
          <w:sz w:val="24"/>
          <w:szCs w:val="24"/>
        </w:rPr>
        <w:t>A hipótese 2.</w:t>
      </w:r>
      <w:r w:rsidR="006131D5" w:rsidRPr="00BB2585">
        <w:rPr>
          <w:rFonts w:ascii="Arial" w:hAnsi="Arial" w:cs="Arial"/>
          <w:sz w:val="24"/>
          <w:szCs w:val="24"/>
        </w:rPr>
        <w:t>4 trata da adaptabilidade individual em relação ao aprendizado</w:t>
      </w:r>
      <w:r w:rsidR="009336F9" w:rsidRPr="00BB2585">
        <w:rPr>
          <w:rFonts w:ascii="Arial" w:hAnsi="Arial" w:cs="Arial"/>
          <w:sz w:val="24"/>
          <w:szCs w:val="24"/>
        </w:rPr>
        <w:t xml:space="preserve"> e as dimensões do </w:t>
      </w:r>
      <w:proofErr w:type="spellStart"/>
      <w:r w:rsidR="009336F9" w:rsidRPr="00BB2585">
        <w:rPr>
          <w:rFonts w:ascii="Arial" w:hAnsi="Arial" w:cs="Arial"/>
          <w:sz w:val="24"/>
          <w:szCs w:val="24"/>
        </w:rPr>
        <w:t>burnout</w:t>
      </w:r>
      <w:proofErr w:type="spellEnd"/>
      <w:r w:rsidR="009336F9" w:rsidRPr="00BB2585">
        <w:rPr>
          <w:rFonts w:ascii="Arial" w:hAnsi="Arial" w:cs="Arial"/>
          <w:sz w:val="24"/>
          <w:szCs w:val="24"/>
        </w:rPr>
        <w:t xml:space="preserve">.  </w:t>
      </w:r>
      <w:r w:rsidR="00950A4C" w:rsidRPr="00BB2585">
        <w:rPr>
          <w:rFonts w:ascii="Arial" w:hAnsi="Arial" w:cs="Arial"/>
          <w:sz w:val="24"/>
          <w:szCs w:val="24"/>
        </w:rPr>
        <w:t xml:space="preserve">Os resultados dessa hipótese podem ser observados na </w:t>
      </w:r>
      <w:r w:rsidR="00950A4C" w:rsidRPr="00BB2585">
        <w:rPr>
          <w:rFonts w:ascii="Arial" w:hAnsi="Arial" w:cs="Arial"/>
          <w:sz w:val="24"/>
          <w:szCs w:val="24"/>
        </w:rPr>
        <w:fldChar w:fldCharType="begin"/>
      </w:r>
      <w:r w:rsidR="00950A4C" w:rsidRPr="00BB2585">
        <w:rPr>
          <w:rFonts w:ascii="Arial" w:hAnsi="Arial" w:cs="Arial"/>
          <w:sz w:val="24"/>
          <w:szCs w:val="24"/>
        </w:rPr>
        <w:instrText xml:space="preserve"> REF _Ref31634161 \h  \* MERGEFORMAT </w:instrText>
      </w:r>
      <w:r w:rsidR="00950A4C" w:rsidRPr="00BB2585">
        <w:rPr>
          <w:rFonts w:ascii="Arial" w:hAnsi="Arial" w:cs="Arial"/>
          <w:sz w:val="24"/>
          <w:szCs w:val="24"/>
        </w:rPr>
      </w:r>
      <w:r w:rsidR="00950A4C" w:rsidRPr="00BB2585">
        <w:rPr>
          <w:rFonts w:ascii="Arial" w:hAnsi="Arial" w:cs="Arial"/>
          <w:sz w:val="24"/>
          <w:szCs w:val="24"/>
        </w:rPr>
        <w:fldChar w:fldCharType="separate"/>
      </w:r>
      <w:r w:rsidR="00442C35" w:rsidRPr="00442C35">
        <w:rPr>
          <w:rFonts w:ascii="Arial" w:hAnsi="Arial" w:cs="Arial"/>
          <w:sz w:val="24"/>
          <w:szCs w:val="24"/>
        </w:rPr>
        <w:t>Tabela</w:t>
      </w:r>
      <w:r w:rsidR="00442C35" w:rsidRPr="00442C35">
        <w:rPr>
          <w:rFonts w:ascii="Arial" w:hAnsi="Arial" w:cs="Arial"/>
          <w:noProof/>
          <w:sz w:val="24"/>
          <w:szCs w:val="24"/>
        </w:rPr>
        <w:t xml:space="preserve"> </w:t>
      </w:r>
      <w:r w:rsidR="00442C35">
        <w:rPr>
          <w:rFonts w:ascii="Arial" w:hAnsi="Arial" w:cs="Arial"/>
          <w:noProof/>
          <w:sz w:val="20"/>
          <w:szCs w:val="20"/>
        </w:rPr>
        <w:t>36</w:t>
      </w:r>
      <w:r w:rsidR="00950A4C" w:rsidRPr="00BB2585">
        <w:rPr>
          <w:rFonts w:ascii="Arial" w:hAnsi="Arial" w:cs="Arial"/>
          <w:sz w:val="24"/>
          <w:szCs w:val="24"/>
        </w:rPr>
        <w:fldChar w:fldCharType="end"/>
      </w:r>
      <w:r w:rsidR="001E629D" w:rsidRPr="00BB2585">
        <w:rPr>
          <w:rFonts w:ascii="Arial" w:hAnsi="Arial" w:cs="Arial"/>
          <w:sz w:val="24"/>
          <w:szCs w:val="24"/>
        </w:rPr>
        <w:t xml:space="preserve">. A </w:t>
      </w:r>
      <w:r w:rsidR="002C4657" w:rsidRPr="00BB2585">
        <w:rPr>
          <w:rFonts w:ascii="Arial" w:hAnsi="Arial" w:cs="Arial"/>
          <w:sz w:val="24"/>
          <w:szCs w:val="24"/>
        </w:rPr>
        <w:t>adaptabilidade</w:t>
      </w:r>
      <w:r w:rsidR="001E629D" w:rsidRPr="00BB2585">
        <w:rPr>
          <w:rFonts w:ascii="Arial" w:hAnsi="Arial" w:cs="Arial"/>
          <w:sz w:val="24"/>
          <w:szCs w:val="24"/>
        </w:rPr>
        <w:t xml:space="preserve"> ao aprendizado tem uma relação negativa e moderada com a exaustão </w:t>
      </w:r>
      <w:r w:rsidR="00613850" w:rsidRPr="00BB2585">
        <w:rPr>
          <w:rFonts w:ascii="Arial" w:hAnsi="Arial" w:cs="Arial"/>
          <w:bCs/>
          <w:iCs/>
          <w:sz w:val="24"/>
          <w:szCs w:val="24"/>
        </w:rPr>
        <w:t xml:space="preserve">(β=-0.306), </w:t>
      </w:r>
      <w:r w:rsidR="002C4657" w:rsidRPr="00BB2585">
        <w:rPr>
          <w:rFonts w:ascii="Arial" w:hAnsi="Arial" w:cs="Arial"/>
          <w:bCs/>
          <w:iCs/>
          <w:sz w:val="24"/>
          <w:szCs w:val="24"/>
        </w:rPr>
        <w:t>enquanto</w:t>
      </w:r>
      <w:r w:rsidR="00613850" w:rsidRPr="00BB2585">
        <w:rPr>
          <w:rFonts w:ascii="Arial" w:hAnsi="Arial" w:cs="Arial"/>
          <w:bCs/>
          <w:iCs/>
          <w:sz w:val="24"/>
          <w:szCs w:val="24"/>
        </w:rPr>
        <w:t xml:space="preserve"> com o cinismo ela também é </w:t>
      </w:r>
      <w:r w:rsidR="000D632D" w:rsidRPr="00BB2585">
        <w:rPr>
          <w:rFonts w:ascii="Arial" w:hAnsi="Arial" w:cs="Arial"/>
          <w:bCs/>
          <w:iCs/>
          <w:sz w:val="24"/>
          <w:szCs w:val="24"/>
        </w:rPr>
        <w:t>negativa,</w:t>
      </w:r>
      <w:r w:rsidR="00613850" w:rsidRPr="00BB2585">
        <w:rPr>
          <w:rFonts w:ascii="Arial" w:hAnsi="Arial" w:cs="Arial"/>
          <w:bCs/>
          <w:iCs/>
          <w:sz w:val="24"/>
          <w:szCs w:val="24"/>
        </w:rPr>
        <w:t xml:space="preserve"> mas fraca (β=-0.266). Já com a eficácia ela é positiva e </w:t>
      </w:r>
      <w:r w:rsidR="00E74012" w:rsidRPr="00BB2585">
        <w:rPr>
          <w:rFonts w:ascii="Arial" w:hAnsi="Arial" w:cs="Arial"/>
          <w:bCs/>
          <w:iCs/>
          <w:sz w:val="24"/>
          <w:szCs w:val="24"/>
        </w:rPr>
        <w:t xml:space="preserve">atual de maneira </w:t>
      </w:r>
      <w:r w:rsidR="002C4657" w:rsidRPr="00BB2585">
        <w:rPr>
          <w:rFonts w:ascii="Arial" w:hAnsi="Arial" w:cs="Arial"/>
          <w:bCs/>
          <w:iCs/>
          <w:sz w:val="24"/>
          <w:szCs w:val="24"/>
        </w:rPr>
        <w:t>moderada</w:t>
      </w:r>
      <w:r w:rsidR="00121F3B" w:rsidRPr="00BB2585">
        <w:rPr>
          <w:rFonts w:ascii="Arial" w:hAnsi="Arial" w:cs="Arial"/>
          <w:bCs/>
          <w:iCs/>
          <w:sz w:val="24"/>
          <w:szCs w:val="24"/>
        </w:rPr>
        <w:t xml:space="preserve"> (β=0.431)</w:t>
      </w:r>
      <w:r w:rsidR="002C4657" w:rsidRPr="00BB2585">
        <w:rPr>
          <w:rFonts w:ascii="Arial" w:hAnsi="Arial" w:cs="Arial"/>
          <w:bCs/>
          <w:iCs/>
          <w:sz w:val="24"/>
          <w:szCs w:val="24"/>
        </w:rPr>
        <w:t>.</w:t>
      </w:r>
      <w:r w:rsidR="00121F3B" w:rsidRPr="00BB2585">
        <w:rPr>
          <w:rFonts w:ascii="Arial" w:hAnsi="Arial" w:cs="Arial"/>
          <w:bCs/>
          <w:iCs/>
          <w:sz w:val="24"/>
          <w:szCs w:val="24"/>
        </w:rPr>
        <w:t xml:space="preserve"> Esses resultados suportam a decisão de aceitar as hipóteses</w:t>
      </w:r>
      <w:r w:rsidR="00295B5C" w:rsidRPr="00BB2585">
        <w:rPr>
          <w:rFonts w:ascii="Arial" w:hAnsi="Arial" w:cs="Arial"/>
          <w:bCs/>
          <w:iCs/>
          <w:sz w:val="24"/>
          <w:szCs w:val="24"/>
        </w:rPr>
        <w:t xml:space="preserve"> H2.4a, H2.4b e H2.4c</w:t>
      </w:r>
      <w:r w:rsidR="00121F3B" w:rsidRPr="00BB2585">
        <w:rPr>
          <w:rFonts w:ascii="Arial" w:hAnsi="Arial" w:cs="Arial"/>
          <w:bCs/>
          <w:iCs/>
          <w:sz w:val="24"/>
          <w:szCs w:val="24"/>
        </w:rPr>
        <w:t xml:space="preserve">. </w:t>
      </w:r>
    </w:p>
    <w:p w14:paraId="02C81558" w14:textId="29AF807C" w:rsidR="00287CAD" w:rsidRDefault="00D16C67" w:rsidP="00442C35">
      <w:pPr>
        <w:spacing w:line="360" w:lineRule="auto"/>
        <w:rPr>
          <w:rFonts w:ascii="Arial" w:hAnsi="Arial" w:cs="Arial"/>
          <w:bCs/>
          <w:sz w:val="24"/>
          <w:szCs w:val="24"/>
        </w:rPr>
      </w:pPr>
      <w:r w:rsidRPr="00BB2585">
        <w:rPr>
          <w:rFonts w:ascii="Arial" w:hAnsi="Arial" w:cs="Arial"/>
          <w:bCs/>
          <w:iCs/>
          <w:sz w:val="24"/>
          <w:szCs w:val="24"/>
        </w:rPr>
        <w:tab/>
      </w:r>
      <w:r w:rsidR="005A1C7C" w:rsidRPr="00BB2585">
        <w:rPr>
          <w:rFonts w:ascii="Arial" w:hAnsi="Arial" w:cs="Arial"/>
          <w:bCs/>
          <w:iCs/>
          <w:sz w:val="24"/>
          <w:szCs w:val="24"/>
        </w:rPr>
        <w:t xml:space="preserve">A hipótese H2.4cy </w:t>
      </w:r>
      <w:r w:rsidR="00956201" w:rsidRPr="00BB2585">
        <w:rPr>
          <w:rFonts w:ascii="Arial" w:hAnsi="Arial" w:cs="Arial"/>
          <w:bCs/>
          <w:iCs/>
          <w:sz w:val="24"/>
          <w:szCs w:val="24"/>
        </w:rPr>
        <w:t xml:space="preserve">foi aceita e </w:t>
      </w:r>
      <w:r w:rsidR="005A1C7C" w:rsidRPr="00BB2585">
        <w:rPr>
          <w:rFonts w:ascii="Arial" w:hAnsi="Arial" w:cs="Arial"/>
          <w:bCs/>
          <w:iCs/>
          <w:sz w:val="24"/>
          <w:szCs w:val="24"/>
        </w:rPr>
        <w:t xml:space="preserve">afirma que a relação entre </w:t>
      </w:r>
      <w:r w:rsidR="0068291A" w:rsidRPr="00BB2585">
        <w:rPr>
          <w:rFonts w:ascii="Arial" w:hAnsi="Arial" w:cs="Arial"/>
          <w:bCs/>
          <w:iCs/>
          <w:sz w:val="24"/>
          <w:szCs w:val="24"/>
        </w:rPr>
        <w:t xml:space="preserve">adaptabilidade ao aprendizado e a eficácia </w:t>
      </w:r>
      <w:r w:rsidR="004B3D53" w:rsidRPr="00BB2585">
        <w:rPr>
          <w:rFonts w:ascii="Arial" w:hAnsi="Arial" w:cs="Arial"/>
          <w:bCs/>
          <w:iCs/>
          <w:sz w:val="24"/>
          <w:szCs w:val="24"/>
        </w:rPr>
        <w:t>é moderada de maneira fraca e positiva</w:t>
      </w:r>
      <w:r w:rsidR="00956201" w:rsidRPr="00BB2585">
        <w:rPr>
          <w:rFonts w:ascii="Arial" w:hAnsi="Arial" w:cs="Arial"/>
          <w:bCs/>
          <w:iCs/>
          <w:sz w:val="24"/>
          <w:szCs w:val="24"/>
        </w:rPr>
        <w:t xml:space="preserve"> </w:t>
      </w:r>
      <w:r w:rsidR="00826261" w:rsidRPr="00BB2585">
        <w:rPr>
          <w:rFonts w:ascii="Arial" w:hAnsi="Arial" w:cs="Arial"/>
          <w:bCs/>
          <w:iCs/>
          <w:sz w:val="24"/>
          <w:szCs w:val="24"/>
        </w:rPr>
        <w:t>(β=</w:t>
      </w:r>
      <w:r w:rsidR="00826261" w:rsidRPr="00BB2585">
        <w:rPr>
          <w:rFonts w:ascii="Arial" w:hAnsi="Arial" w:cs="Arial"/>
        </w:rPr>
        <w:t>0.128)</w:t>
      </w:r>
      <w:r w:rsidR="004B3D53" w:rsidRPr="00BB2585">
        <w:rPr>
          <w:rFonts w:ascii="Arial" w:hAnsi="Arial" w:cs="Arial"/>
          <w:bCs/>
          <w:iCs/>
          <w:sz w:val="24"/>
          <w:szCs w:val="24"/>
        </w:rPr>
        <w:t xml:space="preserve"> pela instabi</w:t>
      </w:r>
      <w:r w:rsidR="005A1C7C" w:rsidRPr="00BB2585">
        <w:rPr>
          <w:rFonts w:ascii="Arial" w:hAnsi="Arial" w:cs="Arial"/>
          <w:bCs/>
          <w:iCs/>
          <w:sz w:val="24"/>
          <w:szCs w:val="24"/>
        </w:rPr>
        <w:t xml:space="preserve">lidade </w:t>
      </w:r>
      <w:r w:rsidR="0068291A" w:rsidRPr="00BB2585">
        <w:rPr>
          <w:rFonts w:ascii="Arial" w:hAnsi="Arial" w:cs="Arial"/>
          <w:bCs/>
          <w:iCs/>
          <w:sz w:val="24"/>
          <w:szCs w:val="24"/>
        </w:rPr>
        <w:t>da tarefa</w:t>
      </w:r>
      <w:r w:rsidR="00956201" w:rsidRPr="00BB2585">
        <w:rPr>
          <w:rFonts w:ascii="Arial" w:hAnsi="Arial" w:cs="Arial"/>
          <w:bCs/>
          <w:iCs/>
          <w:sz w:val="24"/>
          <w:szCs w:val="24"/>
        </w:rPr>
        <w:t xml:space="preserve">. Todas as outras hipóteses de moderação, seja da instabilidade da tarefa ou da equipe na relação entre a adaptabilidade e </w:t>
      </w:r>
      <w:r w:rsidR="00416BAE" w:rsidRPr="00BB2585">
        <w:rPr>
          <w:rFonts w:ascii="Arial" w:hAnsi="Arial" w:cs="Arial"/>
          <w:bCs/>
          <w:iCs/>
          <w:sz w:val="24"/>
          <w:szCs w:val="24"/>
        </w:rPr>
        <w:t xml:space="preserve">o </w:t>
      </w:r>
      <w:proofErr w:type="spellStart"/>
      <w:r w:rsidR="00416BAE" w:rsidRPr="00BB2585">
        <w:rPr>
          <w:rFonts w:ascii="Arial" w:hAnsi="Arial" w:cs="Arial"/>
          <w:bCs/>
          <w:iCs/>
          <w:sz w:val="24"/>
          <w:szCs w:val="24"/>
        </w:rPr>
        <w:t>burnout</w:t>
      </w:r>
      <w:proofErr w:type="spellEnd"/>
      <w:r w:rsidR="00416BAE" w:rsidRPr="00BB2585">
        <w:rPr>
          <w:rFonts w:ascii="Arial" w:hAnsi="Arial" w:cs="Arial"/>
          <w:bCs/>
          <w:iCs/>
          <w:sz w:val="24"/>
          <w:szCs w:val="24"/>
        </w:rPr>
        <w:t xml:space="preserve"> foram rejeitadas. </w:t>
      </w:r>
      <w:r w:rsidR="007278EC" w:rsidRPr="00BB2585">
        <w:rPr>
          <w:rFonts w:ascii="Arial" w:hAnsi="Arial" w:cs="Arial"/>
          <w:bCs/>
          <w:sz w:val="24"/>
          <w:szCs w:val="24"/>
        </w:rPr>
        <w:t xml:space="preserve">A </w:t>
      </w:r>
      <w:r w:rsidR="007278EC" w:rsidRPr="00BB2585">
        <w:rPr>
          <w:rFonts w:ascii="Arial" w:hAnsi="Arial" w:cs="Arial"/>
          <w:bCs/>
          <w:sz w:val="24"/>
          <w:szCs w:val="24"/>
        </w:rPr>
        <w:fldChar w:fldCharType="begin"/>
      </w:r>
      <w:r w:rsidR="007278EC" w:rsidRPr="00BB2585">
        <w:rPr>
          <w:rFonts w:ascii="Arial" w:hAnsi="Arial" w:cs="Arial"/>
          <w:bCs/>
          <w:sz w:val="24"/>
          <w:szCs w:val="24"/>
        </w:rPr>
        <w:instrText xml:space="preserve"> REF _Ref31794722 \h  \* MERGEFORMAT </w:instrText>
      </w:r>
      <w:r w:rsidR="007278EC" w:rsidRPr="00BB2585">
        <w:rPr>
          <w:rFonts w:ascii="Arial" w:hAnsi="Arial" w:cs="Arial"/>
          <w:bCs/>
          <w:sz w:val="24"/>
          <w:szCs w:val="24"/>
        </w:rPr>
      </w:r>
      <w:r w:rsidR="007278EC" w:rsidRPr="00BB2585">
        <w:rPr>
          <w:rFonts w:ascii="Arial" w:hAnsi="Arial" w:cs="Arial"/>
          <w:bCs/>
          <w:sz w:val="24"/>
          <w:szCs w:val="24"/>
        </w:rPr>
        <w:fldChar w:fldCharType="separate"/>
      </w:r>
      <w:r w:rsidR="00287CAD" w:rsidRPr="00287CAD">
        <w:rPr>
          <w:rFonts w:ascii="Arial" w:hAnsi="Arial" w:cs="Arial"/>
          <w:sz w:val="24"/>
          <w:szCs w:val="24"/>
        </w:rPr>
        <w:t xml:space="preserve">Figura </w:t>
      </w:r>
      <w:r w:rsidR="00287CAD" w:rsidRPr="00287CAD">
        <w:rPr>
          <w:rFonts w:ascii="Arial" w:hAnsi="Arial" w:cs="Arial"/>
          <w:noProof/>
          <w:sz w:val="24"/>
          <w:szCs w:val="24"/>
        </w:rPr>
        <w:t>21</w:t>
      </w:r>
      <w:r w:rsidR="007278EC" w:rsidRPr="00BB2585">
        <w:rPr>
          <w:rFonts w:ascii="Arial" w:hAnsi="Arial" w:cs="Arial"/>
          <w:bCs/>
          <w:sz w:val="24"/>
          <w:szCs w:val="24"/>
        </w:rPr>
        <w:fldChar w:fldCharType="end"/>
      </w:r>
      <w:r w:rsidR="007278EC" w:rsidRPr="00BB2585">
        <w:rPr>
          <w:rFonts w:ascii="Arial" w:hAnsi="Arial" w:cs="Arial"/>
          <w:bCs/>
          <w:sz w:val="24"/>
          <w:szCs w:val="24"/>
        </w:rPr>
        <w:t xml:space="preserve"> apresenta a sumarização das hipóteses que foram aceitas na </w:t>
      </w:r>
      <w:r w:rsidR="007278EC" w:rsidRPr="00BB2585">
        <w:rPr>
          <w:rFonts w:ascii="Arial" w:hAnsi="Arial" w:cs="Arial"/>
          <w:bCs/>
          <w:sz w:val="24"/>
          <w:szCs w:val="24"/>
        </w:rPr>
        <w:fldChar w:fldCharType="begin"/>
      </w:r>
      <w:r w:rsidR="007278EC" w:rsidRPr="00BB2585">
        <w:rPr>
          <w:rFonts w:ascii="Arial" w:hAnsi="Arial" w:cs="Arial"/>
          <w:bCs/>
          <w:sz w:val="24"/>
          <w:szCs w:val="24"/>
        </w:rPr>
        <w:instrText xml:space="preserve"> REF _Ref31634161 \h  \* MERGEFORMAT </w:instrText>
      </w:r>
      <w:r w:rsidR="007278EC" w:rsidRPr="00BB2585">
        <w:rPr>
          <w:rFonts w:ascii="Arial" w:hAnsi="Arial" w:cs="Arial"/>
          <w:bCs/>
          <w:sz w:val="24"/>
          <w:szCs w:val="24"/>
        </w:rPr>
      </w:r>
      <w:r w:rsidR="007278EC" w:rsidRPr="00BB2585">
        <w:rPr>
          <w:rFonts w:ascii="Arial" w:hAnsi="Arial" w:cs="Arial"/>
          <w:bCs/>
          <w:sz w:val="24"/>
          <w:szCs w:val="24"/>
        </w:rPr>
        <w:fldChar w:fldCharType="separate"/>
      </w:r>
      <w:r w:rsidR="00442C35" w:rsidRPr="00442C35">
        <w:rPr>
          <w:rFonts w:ascii="Arial" w:hAnsi="Arial" w:cs="Arial"/>
          <w:sz w:val="24"/>
          <w:szCs w:val="24"/>
        </w:rPr>
        <w:t>Tabela</w:t>
      </w:r>
      <w:r w:rsidR="00442C35" w:rsidRPr="00442C35">
        <w:rPr>
          <w:rFonts w:ascii="Arial" w:hAnsi="Arial" w:cs="Arial"/>
          <w:noProof/>
          <w:sz w:val="24"/>
          <w:szCs w:val="24"/>
        </w:rPr>
        <w:t xml:space="preserve"> </w:t>
      </w:r>
      <w:r w:rsidR="00442C35">
        <w:rPr>
          <w:rFonts w:ascii="Arial" w:hAnsi="Arial" w:cs="Arial"/>
          <w:noProof/>
          <w:sz w:val="20"/>
          <w:szCs w:val="20"/>
        </w:rPr>
        <w:t>36</w:t>
      </w:r>
      <w:r w:rsidR="007278EC" w:rsidRPr="00BB2585">
        <w:rPr>
          <w:rFonts w:ascii="Arial" w:hAnsi="Arial" w:cs="Arial"/>
          <w:bCs/>
          <w:sz w:val="24"/>
          <w:szCs w:val="24"/>
        </w:rPr>
        <w:fldChar w:fldCharType="end"/>
      </w:r>
      <w:r w:rsidR="007278EC" w:rsidRPr="00BB2585">
        <w:rPr>
          <w:rFonts w:ascii="Arial" w:hAnsi="Arial" w:cs="Arial"/>
          <w:bCs/>
          <w:sz w:val="24"/>
          <w:szCs w:val="24"/>
        </w:rPr>
        <w:t>.</w:t>
      </w:r>
      <w:bookmarkStart w:id="294" w:name="_Ref31634161"/>
      <w:bookmarkStart w:id="295" w:name="_Toc31965978"/>
    </w:p>
    <w:p w14:paraId="4CE0EBBD" w14:textId="6011D19B" w:rsidR="00442C35" w:rsidRPr="00442C35" w:rsidRDefault="00442C35" w:rsidP="00442C35">
      <w:pPr>
        <w:spacing w:line="360" w:lineRule="auto"/>
        <w:ind w:firstLine="720"/>
        <w:rPr>
          <w:rFonts w:ascii="Arial" w:hAnsi="Arial" w:cs="Arial"/>
          <w:sz w:val="24"/>
          <w:szCs w:val="24"/>
        </w:rPr>
      </w:pPr>
      <w:r w:rsidRPr="00442C35">
        <w:rPr>
          <w:rFonts w:ascii="Arial" w:hAnsi="Arial" w:cs="Arial"/>
          <w:sz w:val="24"/>
          <w:szCs w:val="24"/>
        </w:rPr>
        <w:t xml:space="preserve">Resultados que a adaptabilidade em relação ao aprendizado afetava negativamente a exaustão e o cinismo já eram esperados, assim como o resultado que positivo da eficácia. Com os dados encontrados nesta pesquisa se pode concluir que a adaptabilidade ao aprendizado ajuda a diminuir os índices de </w:t>
      </w:r>
      <w:proofErr w:type="spellStart"/>
      <w:r w:rsidRPr="00442C35">
        <w:rPr>
          <w:rFonts w:ascii="Arial" w:hAnsi="Arial" w:cs="Arial"/>
          <w:sz w:val="24"/>
          <w:szCs w:val="24"/>
        </w:rPr>
        <w:t>burnout</w:t>
      </w:r>
      <w:proofErr w:type="spellEnd"/>
      <w:r w:rsidRPr="00442C35">
        <w:rPr>
          <w:rFonts w:ascii="Arial" w:hAnsi="Arial" w:cs="Arial"/>
          <w:sz w:val="24"/>
          <w:szCs w:val="24"/>
        </w:rPr>
        <w:t xml:space="preserve"> ligado à exaustão e ao cinismo em equipes de desenvolvimento de software. Além disso, os resultados também apontam para um efeito positivo na eficácia, onde membro que tem maiores índices de adaptabilidade tem melhores índices de opinião em relação a sua eficácia e consequentemente sofre menos em </w:t>
      </w:r>
      <w:proofErr w:type="spellStart"/>
      <w:r w:rsidRPr="00442C35">
        <w:rPr>
          <w:rFonts w:ascii="Arial" w:hAnsi="Arial" w:cs="Arial"/>
          <w:sz w:val="24"/>
          <w:szCs w:val="24"/>
        </w:rPr>
        <w:t>burnout</w:t>
      </w:r>
      <w:proofErr w:type="spellEnd"/>
      <w:r w:rsidRPr="00442C35">
        <w:rPr>
          <w:rFonts w:ascii="Arial" w:hAnsi="Arial" w:cs="Arial"/>
          <w:sz w:val="24"/>
          <w:szCs w:val="24"/>
        </w:rPr>
        <w:t xml:space="preserve"> nesta dimensão.</w:t>
      </w:r>
    </w:p>
    <w:p w14:paraId="4737AF8C" w14:textId="49A72A25" w:rsidR="00080106" w:rsidRPr="00D956B2" w:rsidRDefault="00080106" w:rsidP="00860D16">
      <w:pPr>
        <w:ind w:left="720"/>
        <w:rPr>
          <w:rFonts w:ascii="Arial" w:hAnsi="Arial" w:cs="Arial"/>
          <w:sz w:val="20"/>
          <w:szCs w:val="20"/>
        </w:rPr>
      </w:pPr>
      <w:bookmarkStart w:id="296" w:name="_Toc43927129"/>
      <w:r w:rsidRPr="00D956B2">
        <w:rPr>
          <w:rFonts w:ascii="Arial" w:hAnsi="Arial" w:cs="Arial"/>
          <w:sz w:val="20"/>
          <w:szCs w:val="20"/>
        </w:rPr>
        <w:t xml:space="preserve">Tabela </w:t>
      </w:r>
      <w:r w:rsidRPr="00D956B2">
        <w:rPr>
          <w:rFonts w:ascii="Arial" w:hAnsi="Arial" w:cs="Arial"/>
          <w:sz w:val="20"/>
          <w:szCs w:val="20"/>
        </w:rPr>
        <w:fldChar w:fldCharType="begin"/>
      </w:r>
      <w:r w:rsidRPr="00D956B2">
        <w:rPr>
          <w:rFonts w:ascii="Arial" w:hAnsi="Arial" w:cs="Arial"/>
          <w:sz w:val="20"/>
          <w:szCs w:val="20"/>
        </w:rPr>
        <w:instrText xml:space="preserve"> SEQ Tabela \* ARABIC </w:instrText>
      </w:r>
      <w:r w:rsidRPr="00D956B2">
        <w:rPr>
          <w:rFonts w:ascii="Arial" w:hAnsi="Arial" w:cs="Arial"/>
          <w:sz w:val="20"/>
          <w:szCs w:val="20"/>
        </w:rPr>
        <w:fldChar w:fldCharType="separate"/>
      </w:r>
      <w:r w:rsidR="00CE748A">
        <w:rPr>
          <w:rFonts w:ascii="Arial" w:hAnsi="Arial" w:cs="Arial"/>
          <w:noProof/>
          <w:sz w:val="20"/>
          <w:szCs w:val="20"/>
        </w:rPr>
        <w:t>33</w:t>
      </w:r>
      <w:r w:rsidRPr="00D956B2">
        <w:rPr>
          <w:rFonts w:ascii="Arial" w:hAnsi="Arial" w:cs="Arial"/>
          <w:sz w:val="20"/>
          <w:szCs w:val="20"/>
        </w:rPr>
        <w:fldChar w:fldCharType="end"/>
      </w:r>
      <w:bookmarkEnd w:id="294"/>
      <w:r w:rsidRPr="00D956B2">
        <w:rPr>
          <w:rFonts w:ascii="Arial" w:hAnsi="Arial" w:cs="Arial"/>
          <w:sz w:val="20"/>
          <w:szCs w:val="20"/>
        </w:rPr>
        <w:t xml:space="preserve"> - Resultado das hipóteses entre adaptabilidade ao </w:t>
      </w:r>
      <w:r w:rsidR="009C7168" w:rsidRPr="00D956B2">
        <w:rPr>
          <w:rFonts w:ascii="Arial" w:hAnsi="Arial" w:cs="Arial"/>
          <w:sz w:val="20"/>
          <w:szCs w:val="20"/>
        </w:rPr>
        <w:t>aprendizado</w:t>
      </w:r>
      <w:r w:rsidRPr="00D956B2">
        <w:rPr>
          <w:rFonts w:ascii="Arial" w:hAnsi="Arial" w:cs="Arial"/>
          <w:sz w:val="20"/>
          <w:szCs w:val="20"/>
        </w:rPr>
        <w:t xml:space="preserve"> e o </w:t>
      </w:r>
      <w:proofErr w:type="spellStart"/>
      <w:r w:rsidRPr="00D956B2">
        <w:rPr>
          <w:rFonts w:ascii="Arial" w:hAnsi="Arial" w:cs="Arial"/>
          <w:sz w:val="20"/>
          <w:szCs w:val="20"/>
        </w:rPr>
        <w:t>burnout</w:t>
      </w:r>
      <w:bookmarkEnd w:id="295"/>
      <w:bookmarkEnd w:id="296"/>
      <w:proofErr w:type="spellEnd"/>
    </w:p>
    <w:p w14:paraId="36ACF311" w14:textId="61B97B67" w:rsidR="00E90608" w:rsidRPr="00BB2585" w:rsidRDefault="00E74012" w:rsidP="00B71D51">
      <w:pPr>
        <w:spacing w:line="360" w:lineRule="auto"/>
        <w:ind w:firstLine="426"/>
        <w:rPr>
          <w:rFonts w:ascii="Arial" w:eastAsia="Calibri" w:hAnsi="Arial" w:cs="Arial"/>
          <w:sz w:val="24"/>
          <w:szCs w:val="24"/>
        </w:rPr>
      </w:pPr>
      <w:r w:rsidRPr="00BB2585">
        <w:rPr>
          <w:rFonts w:ascii="Arial" w:hAnsi="Arial" w:cs="Arial"/>
          <w:sz w:val="24"/>
          <w:szCs w:val="24"/>
        </w:rPr>
        <w:t>Outros resultados que são evidenciados nesta pesquisa é a ausência de moderação em relação a instabilidade da equipe</w:t>
      </w:r>
      <w:r w:rsidR="002F1C1E" w:rsidRPr="00BB2585">
        <w:rPr>
          <w:rFonts w:ascii="Arial" w:hAnsi="Arial" w:cs="Arial"/>
          <w:sz w:val="24"/>
          <w:szCs w:val="24"/>
        </w:rPr>
        <w:t>,</w:t>
      </w:r>
      <w:r w:rsidR="00211E0E" w:rsidRPr="00BB2585">
        <w:rPr>
          <w:rFonts w:ascii="Arial" w:hAnsi="Arial" w:cs="Arial"/>
          <w:sz w:val="24"/>
          <w:szCs w:val="24"/>
        </w:rPr>
        <w:t xml:space="preserve"> mas positiva da instabilidade da tarefa na relação entre a adaptabilidade ao aprendizado e a eficácia. O que </w:t>
      </w:r>
      <w:r w:rsidR="00634E5C" w:rsidRPr="00BB2585">
        <w:rPr>
          <w:rFonts w:ascii="Arial" w:hAnsi="Arial" w:cs="Arial"/>
          <w:sz w:val="24"/>
          <w:szCs w:val="24"/>
        </w:rPr>
        <w:t xml:space="preserve">pode </w:t>
      </w:r>
      <w:r w:rsidR="00211E0E" w:rsidRPr="00BB2585">
        <w:rPr>
          <w:rFonts w:ascii="Arial" w:hAnsi="Arial" w:cs="Arial"/>
          <w:sz w:val="24"/>
          <w:szCs w:val="24"/>
        </w:rPr>
        <w:t>ocorre</w:t>
      </w:r>
      <w:r w:rsidR="00634E5C" w:rsidRPr="00BB2585">
        <w:rPr>
          <w:rFonts w:ascii="Arial" w:hAnsi="Arial" w:cs="Arial"/>
          <w:sz w:val="24"/>
          <w:szCs w:val="24"/>
        </w:rPr>
        <w:t>r</w:t>
      </w:r>
      <w:r w:rsidR="00211E0E" w:rsidRPr="00BB2585">
        <w:rPr>
          <w:rFonts w:ascii="Arial" w:hAnsi="Arial" w:cs="Arial"/>
          <w:sz w:val="24"/>
          <w:szCs w:val="24"/>
        </w:rPr>
        <w:t xml:space="preserve"> é que </w:t>
      </w:r>
      <w:r w:rsidR="002F1C1E" w:rsidRPr="00BB2585">
        <w:rPr>
          <w:rFonts w:ascii="Arial" w:hAnsi="Arial" w:cs="Arial"/>
          <w:sz w:val="24"/>
          <w:szCs w:val="24"/>
        </w:rPr>
        <w:t xml:space="preserve">as tarefas podem mudar de diferentes maneiras, como um funcionalidade que não foi entendida corretamente, um requisito do ambiente que não percebido na primeira análise, o que leva o membro a aprender novas particularidades sobre o sistema e o </w:t>
      </w:r>
      <w:r w:rsidR="00904F44" w:rsidRPr="00BB2585">
        <w:rPr>
          <w:rFonts w:ascii="Arial" w:hAnsi="Arial" w:cs="Arial"/>
          <w:sz w:val="24"/>
          <w:szCs w:val="24"/>
        </w:rPr>
        <w:t>contexto</w:t>
      </w:r>
      <w:r w:rsidR="002F1C1E" w:rsidRPr="00BB2585">
        <w:rPr>
          <w:rFonts w:ascii="Arial" w:hAnsi="Arial" w:cs="Arial"/>
          <w:sz w:val="24"/>
          <w:szCs w:val="24"/>
        </w:rPr>
        <w:t xml:space="preserve"> que o sistema está localizado. </w:t>
      </w:r>
      <w:r w:rsidR="00904F44" w:rsidRPr="00BB2585">
        <w:rPr>
          <w:rStyle w:val="tlid-translation"/>
          <w:rFonts w:ascii="Arial" w:eastAsia="Calibri" w:hAnsi="Arial" w:cs="Arial"/>
          <w:sz w:val="24"/>
          <w:szCs w:val="24"/>
        </w:rPr>
        <w:t xml:space="preserve">A próxima adaptabilidade investigada é a adaptabilidade individual </w:t>
      </w:r>
      <w:r w:rsidR="00B71D51" w:rsidRPr="00BB2585">
        <w:rPr>
          <w:rStyle w:val="tlid-translation"/>
          <w:rFonts w:ascii="Arial" w:eastAsia="Calibri" w:hAnsi="Arial" w:cs="Arial"/>
          <w:sz w:val="24"/>
          <w:szCs w:val="24"/>
        </w:rPr>
        <w:t>interpessoal</w:t>
      </w:r>
      <w:r w:rsidR="00904F44" w:rsidRPr="00BB2585">
        <w:rPr>
          <w:rStyle w:val="tlid-translation"/>
          <w:rFonts w:ascii="Arial" w:eastAsia="Calibri" w:hAnsi="Arial" w:cs="Arial"/>
          <w:sz w:val="24"/>
          <w:szCs w:val="24"/>
        </w:rPr>
        <w:t xml:space="preserve">, com a hipótese a seguir: </w:t>
      </w:r>
    </w:p>
    <w:p w14:paraId="4E111DCC" w14:textId="23C00765" w:rsidR="00860D16" w:rsidRPr="00BB2585" w:rsidRDefault="00E33F30" w:rsidP="00C0526E">
      <w:pPr>
        <w:spacing w:line="360" w:lineRule="auto"/>
        <w:ind w:left="720"/>
        <w:rPr>
          <w:rStyle w:val="tlid-translation"/>
          <w:rFonts w:ascii="Arial" w:hAnsi="Arial" w:cs="Arial"/>
          <w:i/>
          <w:iCs/>
          <w:sz w:val="20"/>
          <w:szCs w:val="20"/>
        </w:rPr>
      </w:pPr>
      <w:r w:rsidRPr="00BB2585">
        <w:rPr>
          <w:rFonts w:ascii="Arial" w:hAnsi="Arial" w:cs="Arial"/>
          <w:b/>
          <w:bCs/>
          <w:i/>
          <w:iCs/>
          <w:sz w:val="20"/>
          <w:szCs w:val="20"/>
        </w:rPr>
        <w:t xml:space="preserve">H2.5 </w:t>
      </w:r>
      <w:r w:rsidRPr="00BB2585">
        <w:rPr>
          <w:rStyle w:val="tlid-translation"/>
          <w:rFonts w:ascii="Arial" w:hAnsi="Arial" w:cs="Arial"/>
          <w:i/>
          <w:iCs/>
          <w:sz w:val="20"/>
          <w:szCs w:val="20"/>
        </w:rPr>
        <w:t xml:space="preserve">A adaptabilidade individual interpessoal está relacionada negativamente com </w:t>
      </w:r>
      <w:r w:rsidR="00860D16" w:rsidRPr="00BB2585">
        <w:rPr>
          <w:rStyle w:val="tlid-translation"/>
          <w:rFonts w:ascii="Arial" w:hAnsi="Arial" w:cs="Arial"/>
          <w:i/>
          <w:iCs/>
          <w:sz w:val="20"/>
          <w:szCs w:val="20"/>
        </w:rPr>
        <w:t xml:space="preserve">a Exaustão (2.5a) e Cinismo (2.5b) e positivamente entre a Eficácia (2.5c) dos indivíduos na Engenharia de Software. Além disso, ela é moderada pela instabilidade (da equipe 2.5_x e da tarefa 2.5_y) </w:t>
      </w:r>
    </w:p>
    <w:p w14:paraId="224066F2" w14:textId="65D6E592" w:rsidR="00A74B44" w:rsidRPr="00BB2585" w:rsidRDefault="001A2C77" w:rsidP="005341E7">
      <w:pPr>
        <w:spacing w:line="360" w:lineRule="auto"/>
        <w:ind w:firstLine="720"/>
        <w:rPr>
          <w:rFonts w:ascii="Arial" w:hAnsi="Arial" w:cs="Arial"/>
          <w:sz w:val="24"/>
          <w:szCs w:val="24"/>
        </w:rPr>
      </w:pPr>
      <w:r w:rsidRPr="00BB2585">
        <w:rPr>
          <w:rFonts w:ascii="Arial" w:hAnsi="Arial" w:cs="Arial"/>
          <w:sz w:val="24"/>
          <w:szCs w:val="24"/>
        </w:rPr>
        <w:lastRenderedPageBreak/>
        <w:t>Finalmente, a hipótese H2.5 que trata das relações entre a adaptabilidade individual</w:t>
      </w:r>
      <w:r w:rsidR="00B71D51" w:rsidRPr="00BB2585">
        <w:rPr>
          <w:rFonts w:ascii="Arial" w:hAnsi="Arial" w:cs="Arial"/>
          <w:sz w:val="24"/>
          <w:szCs w:val="24"/>
        </w:rPr>
        <w:t xml:space="preserve"> interpessoal</w:t>
      </w:r>
      <w:r w:rsidRPr="00BB2585">
        <w:rPr>
          <w:rFonts w:ascii="Arial" w:hAnsi="Arial" w:cs="Arial"/>
          <w:sz w:val="24"/>
          <w:szCs w:val="24"/>
        </w:rPr>
        <w:t xml:space="preserve">, o </w:t>
      </w:r>
      <w:proofErr w:type="spellStart"/>
      <w:r w:rsidRPr="00BB2585">
        <w:rPr>
          <w:rFonts w:ascii="Arial" w:hAnsi="Arial" w:cs="Arial"/>
          <w:sz w:val="24"/>
          <w:szCs w:val="24"/>
        </w:rPr>
        <w:t>burnout</w:t>
      </w:r>
      <w:proofErr w:type="spellEnd"/>
      <w:r w:rsidRPr="00BB2585">
        <w:rPr>
          <w:rFonts w:ascii="Arial" w:hAnsi="Arial" w:cs="Arial"/>
          <w:sz w:val="24"/>
          <w:szCs w:val="24"/>
        </w:rPr>
        <w:t xml:space="preserve"> e a moderação da instabilidade nessas relações.</w:t>
      </w:r>
      <w:r w:rsidR="009A4D1B" w:rsidRPr="00BB2585">
        <w:rPr>
          <w:rFonts w:ascii="Arial" w:hAnsi="Arial" w:cs="Arial"/>
          <w:sz w:val="24"/>
          <w:szCs w:val="24"/>
        </w:rPr>
        <w:t xml:space="preserve"> A </w:t>
      </w:r>
      <w:r w:rsidR="005917C6" w:rsidRPr="00BB2585">
        <w:rPr>
          <w:rFonts w:ascii="Arial" w:hAnsi="Arial" w:cs="Arial"/>
          <w:sz w:val="24"/>
          <w:szCs w:val="24"/>
        </w:rPr>
        <w:t>adaptação interpessoal</w:t>
      </w:r>
      <w:r w:rsidR="009A4D1B" w:rsidRPr="00BB2585">
        <w:rPr>
          <w:rFonts w:ascii="Arial" w:hAnsi="Arial" w:cs="Arial"/>
          <w:sz w:val="24"/>
          <w:szCs w:val="24"/>
        </w:rPr>
        <w:t xml:space="preserve"> tem um efeito fraco e negativo na exaustão</w:t>
      </w:r>
      <w:r w:rsidR="005917C6" w:rsidRPr="00BB2585">
        <w:rPr>
          <w:rFonts w:ascii="Arial" w:hAnsi="Arial" w:cs="Arial"/>
          <w:sz w:val="24"/>
          <w:szCs w:val="24"/>
        </w:rPr>
        <w:t xml:space="preserve"> </w:t>
      </w:r>
      <w:r w:rsidR="005917C6" w:rsidRPr="00BB2585">
        <w:rPr>
          <w:rFonts w:ascii="Arial" w:hAnsi="Arial" w:cs="Arial"/>
          <w:bCs/>
          <w:iCs/>
          <w:sz w:val="24"/>
          <w:szCs w:val="24"/>
        </w:rPr>
        <w:t>(β=-0.188)</w:t>
      </w:r>
      <w:r w:rsidR="009A4D1B" w:rsidRPr="00BB2585">
        <w:rPr>
          <w:rFonts w:ascii="Arial" w:hAnsi="Arial" w:cs="Arial"/>
          <w:sz w:val="24"/>
          <w:szCs w:val="24"/>
        </w:rPr>
        <w:t xml:space="preserve"> e no cinismo</w:t>
      </w:r>
      <w:r w:rsidR="005917C6" w:rsidRPr="00BB2585">
        <w:rPr>
          <w:rFonts w:ascii="Arial" w:hAnsi="Arial" w:cs="Arial"/>
          <w:sz w:val="24"/>
          <w:szCs w:val="24"/>
        </w:rPr>
        <w:t xml:space="preserve"> </w:t>
      </w:r>
      <w:r w:rsidR="005917C6" w:rsidRPr="00BB2585">
        <w:rPr>
          <w:rFonts w:ascii="Arial" w:hAnsi="Arial" w:cs="Arial"/>
          <w:bCs/>
          <w:iCs/>
          <w:sz w:val="24"/>
          <w:szCs w:val="24"/>
        </w:rPr>
        <w:t>(β=-0.218)</w:t>
      </w:r>
      <w:r w:rsidR="009A4D1B" w:rsidRPr="00BB2585">
        <w:rPr>
          <w:rFonts w:ascii="Arial" w:hAnsi="Arial" w:cs="Arial"/>
          <w:sz w:val="24"/>
          <w:szCs w:val="24"/>
        </w:rPr>
        <w:t>. Já na eficácia tem um efeito moderado e positivo</w:t>
      </w:r>
      <w:r w:rsidR="00A74B44" w:rsidRPr="00BB2585">
        <w:rPr>
          <w:rFonts w:ascii="Arial" w:hAnsi="Arial" w:cs="Arial"/>
          <w:sz w:val="24"/>
          <w:szCs w:val="24"/>
        </w:rPr>
        <w:t xml:space="preserve"> </w:t>
      </w:r>
      <w:r w:rsidR="00A74B44" w:rsidRPr="00BB2585">
        <w:rPr>
          <w:rFonts w:ascii="Arial" w:hAnsi="Arial" w:cs="Arial"/>
          <w:bCs/>
          <w:iCs/>
          <w:sz w:val="24"/>
          <w:szCs w:val="24"/>
        </w:rPr>
        <w:t>(β=0.407)</w:t>
      </w:r>
      <w:r w:rsidR="009A4D1B" w:rsidRPr="00BB2585">
        <w:rPr>
          <w:rFonts w:ascii="Arial" w:hAnsi="Arial" w:cs="Arial"/>
          <w:sz w:val="24"/>
          <w:szCs w:val="24"/>
        </w:rPr>
        <w:t>.</w:t>
      </w:r>
      <w:r w:rsidR="00A74B44" w:rsidRPr="00BB2585">
        <w:rPr>
          <w:rFonts w:ascii="Arial" w:hAnsi="Arial" w:cs="Arial"/>
          <w:sz w:val="24"/>
          <w:szCs w:val="24"/>
        </w:rPr>
        <w:t xml:space="preserve"> Com isso as hipóteses H2.5a, H2.5b e H2.5c foram aceit</w:t>
      </w:r>
      <w:r w:rsidR="00282960" w:rsidRPr="00BB2585">
        <w:rPr>
          <w:rFonts w:ascii="Arial" w:hAnsi="Arial" w:cs="Arial"/>
          <w:sz w:val="24"/>
          <w:szCs w:val="24"/>
        </w:rPr>
        <w:t>a</w:t>
      </w:r>
      <w:r w:rsidR="00A74B44" w:rsidRPr="00BB2585">
        <w:rPr>
          <w:rFonts w:ascii="Arial" w:hAnsi="Arial" w:cs="Arial"/>
          <w:sz w:val="24"/>
          <w:szCs w:val="24"/>
        </w:rPr>
        <w:t xml:space="preserve">s. </w:t>
      </w:r>
    </w:p>
    <w:p w14:paraId="479158B4" w14:textId="3C7FFE17" w:rsidR="00FF05E3" w:rsidRPr="00287CAD" w:rsidRDefault="00282960" w:rsidP="00AE73DB">
      <w:pPr>
        <w:spacing w:line="360" w:lineRule="auto"/>
        <w:ind w:firstLine="720"/>
        <w:rPr>
          <w:rStyle w:val="tlid-translation"/>
          <w:rFonts w:ascii="Arial" w:hAnsi="Arial" w:cs="Arial"/>
          <w:noProof/>
          <w:sz w:val="24"/>
          <w:szCs w:val="24"/>
        </w:rPr>
      </w:pPr>
      <w:r w:rsidRPr="00BB2585">
        <w:rPr>
          <w:rFonts w:ascii="Arial" w:hAnsi="Arial" w:cs="Arial"/>
          <w:sz w:val="24"/>
          <w:szCs w:val="24"/>
        </w:rPr>
        <w:t>Todas as hipóteses que verificavam a moderação da instabilidade da equipe e da tarefa nas três dimensões d</w:t>
      </w:r>
      <w:r w:rsidR="00D40965" w:rsidRPr="00BB2585">
        <w:rPr>
          <w:rFonts w:ascii="Arial" w:hAnsi="Arial" w:cs="Arial"/>
          <w:sz w:val="24"/>
          <w:szCs w:val="24"/>
        </w:rPr>
        <w:t xml:space="preserve">o </w:t>
      </w:r>
      <w:proofErr w:type="spellStart"/>
      <w:r w:rsidR="00D40965" w:rsidRPr="00BB2585">
        <w:rPr>
          <w:rFonts w:ascii="Arial" w:hAnsi="Arial" w:cs="Arial"/>
          <w:sz w:val="24"/>
          <w:szCs w:val="24"/>
        </w:rPr>
        <w:t>burnout</w:t>
      </w:r>
      <w:proofErr w:type="spellEnd"/>
      <w:r w:rsidR="00D40965" w:rsidRPr="00BB2585">
        <w:rPr>
          <w:rFonts w:ascii="Arial" w:hAnsi="Arial" w:cs="Arial"/>
          <w:sz w:val="24"/>
          <w:szCs w:val="24"/>
        </w:rPr>
        <w:t xml:space="preserve"> foram rejeitadas. </w:t>
      </w:r>
      <w:r w:rsidR="00D40965" w:rsidRPr="00287CAD">
        <w:rPr>
          <w:rFonts w:ascii="Arial" w:hAnsi="Arial" w:cs="Arial"/>
          <w:sz w:val="24"/>
          <w:szCs w:val="24"/>
        </w:rPr>
        <w:t>A</w:t>
      </w:r>
      <w:r w:rsidRPr="00287CAD">
        <w:rPr>
          <w:rFonts w:ascii="Arial" w:hAnsi="Arial" w:cs="Arial"/>
          <w:sz w:val="24"/>
          <w:szCs w:val="24"/>
        </w:rPr>
        <w:t xml:space="preserve"> </w:t>
      </w:r>
      <w:r w:rsidR="007278EC" w:rsidRPr="00442C35">
        <w:rPr>
          <w:rFonts w:ascii="Arial" w:hAnsi="Arial" w:cs="Arial"/>
          <w:bCs/>
          <w:sz w:val="24"/>
          <w:szCs w:val="24"/>
        </w:rPr>
        <w:fldChar w:fldCharType="begin"/>
      </w:r>
      <w:r w:rsidR="007278EC" w:rsidRPr="00442C35">
        <w:rPr>
          <w:rFonts w:ascii="Arial" w:hAnsi="Arial" w:cs="Arial"/>
          <w:bCs/>
          <w:sz w:val="24"/>
          <w:szCs w:val="24"/>
        </w:rPr>
        <w:instrText xml:space="preserve"> REF _Ref31794813 \h  \* MERGEFORMAT </w:instrText>
      </w:r>
      <w:r w:rsidR="007278EC" w:rsidRPr="00442C35">
        <w:rPr>
          <w:rFonts w:ascii="Arial" w:hAnsi="Arial" w:cs="Arial"/>
          <w:bCs/>
          <w:sz w:val="24"/>
          <w:szCs w:val="24"/>
        </w:rPr>
      </w:r>
      <w:r w:rsidR="007278EC" w:rsidRPr="00442C35">
        <w:rPr>
          <w:rFonts w:ascii="Arial" w:hAnsi="Arial" w:cs="Arial"/>
          <w:bCs/>
          <w:sz w:val="24"/>
          <w:szCs w:val="24"/>
        </w:rPr>
        <w:fldChar w:fldCharType="separate"/>
      </w:r>
      <w:r w:rsidR="00AE73DB" w:rsidRPr="00442C35">
        <w:rPr>
          <w:rFonts w:ascii="Arial" w:hAnsi="Arial" w:cs="Arial"/>
          <w:sz w:val="24"/>
          <w:szCs w:val="24"/>
        </w:rPr>
        <w:t>Figura</w:t>
      </w:r>
      <w:r w:rsidR="00AE73DB" w:rsidRPr="00442C35">
        <w:rPr>
          <w:rFonts w:ascii="Arial" w:hAnsi="Arial" w:cs="Arial"/>
          <w:noProof/>
          <w:sz w:val="24"/>
          <w:szCs w:val="24"/>
        </w:rPr>
        <w:t xml:space="preserve"> 22</w:t>
      </w:r>
      <w:r w:rsidR="007278EC" w:rsidRPr="00442C35">
        <w:rPr>
          <w:rFonts w:ascii="Arial" w:hAnsi="Arial" w:cs="Arial"/>
          <w:bCs/>
          <w:sz w:val="24"/>
          <w:szCs w:val="24"/>
        </w:rPr>
        <w:fldChar w:fldCharType="end"/>
      </w:r>
      <w:r w:rsidR="007278EC" w:rsidRPr="00BB2585">
        <w:rPr>
          <w:rFonts w:ascii="Arial" w:hAnsi="Arial" w:cs="Arial"/>
          <w:bCs/>
          <w:sz w:val="24"/>
          <w:szCs w:val="24"/>
        </w:rPr>
        <w:t xml:space="preserve"> apresenta a sumarização das hipóteses que foram aceitas na </w:t>
      </w:r>
      <w:r w:rsidR="007278EC" w:rsidRPr="00BB2585">
        <w:rPr>
          <w:rFonts w:ascii="Arial" w:hAnsi="Arial" w:cs="Arial"/>
          <w:bCs/>
          <w:sz w:val="24"/>
          <w:szCs w:val="24"/>
        </w:rPr>
        <w:fldChar w:fldCharType="begin"/>
      </w:r>
      <w:r w:rsidR="007278EC" w:rsidRPr="00BB2585">
        <w:rPr>
          <w:rFonts w:ascii="Arial" w:hAnsi="Arial" w:cs="Arial"/>
          <w:bCs/>
          <w:sz w:val="24"/>
          <w:szCs w:val="24"/>
        </w:rPr>
        <w:instrText xml:space="preserve"> REF _Ref31794834 \h  \* MERGEFORMAT </w:instrText>
      </w:r>
      <w:r w:rsidR="007278EC" w:rsidRPr="00BB2585">
        <w:rPr>
          <w:rFonts w:ascii="Arial" w:hAnsi="Arial" w:cs="Arial"/>
          <w:bCs/>
          <w:sz w:val="24"/>
          <w:szCs w:val="24"/>
        </w:rPr>
      </w:r>
      <w:r w:rsidR="007278EC" w:rsidRPr="00BB2585">
        <w:rPr>
          <w:rFonts w:ascii="Arial" w:hAnsi="Arial" w:cs="Arial"/>
          <w:bCs/>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37</w:t>
      </w:r>
      <w:r w:rsidR="007278EC" w:rsidRPr="00BB2585">
        <w:rPr>
          <w:rFonts w:ascii="Arial" w:hAnsi="Arial" w:cs="Arial"/>
          <w:bCs/>
          <w:sz w:val="24"/>
          <w:szCs w:val="24"/>
        </w:rPr>
        <w:fldChar w:fldCharType="end"/>
      </w:r>
      <w:r w:rsidR="007278EC" w:rsidRPr="00BB2585">
        <w:rPr>
          <w:rFonts w:ascii="Arial" w:hAnsi="Arial" w:cs="Arial"/>
          <w:bCs/>
          <w:sz w:val="24"/>
          <w:szCs w:val="24"/>
        </w:rPr>
        <w:t>.</w:t>
      </w:r>
    </w:p>
    <w:p w14:paraId="32741A25" w14:textId="690499AF" w:rsidR="008B5209" w:rsidRDefault="008B5209" w:rsidP="005341E7">
      <w:pPr>
        <w:spacing w:line="360" w:lineRule="auto"/>
        <w:rPr>
          <w:rFonts w:ascii="Arial" w:hAnsi="Arial" w:cs="Arial"/>
          <w:sz w:val="24"/>
          <w:szCs w:val="24"/>
        </w:rPr>
      </w:pPr>
      <w:r w:rsidRPr="00BB2585">
        <w:rPr>
          <w:rFonts w:ascii="Arial" w:hAnsi="Arial" w:cs="Arial"/>
          <w:sz w:val="24"/>
          <w:szCs w:val="24"/>
        </w:rPr>
        <w:tab/>
        <w:t>Es</w:t>
      </w:r>
      <w:r w:rsidR="00774F0F">
        <w:rPr>
          <w:rFonts w:ascii="Arial" w:hAnsi="Arial" w:cs="Arial"/>
          <w:sz w:val="24"/>
          <w:szCs w:val="24"/>
        </w:rPr>
        <w:t>s</w:t>
      </w:r>
      <w:r w:rsidRPr="00BB2585">
        <w:rPr>
          <w:rFonts w:ascii="Arial" w:hAnsi="Arial" w:cs="Arial"/>
          <w:sz w:val="24"/>
          <w:szCs w:val="24"/>
        </w:rPr>
        <w:t xml:space="preserve">es resultados apresentam que a adaptabilidade ao interpessoal auxilia na diminuição do </w:t>
      </w:r>
      <w:proofErr w:type="spellStart"/>
      <w:r w:rsidRPr="00BB2585">
        <w:rPr>
          <w:rFonts w:ascii="Arial" w:hAnsi="Arial" w:cs="Arial"/>
          <w:sz w:val="24"/>
          <w:szCs w:val="24"/>
        </w:rPr>
        <w:t>burnout</w:t>
      </w:r>
      <w:proofErr w:type="spellEnd"/>
      <w:r w:rsidRPr="00BB2585">
        <w:rPr>
          <w:rFonts w:ascii="Arial" w:hAnsi="Arial" w:cs="Arial"/>
          <w:sz w:val="24"/>
          <w:szCs w:val="24"/>
        </w:rPr>
        <w:t xml:space="preserve"> dos indivíduos na Engenharia de Software. Novamente, diferente da teoria proposta por </w:t>
      </w:r>
      <w:r w:rsidRPr="00BB2585">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BB2585">
        <w:rPr>
          <w:rFonts w:ascii="Arial" w:hAnsi="Arial" w:cs="Arial"/>
          <w:sz w:val="24"/>
          <w:szCs w:val="24"/>
        </w:rPr>
        <w:fldChar w:fldCharType="separate"/>
      </w:r>
      <w:r w:rsidRPr="00BB2585">
        <w:rPr>
          <w:rFonts w:ascii="Arial" w:hAnsi="Arial" w:cs="Arial"/>
          <w:noProof/>
          <w:sz w:val="24"/>
          <w:szCs w:val="24"/>
        </w:rPr>
        <w:t xml:space="preserve">Ployhart </w:t>
      </w:r>
      <w:r w:rsidRPr="00BB2585">
        <w:rPr>
          <w:rFonts w:ascii="Arial" w:hAnsi="Arial" w:cs="Arial"/>
          <w:i/>
          <w:noProof/>
          <w:sz w:val="24"/>
          <w:szCs w:val="24"/>
        </w:rPr>
        <w:t>et al.</w:t>
      </w:r>
      <w:r w:rsidRPr="00BB2585">
        <w:rPr>
          <w:rFonts w:ascii="Arial" w:hAnsi="Arial" w:cs="Arial"/>
          <w:noProof/>
          <w:sz w:val="24"/>
          <w:szCs w:val="24"/>
        </w:rPr>
        <w:t xml:space="preserve"> (2006)</w:t>
      </w:r>
      <w:r w:rsidRPr="00BB2585">
        <w:rPr>
          <w:rFonts w:ascii="Arial" w:hAnsi="Arial" w:cs="Arial"/>
          <w:sz w:val="24"/>
          <w:szCs w:val="24"/>
        </w:rPr>
        <w:fldChar w:fldCharType="end"/>
      </w:r>
      <w:r w:rsidRPr="00BB2585">
        <w:rPr>
          <w:rFonts w:ascii="Arial" w:hAnsi="Arial" w:cs="Arial"/>
          <w:sz w:val="24"/>
          <w:szCs w:val="24"/>
        </w:rPr>
        <w:t xml:space="preserve"> não foram encontradas evidência de que a instabilidade, seja ela da tarefa ou da equipe possam moderar as relações entre a adaptabilidade individual relacionada ao interpessoal e as dimensões do </w:t>
      </w:r>
      <w:proofErr w:type="spellStart"/>
      <w:r w:rsidRPr="00BB2585">
        <w:rPr>
          <w:rFonts w:ascii="Arial" w:hAnsi="Arial" w:cs="Arial"/>
          <w:sz w:val="24"/>
          <w:szCs w:val="24"/>
        </w:rPr>
        <w:t>burnout</w:t>
      </w:r>
      <w:proofErr w:type="spellEnd"/>
      <w:r w:rsidRPr="00BB2585">
        <w:rPr>
          <w:rFonts w:ascii="Arial" w:hAnsi="Arial" w:cs="Arial"/>
          <w:sz w:val="24"/>
          <w:szCs w:val="24"/>
        </w:rPr>
        <w:t xml:space="preserve">. </w:t>
      </w:r>
    </w:p>
    <w:p w14:paraId="33489085" w14:textId="4CBEBF85" w:rsidR="000E707A" w:rsidRDefault="007E44CC" w:rsidP="005341E7">
      <w:pPr>
        <w:spacing w:line="360" w:lineRule="auto"/>
        <w:rPr>
          <w:rFonts w:ascii="Arial" w:hAnsi="Arial" w:cs="Arial"/>
          <w:sz w:val="24"/>
          <w:szCs w:val="24"/>
        </w:rPr>
      </w:pPr>
      <w:r>
        <w:rPr>
          <w:rFonts w:ascii="Arial" w:hAnsi="Arial" w:cs="Arial"/>
          <w:sz w:val="24"/>
          <w:szCs w:val="24"/>
        </w:rPr>
        <w:tab/>
        <w:t>A partir des</w:t>
      </w:r>
      <w:r w:rsidR="002B69FF">
        <w:rPr>
          <w:rFonts w:ascii="Arial" w:hAnsi="Arial" w:cs="Arial"/>
          <w:sz w:val="24"/>
          <w:szCs w:val="24"/>
        </w:rPr>
        <w:t>s</w:t>
      </w:r>
      <w:r>
        <w:rPr>
          <w:rFonts w:ascii="Arial" w:hAnsi="Arial" w:cs="Arial"/>
          <w:sz w:val="24"/>
          <w:szCs w:val="24"/>
        </w:rPr>
        <w:t xml:space="preserve">a última relação, pode se observar também que a dimensão da eficácia é a mais afetada </w:t>
      </w:r>
      <w:r w:rsidR="00DD7642">
        <w:rPr>
          <w:rFonts w:ascii="Arial" w:hAnsi="Arial" w:cs="Arial"/>
          <w:sz w:val="24"/>
          <w:szCs w:val="24"/>
        </w:rPr>
        <w:t>por todas as dimensões da adaptabilidade individual.</w:t>
      </w:r>
      <w:r w:rsidR="0024136F">
        <w:rPr>
          <w:rFonts w:ascii="Arial" w:hAnsi="Arial" w:cs="Arial"/>
          <w:sz w:val="24"/>
          <w:szCs w:val="24"/>
        </w:rPr>
        <w:t xml:space="preserve"> O menor valor encontrado foi 0.407 na relação interpessoal e o maior valor foi 0.</w:t>
      </w:r>
      <w:r w:rsidR="0027260E">
        <w:rPr>
          <w:rFonts w:ascii="Arial" w:hAnsi="Arial" w:cs="Arial"/>
          <w:sz w:val="24"/>
          <w:szCs w:val="24"/>
        </w:rPr>
        <w:t>689</w:t>
      </w:r>
      <w:r w:rsidR="0024136F">
        <w:rPr>
          <w:rFonts w:ascii="Arial" w:hAnsi="Arial" w:cs="Arial"/>
          <w:sz w:val="24"/>
          <w:szCs w:val="24"/>
        </w:rPr>
        <w:t xml:space="preserve"> na dimensão </w:t>
      </w:r>
      <w:r w:rsidR="0027260E">
        <w:rPr>
          <w:rFonts w:ascii="Arial" w:hAnsi="Arial" w:cs="Arial"/>
          <w:sz w:val="24"/>
          <w:szCs w:val="24"/>
        </w:rPr>
        <w:t xml:space="preserve">de lidar com emergência e crise. </w:t>
      </w:r>
      <w:r w:rsidR="00D50100">
        <w:rPr>
          <w:rFonts w:ascii="Arial" w:hAnsi="Arial" w:cs="Arial"/>
          <w:sz w:val="24"/>
          <w:szCs w:val="24"/>
        </w:rPr>
        <w:t>Es</w:t>
      </w:r>
      <w:r w:rsidR="006E3255">
        <w:rPr>
          <w:rFonts w:ascii="Arial" w:hAnsi="Arial" w:cs="Arial"/>
          <w:sz w:val="24"/>
          <w:szCs w:val="24"/>
        </w:rPr>
        <w:t>s</w:t>
      </w:r>
      <w:r w:rsidR="00D50100">
        <w:rPr>
          <w:rFonts w:ascii="Arial" w:hAnsi="Arial" w:cs="Arial"/>
          <w:sz w:val="24"/>
          <w:szCs w:val="24"/>
        </w:rPr>
        <w:t xml:space="preserve">e ponto é interessante, pois de fato a adaptabilidade individual nesta pesquisa envolve </w:t>
      </w:r>
      <w:r w:rsidR="00503912">
        <w:rPr>
          <w:rFonts w:ascii="Arial" w:hAnsi="Arial" w:cs="Arial"/>
          <w:sz w:val="24"/>
          <w:szCs w:val="24"/>
        </w:rPr>
        <w:t>investiga</w:t>
      </w:r>
      <w:r w:rsidR="00D50100">
        <w:rPr>
          <w:rFonts w:ascii="Arial" w:hAnsi="Arial" w:cs="Arial"/>
          <w:sz w:val="24"/>
          <w:szCs w:val="24"/>
        </w:rPr>
        <w:t xml:space="preserve">r </w:t>
      </w:r>
      <w:r w:rsidR="008B2BF5">
        <w:rPr>
          <w:rFonts w:ascii="Arial" w:hAnsi="Arial" w:cs="Arial"/>
          <w:sz w:val="24"/>
          <w:szCs w:val="24"/>
        </w:rPr>
        <w:t xml:space="preserve">a percepção do </w:t>
      </w:r>
      <w:r w:rsidR="00952FED">
        <w:rPr>
          <w:rFonts w:ascii="Arial" w:hAnsi="Arial" w:cs="Arial"/>
          <w:sz w:val="24"/>
          <w:szCs w:val="24"/>
        </w:rPr>
        <w:t>indivíduo</w:t>
      </w:r>
      <w:r w:rsidR="008B2BF5">
        <w:rPr>
          <w:rFonts w:ascii="Arial" w:hAnsi="Arial" w:cs="Arial"/>
          <w:sz w:val="24"/>
          <w:szCs w:val="24"/>
        </w:rPr>
        <w:t xml:space="preserve"> quanto a sua capacidade de se adaptar a situações para realizar as atividades requeridas </w:t>
      </w:r>
      <w:r w:rsidR="00503912">
        <w:rPr>
          <w:rFonts w:ascii="Arial" w:hAnsi="Arial" w:cs="Arial"/>
          <w:sz w:val="24"/>
          <w:szCs w:val="24"/>
        </w:rPr>
        <w:t xml:space="preserve">de maneira adequada. Já a eficácia </w:t>
      </w:r>
      <w:r w:rsidR="00D33694">
        <w:rPr>
          <w:rFonts w:ascii="Arial" w:hAnsi="Arial" w:cs="Arial"/>
          <w:sz w:val="24"/>
          <w:szCs w:val="24"/>
        </w:rPr>
        <w:t>é a percepção que o indiv</w:t>
      </w:r>
      <w:r w:rsidR="006E3255">
        <w:rPr>
          <w:rFonts w:ascii="Arial" w:hAnsi="Arial" w:cs="Arial"/>
          <w:sz w:val="24"/>
          <w:szCs w:val="24"/>
        </w:rPr>
        <w:t>í</w:t>
      </w:r>
      <w:r w:rsidR="00D33694">
        <w:rPr>
          <w:rFonts w:ascii="Arial" w:hAnsi="Arial" w:cs="Arial"/>
          <w:sz w:val="24"/>
          <w:szCs w:val="24"/>
        </w:rPr>
        <w:t>duo tem sobre a capacidade dele de realizar o seu trabalho</w:t>
      </w:r>
      <w:r w:rsidR="00F9789C">
        <w:rPr>
          <w:rFonts w:ascii="Arial" w:hAnsi="Arial" w:cs="Arial"/>
          <w:sz w:val="24"/>
          <w:szCs w:val="24"/>
        </w:rPr>
        <w:t xml:space="preserve">, o se sentir incompetente em realizar seu trabalho. </w:t>
      </w:r>
    </w:p>
    <w:p w14:paraId="212CBBD7" w14:textId="77777777" w:rsidR="00C0526E" w:rsidRDefault="00F9789C" w:rsidP="000E707A">
      <w:pPr>
        <w:spacing w:line="360" w:lineRule="auto"/>
        <w:ind w:firstLine="432"/>
        <w:rPr>
          <w:rFonts w:ascii="Arial" w:hAnsi="Arial" w:cs="Arial"/>
          <w:sz w:val="24"/>
          <w:szCs w:val="24"/>
        </w:rPr>
      </w:pPr>
      <w:r>
        <w:rPr>
          <w:rFonts w:ascii="Arial" w:hAnsi="Arial" w:cs="Arial"/>
          <w:sz w:val="24"/>
          <w:szCs w:val="24"/>
        </w:rPr>
        <w:t xml:space="preserve">Se o </w:t>
      </w:r>
      <w:r w:rsidR="006E3255">
        <w:rPr>
          <w:rFonts w:ascii="Arial" w:hAnsi="Arial" w:cs="Arial"/>
          <w:sz w:val="24"/>
          <w:szCs w:val="24"/>
        </w:rPr>
        <w:t>indivíduo se sente mais capaz</w:t>
      </w:r>
      <w:r w:rsidR="000E707A">
        <w:rPr>
          <w:rFonts w:ascii="Arial" w:hAnsi="Arial" w:cs="Arial"/>
          <w:sz w:val="24"/>
          <w:szCs w:val="24"/>
        </w:rPr>
        <w:t xml:space="preserve"> de se adaptar com facilidade a situações que ocorrem no dia a dia para entregar uma tarefa adequadamente, é esperado que </w:t>
      </w:r>
      <w:r w:rsidR="00E427B5">
        <w:rPr>
          <w:rFonts w:ascii="Arial" w:hAnsi="Arial" w:cs="Arial"/>
          <w:sz w:val="24"/>
          <w:szCs w:val="24"/>
        </w:rPr>
        <w:t>ele se sinta menos incompetente em realizar seu trabalho</w:t>
      </w:r>
      <w:r w:rsidR="00EE2FEA">
        <w:rPr>
          <w:rFonts w:ascii="Arial" w:hAnsi="Arial" w:cs="Arial"/>
          <w:sz w:val="24"/>
          <w:szCs w:val="24"/>
        </w:rPr>
        <w:t>. No melhor do nosso conhecimento, esse é o primeiro estudo em qualquer área que observa</w:t>
      </w:r>
      <w:r w:rsidR="00EE1A3F">
        <w:rPr>
          <w:rFonts w:ascii="Arial" w:hAnsi="Arial" w:cs="Arial"/>
          <w:sz w:val="24"/>
          <w:szCs w:val="24"/>
        </w:rPr>
        <w:t xml:space="preserve"> essa relação que apesar de parecer </w:t>
      </w:r>
      <w:r w:rsidR="001540D1">
        <w:rPr>
          <w:rFonts w:ascii="Arial" w:hAnsi="Arial" w:cs="Arial"/>
          <w:sz w:val="24"/>
          <w:szCs w:val="24"/>
        </w:rPr>
        <w:t>ó</w:t>
      </w:r>
      <w:r w:rsidR="00EE1A3F">
        <w:rPr>
          <w:rFonts w:ascii="Arial" w:hAnsi="Arial" w:cs="Arial"/>
          <w:sz w:val="24"/>
          <w:szCs w:val="24"/>
        </w:rPr>
        <w:t>bvia, é importante.</w:t>
      </w:r>
      <w:r w:rsidR="00B91F97">
        <w:rPr>
          <w:rFonts w:ascii="Arial" w:hAnsi="Arial" w:cs="Arial"/>
          <w:sz w:val="24"/>
          <w:szCs w:val="24"/>
        </w:rPr>
        <w:t xml:space="preserve"> </w:t>
      </w:r>
    </w:p>
    <w:p w14:paraId="31098AB4" w14:textId="3C728FDD" w:rsidR="007E44CC" w:rsidRPr="00BB2585" w:rsidRDefault="00B91F97" w:rsidP="000E707A">
      <w:pPr>
        <w:spacing w:line="360" w:lineRule="auto"/>
        <w:ind w:firstLine="432"/>
        <w:rPr>
          <w:rFonts w:ascii="Arial" w:hAnsi="Arial" w:cs="Arial"/>
          <w:sz w:val="24"/>
          <w:szCs w:val="24"/>
        </w:rPr>
      </w:pPr>
      <w:r>
        <w:rPr>
          <w:rFonts w:ascii="Arial" w:hAnsi="Arial" w:cs="Arial"/>
          <w:sz w:val="24"/>
          <w:szCs w:val="24"/>
        </w:rPr>
        <w:t xml:space="preserve">Investigar </w:t>
      </w:r>
      <w:r w:rsidR="006D0EEE">
        <w:rPr>
          <w:rFonts w:ascii="Arial" w:hAnsi="Arial" w:cs="Arial"/>
          <w:sz w:val="24"/>
          <w:szCs w:val="24"/>
        </w:rPr>
        <w:t>em quais áreas</w:t>
      </w:r>
      <w:r>
        <w:rPr>
          <w:rFonts w:ascii="Arial" w:hAnsi="Arial" w:cs="Arial"/>
          <w:sz w:val="24"/>
          <w:szCs w:val="24"/>
        </w:rPr>
        <w:t xml:space="preserve"> esse resultado </w:t>
      </w:r>
      <w:r w:rsidR="00CB0454">
        <w:rPr>
          <w:rFonts w:ascii="Arial" w:hAnsi="Arial" w:cs="Arial"/>
          <w:sz w:val="24"/>
          <w:szCs w:val="24"/>
        </w:rPr>
        <w:t>pode ser s</w:t>
      </w:r>
      <w:r>
        <w:rPr>
          <w:rFonts w:ascii="Arial" w:hAnsi="Arial" w:cs="Arial"/>
          <w:sz w:val="24"/>
          <w:szCs w:val="24"/>
        </w:rPr>
        <w:t xml:space="preserve">emelhante pode trazer ganhos significativos para as vidas das pessoas, </w:t>
      </w:r>
      <w:r w:rsidR="00C0526E">
        <w:rPr>
          <w:rFonts w:ascii="Arial" w:hAnsi="Arial" w:cs="Arial"/>
          <w:sz w:val="24"/>
          <w:szCs w:val="24"/>
        </w:rPr>
        <w:t>pois, pode</w:t>
      </w:r>
      <w:r w:rsidR="006D0EEE">
        <w:rPr>
          <w:rFonts w:ascii="Arial" w:hAnsi="Arial" w:cs="Arial"/>
          <w:sz w:val="24"/>
          <w:szCs w:val="24"/>
        </w:rPr>
        <w:t xml:space="preserve"> se incentivar o desenvolvimento da adap</w:t>
      </w:r>
      <w:r w:rsidR="004062A5">
        <w:rPr>
          <w:rFonts w:ascii="Arial" w:hAnsi="Arial" w:cs="Arial"/>
          <w:sz w:val="24"/>
          <w:szCs w:val="24"/>
        </w:rPr>
        <w:t xml:space="preserve">tabilidade buscando ter menores problemas com o </w:t>
      </w:r>
      <w:proofErr w:type="spellStart"/>
      <w:r w:rsidR="004062A5">
        <w:rPr>
          <w:rFonts w:ascii="Arial" w:hAnsi="Arial" w:cs="Arial"/>
          <w:sz w:val="24"/>
          <w:szCs w:val="24"/>
        </w:rPr>
        <w:t>burnout</w:t>
      </w:r>
      <w:proofErr w:type="spellEnd"/>
      <w:r w:rsidR="00952FED">
        <w:rPr>
          <w:rFonts w:ascii="Arial" w:hAnsi="Arial" w:cs="Arial"/>
          <w:sz w:val="24"/>
          <w:szCs w:val="24"/>
        </w:rPr>
        <w:t>, em especial</w:t>
      </w:r>
      <w:r w:rsidR="008E47CF">
        <w:rPr>
          <w:rFonts w:ascii="Arial" w:hAnsi="Arial" w:cs="Arial"/>
          <w:sz w:val="24"/>
          <w:szCs w:val="24"/>
        </w:rPr>
        <w:t>, a eficácia</w:t>
      </w:r>
      <w:r w:rsidR="004062A5">
        <w:rPr>
          <w:rFonts w:ascii="Arial" w:hAnsi="Arial" w:cs="Arial"/>
          <w:sz w:val="24"/>
          <w:szCs w:val="24"/>
        </w:rPr>
        <w:t>.</w:t>
      </w:r>
    </w:p>
    <w:p w14:paraId="3037AA0B" w14:textId="65C5690B" w:rsidR="00774A5F" w:rsidRPr="00BB2585" w:rsidRDefault="008B5209" w:rsidP="00774A5F">
      <w:pPr>
        <w:pStyle w:val="PhD-Title2"/>
      </w:pPr>
      <w:r w:rsidRPr="00BB2585">
        <w:lastRenderedPageBreak/>
        <w:tab/>
      </w:r>
      <w:bookmarkStart w:id="297" w:name="_Toc42242474"/>
      <w:r w:rsidR="00774A5F">
        <w:t xml:space="preserve">RESUMO DO </w:t>
      </w:r>
      <w:r w:rsidR="00D42058">
        <w:t>CAPÍTULO E REFLEXOES</w:t>
      </w:r>
      <w:bookmarkEnd w:id="297"/>
    </w:p>
    <w:p w14:paraId="2B1BCE71" w14:textId="62834056" w:rsidR="008B5209" w:rsidRPr="00BB2585" w:rsidRDefault="008B5209" w:rsidP="005341E7">
      <w:pPr>
        <w:spacing w:line="360" w:lineRule="auto"/>
        <w:rPr>
          <w:rFonts w:ascii="Arial" w:hAnsi="Arial" w:cs="Arial"/>
          <w:sz w:val="24"/>
          <w:szCs w:val="24"/>
        </w:rPr>
      </w:pPr>
      <w:r w:rsidRPr="00BB2585">
        <w:rPr>
          <w:rFonts w:ascii="Arial" w:hAnsi="Arial" w:cs="Arial"/>
          <w:sz w:val="24"/>
          <w:szCs w:val="24"/>
        </w:rPr>
        <w:t xml:space="preserve">De maneira geral, os resultados aqui encontrados mostram que apesar da adaptabilidade individual ter impacto </w:t>
      </w:r>
      <w:r w:rsidR="00FB5174" w:rsidRPr="00BB2585">
        <w:rPr>
          <w:rFonts w:ascii="Arial" w:hAnsi="Arial" w:cs="Arial"/>
          <w:sz w:val="24"/>
          <w:szCs w:val="24"/>
        </w:rPr>
        <w:t>em todas as dimensões do</w:t>
      </w:r>
      <w:r w:rsidRPr="00BB2585">
        <w:rPr>
          <w:rFonts w:ascii="Arial" w:hAnsi="Arial" w:cs="Arial"/>
          <w:sz w:val="24"/>
          <w:szCs w:val="24"/>
        </w:rPr>
        <w:t xml:space="preserve"> </w:t>
      </w:r>
      <w:proofErr w:type="spellStart"/>
      <w:r w:rsidRPr="00BB2585">
        <w:rPr>
          <w:rFonts w:ascii="Arial" w:hAnsi="Arial" w:cs="Arial"/>
          <w:sz w:val="24"/>
          <w:szCs w:val="24"/>
        </w:rPr>
        <w:t>burnout</w:t>
      </w:r>
      <w:proofErr w:type="spellEnd"/>
      <w:r w:rsidRPr="00BB2585">
        <w:rPr>
          <w:rFonts w:ascii="Arial" w:hAnsi="Arial" w:cs="Arial"/>
          <w:sz w:val="24"/>
          <w:szCs w:val="24"/>
        </w:rPr>
        <w:t>, seu impacto é maior na dimensão da eficácia, auxiliando aos indivíduos a perceberem seu trabalho de uma maneira melhor</w:t>
      </w:r>
      <w:r w:rsidR="00FB5174" w:rsidRPr="00BB2585">
        <w:rPr>
          <w:rFonts w:ascii="Arial" w:hAnsi="Arial" w:cs="Arial"/>
          <w:sz w:val="24"/>
          <w:szCs w:val="24"/>
        </w:rPr>
        <w:t xml:space="preserve">. </w:t>
      </w:r>
      <w:r w:rsidRPr="00BB2585">
        <w:rPr>
          <w:rFonts w:ascii="Arial" w:hAnsi="Arial" w:cs="Arial"/>
          <w:sz w:val="24"/>
          <w:szCs w:val="24"/>
        </w:rPr>
        <w:t xml:space="preserve"> </w:t>
      </w:r>
    </w:p>
    <w:p w14:paraId="097518F7" w14:textId="62499D0E" w:rsidR="00E90608" w:rsidRDefault="008B5209" w:rsidP="005341E7">
      <w:pPr>
        <w:spacing w:line="360" w:lineRule="auto"/>
        <w:ind w:firstLine="567"/>
        <w:rPr>
          <w:rFonts w:ascii="Arial" w:hAnsi="Arial" w:cs="Arial"/>
          <w:sz w:val="24"/>
          <w:szCs w:val="24"/>
        </w:rPr>
      </w:pPr>
      <w:r w:rsidRPr="00BB2585">
        <w:rPr>
          <w:rFonts w:ascii="Arial" w:hAnsi="Arial" w:cs="Arial"/>
          <w:sz w:val="24"/>
          <w:szCs w:val="24"/>
        </w:rPr>
        <w:t xml:space="preserve">Uma vez que o </w:t>
      </w:r>
      <w:r w:rsidR="00206CB1" w:rsidRPr="00BB2585">
        <w:rPr>
          <w:rFonts w:ascii="Arial" w:hAnsi="Arial" w:cs="Arial"/>
          <w:sz w:val="24"/>
          <w:szCs w:val="24"/>
        </w:rPr>
        <w:t>indivíduo</w:t>
      </w:r>
      <w:r w:rsidRPr="00BB2585">
        <w:rPr>
          <w:rFonts w:ascii="Arial" w:hAnsi="Arial" w:cs="Arial"/>
          <w:sz w:val="24"/>
          <w:szCs w:val="24"/>
        </w:rPr>
        <w:t xml:space="preserve"> consegue observar </w:t>
      </w:r>
      <w:commentRangeStart w:id="298"/>
      <w:r w:rsidRPr="00BB2585">
        <w:rPr>
          <w:rFonts w:ascii="Arial" w:hAnsi="Arial" w:cs="Arial"/>
          <w:sz w:val="24"/>
          <w:szCs w:val="24"/>
        </w:rPr>
        <w:t xml:space="preserve">suas habilidades mais adequadas </w:t>
      </w:r>
      <w:commentRangeEnd w:id="298"/>
      <w:r w:rsidR="00755AF8">
        <w:rPr>
          <w:rStyle w:val="Refdecomentrio"/>
        </w:rPr>
        <w:commentReference w:id="298"/>
      </w:r>
      <w:r w:rsidRPr="00BB2585">
        <w:rPr>
          <w:rFonts w:ascii="Arial" w:hAnsi="Arial" w:cs="Arial"/>
          <w:sz w:val="24"/>
          <w:szCs w:val="24"/>
        </w:rPr>
        <w:t xml:space="preserve">para seu trabalho, visto que ele consegue se adaptar ao que seu trabalho requer, ele tem menos problemas </w:t>
      </w:r>
      <w:del w:id="299" w:author="Microsoft Office User" w:date="2020-09-01T15:28:00Z">
        <w:r w:rsidRPr="00BB2585" w:rsidDel="00755AF8">
          <w:rPr>
            <w:rFonts w:ascii="Arial" w:hAnsi="Arial" w:cs="Arial"/>
            <w:sz w:val="24"/>
            <w:szCs w:val="24"/>
          </w:rPr>
          <w:delText xml:space="preserve">com </w:delText>
        </w:r>
      </w:del>
      <w:r w:rsidR="008F6883" w:rsidRPr="00BB2585">
        <w:rPr>
          <w:rFonts w:ascii="Arial" w:hAnsi="Arial" w:cs="Arial"/>
          <w:sz w:val="24"/>
          <w:szCs w:val="24"/>
        </w:rPr>
        <w:t xml:space="preserve">em se auto avaliar com </w:t>
      </w:r>
      <w:r w:rsidRPr="00BB2585">
        <w:rPr>
          <w:rFonts w:ascii="Arial" w:hAnsi="Arial" w:cs="Arial"/>
          <w:sz w:val="24"/>
          <w:szCs w:val="24"/>
        </w:rPr>
        <w:t>baixa eficácia</w:t>
      </w:r>
      <w:r w:rsidR="004754FB" w:rsidRPr="00BB2585">
        <w:rPr>
          <w:rFonts w:ascii="Arial" w:hAnsi="Arial" w:cs="Arial"/>
          <w:sz w:val="24"/>
          <w:szCs w:val="24"/>
        </w:rPr>
        <w:t xml:space="preserve">, e consequentemente menos problema com o </w:t>
      </w:r>
      <w:proofErr w:type="spellStart"/>
      <w:r w:rsidR="004754FB" w:rsidRPr="00BB2585">
        <w:rPr>
          <w:rFonts w:ascii="Arial" w:hAnsi="Arial" w:cs="Arial"/>
          <w:sz w:val="24"/>
          <w:szCs w:val="24"/>
        </w:rPr>
        <w:t>burnout</w:t>
      </w:r>
      <w:proofErr w:type="spellEnd"/>
      <w:r w:rsidRPr="00BB2585">
        <w:rPr>
          <w:rFonts w:ascii="Arial" w:hAnsi="Arial" w:cs="Arial"/>
          <w:sz w:val="24"/>
          <w:szCs w:val="24"/>
        </w:rPr>
        <w:t xml:space="preserve">. </w:t>
      </w:r>
    </w:p>
    <w:p w14:paraId="007FC10D" w14:textId="046C10B0" w:rsidR="00B05408" w:rsidRPr="00B05408" w:rsidRDefault="00B05408" w:rsidP="00B05408">
      <w:pPr>
        <w:spacing w:line="360" w:lineRule="auto"/>
        <w:ind w:firstLine="720"/>
        <w:rPr>
          <w:rFonts w:ascii="Arial" w:hAnsi="Arial" w:cs="Arial"/>
          <w:bCs/>
          <w:sz w:val="24"/>
          <w:szCs w:val="24"/>
        </w:rPr>
      </w:pPr>
      <w:commentRangeStart w:id="300"/>
      <w:r w:rsidRPr="00BB2585">
        <w:rPr>
          <w:rFonts w:ascii="Arial" w:hAnsi="Arial" w:cs="Arial"/>
          <w:bCs/>
          <w:sz w:val="24"/>
          <w:szCs w:val="24"/>
        </w:rPr>
        <w:t xml:space="preserve">Os resultados encontrados nesta pesquisa apontam que indivíduos com maiores níveis de adaptabilidade individual em todas as dimensões têm maiores níveis de satisfação com o trabalho. Estes resultados são importantes porque apesar da adaptabilidade ser uma característica </w:t>
      </w:r>
      <w:del w:id="301" w:author="Microsoft Office User" w:date="2020-09-01T15:28:00Z">
        <w:r w:rsidRPr="00BB2585" w:rsidDel="00755AF8">
          <w:rPr>
            <w:rFonts w:ascii="Arial" w:hAnsi="Arial" w:cs="Arial"/>
            <w:bCs/>
            <w:sz w:val="24"/>
            <w:szCs w:val="24"/>
          </w:rPr>
          <w:delText xml:space="preserve">do </w:delText>
        </w:r>
      </w:del>
      <w:r w:rsidRPr="00BB2585">
        <w:rPr>
          <w:rFonts w:ascii="Arial" w:hAnsi="Arial" w:cs="Arial"/>
          <w:bCs/>
          <w:sz w:val="24"/>
          <w:szCs w:val="24"/>
        </w:rPr>
        <w:t xml:space="preserve">estável do indivíduo, ela pode ser melhorada durante a vida do mesmo por situações que ocorrem na sua vida, como mudanças de valores e interesses e desenvolvimento de novas habilidades </w:t>
      </w:r>
      <w:r w:rsidRPr="00BB2585">
        <w:rPr>
          <w:rFonts w:ascii="Arial" w:hAnsi="Arial" w:cs="Arial"/>
          <w:bCs/>
          <w:sz w:val="24"/>
          <w:szCs w:val="24"/>
        </w:rPr>
        <w:fldChar w:fldCharType="begin" w:fldLock="1"/>
      </w:r>
      <w:r w:rsidR="00682B4E">
        <w:rPr>
          <w:rFonts w:ascii="Arial" w:hAnsi="Arial" w:cs="Arial"/>
          <w:bCs/>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2006)","plainTextFormattedCitation":"(PLOYHART et al., 2006)","previouslyFormattedCitation":"(PLOYHART et al., 2006)"},"properties":{"noteIndex":0},"schema":"https://github.com/citation-style-language/schema/raw/master/csl-citation.json"}</w:instrText>
      </w:r>
      <w:r w:rsidRPr="00BB2585">
        <w:rPr>
          <w:rFonts w:ascii="Arial" w:hAnsi="Arial" w:cs="Arial"/>
          <w:bCs/>
          <w:sz w:val="24"/>
          <w:szCs w:val="24"/>
        </w:rPr>
        <w:fldChar w:fldCharType="separate"/>
      </w:r>
      <w:r w:rsidR="00E91695" w:rsidRPr="004C09D6">
        <w:rPr>
          <w:rFonts w:ascii="Arial" w:hAnsi="Arial" w:cs="Arial"/>
          <w:bCs/>
          <w:noProof/>
          <w:sz w:val="24"/>
          <w:szCs w:val="24"/>
        </w:rPr>
        <w:t>(PLOYHART et al., 2006)</w:t>
      </w:r>
      <w:r w:rsidRPr="00BB2585">
        <w:rPr>
          <w:rFonts w:ascii="Arial" w:hAnsi="Arial" w:cs="Arial"/>
          <w:bCs/>
          <w:sz w:val="24"/>
          <w:szCs w:val="24"/>
        </w:rPr>
        <w:fldChar w:fldCharType="end"/>
      </w:r>
      <w:r w:rsidRPr="00BB2585">
        <w:rPr>
          <w:rFonts w:ascii="Arial" w:hAnsi="Arial" w:cs="Arial"/>
          <w:bCs/>
          <w:sz w:val="24"/>
          <w:szCs w:val="24"/>
        </w:rPr>
        <w:t xml:space="preserve">. Essas habilidades poderiam ser construídas durante o período de formação técnica do indivíduo, por exemplo. </w:t>
      </w:r>
      <w:r>
        <w:rPr>
          <w:rFonts w:ascii="Arial" w:hAnsi="Arial" w:cs="Arial"/>
          <w:bCs/>
          <w:sz w:val="24"/>
          <w:szCs w:val="24"/>
        </w:rPr>
        <w:t xml:space="preserve">Isso pode auxiliar no aumento da satisfação dos engenheiros de software. </w:t>
      </w:r>
      <w:commentRangeEnd w:id="300"/>
      <w:r w:rsidR="00755AF8">
        <w:rPr>
          <w:rStyle w:val="Refdecomentrio"/>
        </w:rPr>
        <w:commentReference w:id="300"/>
      </w:r>
    </w:p>
    <w:p w14:paraId="77A1D729" w14:textId="0AF4F202" w:rsidR="00021BEB" w:rsidRDefault="00616F46" w:rsidP="0057602E">
      <w:pPr>
        <w:spacing w:after="200" w:line="360" w:lineRule="auto"/>
        <w:rPr>
          <w:rFonts w:ascii="Arial" w:hAnsi="Arial" w:cs="Arial"/>
          <w:sz w:val="24"/>
          <w:szCs w:val="24"/>
        </w:rPr>
      </w:pPr>
      <w:r>
        <w:rPr>
          <w:rFonts w:ascii="Arial" w:hAnsi="Arial" w:cs="Arial"/>
          <w:sz w:val="24"/>
          <w:szCs w:val="24"/>
        </w:rPr>
        <w:tab/>
        <w:t>Os resultados aqui apresentados também levantam questionamentos</w:t>
      </w:r>
      <w:r w:rsidR="006A620A">
        <w:rPr>
          <w:rFonts w:ascii="Arial" w:hAnsi="Arial" w:cs="Arial"/>
          <w:sz w:val="24"/>
          <w:szCs w:val="24"/>
        </w:rPr>
        <w:t xml:space="preserve"> para futuras pe</w:t>
      </w:r>
      <w:r w:rsidR="00BD6B83">
        <w:rPr>
          <w:rFonts w:ascii="Arial" w:hAnsi="Arial" w:cs="Arial"/>
          <w:sz w:val="24"/>
          <w:szCs w:val="24"/>
        </w:rPr>
        <w:t>s</w:t>
      </w:r>
      <w:r w:rsidR="006A620A">
        <w:rPr>
          <w:rFonts w:ascii="Arial" w:hAnsi="Arial" w:cs="Arial"/>
          <w:sz w:val="24"/>
          <w:szCs w:val="24"/>
        </w:rPr>
        <w:t>quisas</w:t>
      </w:r>
      <w:r w:rsidR="00397497">
        <w:rPr>
          <w:rFonts w:ascii="Arial" w:hAnsi="Arial" w:cs="Arial"/>
          <w:sz w:val="24"/>
          <w:szCs w:val="24"/>
        </w:rPr>
        <w:t>:</w:t>
      </w:r>
    </w:p>
    <w:p w14:paraId="3BD81B3E" w14:textId="3BB6EDF1" w:rsidR="00311D64" w:rsidRPr="00913016" w:rsidRDefault="00F14E57" w:rsidP="00913016">
      <w:pPr>
        <w:pStyle w:val="PargrafodaLista"/>
        <w:numPr>
          <w:ilvl w:val="0"/>
          <w:numId w:val="22"/>
        </w:numPr>
        <w:spacing w:after="200" w:line="360" w:lineRule="auto"/>
        <w:ind w:left="851"/>
        <w:rPr>
          <w:rFonts w:ascii="Arial" w:hAnsi="Arial" w:cs="Arial"/>
          <w:sz w:val="24"/>
          <w:szCs w:val="24"/>
        </w:rPr>
      </w:pPr>
      <w:r w:rsidRPr="00913016">
        <w:rPr>
          <w:rFonts w:ascii="Arial" w:hAnsi="Arial" w:cs="Arial"/>
          <w:i/>
          <w:iCs/>
          <w:sz w:val="24"/>
          <w:szCs w:val="24"/>
        </w:rPr>
        <w:t>A</w:t>
      </w:r>
      <w:r w:rsidR="00311D64" w:rsidRPr="00913016">
        <w:rPr>
          <w:rFonts w:ascii="Arial" w:hAnsi="Arial" w:cs="Arial"/>
          <w:i/>
          <w:iCs/>
          <w:sz w:val="24"/>
          <w:szCs w:val="24"/>
        </w:rPr>
        <w:t xml:space="preserve"> intensidade da instabilidade modera as relações de adaptabilidade individual e a satisfação e o </w:t>
      </w:r>
      <w:proofErr w:type="spellStart"/>
      <w:r w:rsidR="00311D64" w:rsidRPr="00913016">
        <w:rPr>
          <w:rFonts w:ascii="Arial" w:hAnsi="Arial" w:cs="Arial"/>
          <w:i/>
          <w:iCs/>
          <w:sz w:val="24"/>
          <w:szCs w:val="24"/>
        </w:rPr>
        <w:t>burnout</w:t>
      </w:r>
      <w:proofErr w:type="spellEnd"/>
      <w:r w:rsidR="00913016" w:rsidRPr="00913016">
        <w:rPr>
          <w:rFonts w:ascii="Arial" w:hAnsi="Arial" w:cs="Arial"/>
          <w:sz w:val="24"/>
          <w:szCs w:val="24"/>
        </w:rPr>
        <w:t>?</w:t>
      </w:r>
    </w:p>
    <w:p w14:paraId="71F4EBB3" w14:textId="10F32C98" w:rsidR="00311D64" w:rsidRDefault="00311D64" w:rsidP="00311D64">
      <w:pPr>
        <w:spacing w:after="200" w:line="360" w:lineRule="auto"/>
        <w:ind w:firstLine="360"/>
        <w:rPr>
          <w:rFonts w:ascii="Arial" w:hAnsi="Arial" w:cs="Arial"/>
          <w:sz w:val="24"/>
          <w:szCs w:val="24"/>
        </w:rPr>
      </w:pPr>
      <w:r>
        <w:rPr>
          <w:rFonts w:ascii="Arial" w:hAnsi="Arial" w:cs="Arial"/>
          <w:sz w:val="24"/>
          <w:szCs w:val="24"/>
        </w:rPr>
        <w:t xml:space="preserve">Este trabalho buscou entender o efeito da frequência da instabilidade em moderar as relações da adaptabilidade individual com a satisfação e com o </w:t>
      </w:r>
      <w:proofErr w:type="spellStart"/>
      <w:r>
        <w:rPr>
          <w:rFonts w:ascii="Arial" w:hAnsi="Arial" w:cs="Arial"/>
          <w:sz w:val="24"/>
          <w:szCs w:val="24"/>
        </w:rPr>
        <w:t>burnout</w:t>
      </w:r>
      <w:proofErr w:type="spellEnd"/>
      <w:r>
        <w:rPr>
          <w:rFonts w:ascii="Arial" w:hAnsi="Arial" w:cs="Arial"/>
          <w:sz w:val="24"/>
          <w:szCs w:val="24"/>
        </w:rPr>
        <w:t>.</w:t>
      </w:r>
      <w:r w:rsidR="0013130B">
        <w:rPr>
          <w:rFonts w:ascii="Arial" w:hAnsi="Arial" w:cs="Arial"/>
          <w:sz w:val="24"/>
          <w:szCs w:val="24"/>
        </w:rPr>
        <w:t xml:space="preserve"> </w:t>
      </w:r>
      <w:r w:rsidR="000B1844">
        <w:rPr>
          <w:rFonts w:ascii="Arial" w:hAnsi="Arial" w:cs="Arial"/>
          <w:sz w:val="24"/>
          <w:szCs w:val="24"/>
        </w:rPr>
        <w:t xml:space="preserve">Mas uma pergunta que surge também é o efeito da intensidade da instabilidade sobre essas relações. Por exemplo, se apenas algo muda </w:t>
      </w:r>
      <w:r w:rsidR="00E63BA0">
        <w:rPr>
          <w:rFonts w:ascii="Arial" w:hAnsi="Arial" w:cs="Arial"/>
          <w:sz w:val="24"/>
          <w:szCs w:val="24"/>
        </w:rPr>
        <w:t xml:space="preserve">drasticamente, </w:t>
      </w:r>
      <w:r w:rsidR="00C6078D">
        <w:rPr>
          <w:rFonts w:ascii="Arial" w:hAnsi="Arial" w:cs="Arial"/>
          <w:sz w:val="24"/>
          <w:szCs w:val="24"/>
        </w:rPr>
        <w:t xml:space="preserve">esse algo </w:t>
      </w:r>
      <w:r w:rsidR="00E63BA0">
        <w:rPr>
          <w:rFonts w:ascii="Arial" w:hAnsi="Arial" w:cs="Arial"/>
          <w:sz w:val="24"/>
          <w:szCs w:val="24"/>
        </w:rPr>
        <w:t>pode ter um efeito diferente</w:t>
      </w:r>
      <w:r w:rsidR="00C6078D">
        <w:rPr>
          <w:rFonts w:ascii="Arial" w:hAnsi="Arial" w:cs="Arial"/>
          <w:sz w:val="24"/>
          <w:szCs w:val="24"/>
        </w:rPr>
        <w:t xml:space="preserve"> (e maior) do que </w:t>
      </w:r>
      <w:r w:rsidR="00E63BA0">
        <w:rPr>
          <w:rFonts w:ascii="Arial" w:hAnsi="Arial" w:cs="Arial"/>
          <w:sz w:val="24"/>
          <w:szCs w:val="24"/>
        </w:rPr>
        <w:t>várias mudanças pequenas nas necessidades de adaptação</w:t>
      </w:r>
      <w:r w:rsidR="00C6078D">
        <w:rPr>
          <w:rFonts w:ascii="Arial" w:hAnsi="Arial" w:cs="Arial"/>
          <w:sz w:val="24"/>
          <w:szCs w:val="24"/>
        </w:rPr>
        <w:t xml:space="preserve"> do indivíduo</w:t>
      </w:r>
      <w:r w:rsidR="00E63BA0">
        <w:rPr>
          <w:rFonts w:ascii="Arial" w:hAnsi="Arial" w:cs="Arial"/>
          <w:sz w:val="24"/>
          <w:szCs w:val="24"/>
        </w:rPr>
        <w:t xml:space="preserve">. </w:t>
      </w:r>
      <w:r w:rsidR="00C6078D">
        <w:rPr>
          <w:rFonts w:ascii="Arial" w:hAnsi="Arial" w:cs="Arial"/>
          <w:sz w:val="24"/>
          <w:szCs w:val="24"/>
        </w:rPr>
        <w:t xml:space="preserve">Entender </w:t>
      </w:r>
      <w:r w:rsidR="00CB1582">
        <w:rPr>
          <w:rFonts w:ascii="Arial" w:hAnsi="Arial" w:cs="Arial"/>
          <w:sz w:val="24"/>
          <w:szCs w:val="24"/>
        </w:rPr>
        <w:t>esses impactos</w:t>
      </w:r>
      <w:r w:rsidR="00C6078D">
        <w:rPr>
          <w:rFonts w:ascii="Arial" w:hAnsi="Arial" w:cs="Arial"/>
          <w:sz w:val="24"/>
          <w:szCs w:val="24"/>
        </w:rPr>
        <w:t xml:space="preserve"> é importante para </w:t>
      </w:r>
      <w:r w:rsidR="000F784E">
        <w:rPr>
          <w:rFonts w:ascii="Arial" w:hAnsi="Arial" w:cs="Arial"/>
          <w:sz w:val="24"/>
          <w:szCs w:val="24"/>
        </w:rPr>
        <w:t xml:space="preserve">mensurar os impactos da instabilidade. </w:t>
      </w:r>
    </w:p>
    <w:p w14:paraId="1A7DFA59" w14:textId="6FCA3743" w:rsidR="00021BEB" w:rsidRDefault="00F23333" w:rsidP="00021BEB">
      <w:pPr>
        <w:pStyle w:val="PargrafodaLista"/>
        <w:numPr>
          <w:ilvl w:val="0"/>
          <w:numId w:val="20"/>
        </w:numPr>
        <w:spacing w:after="200" w:line="360" w:lineRule="auto"/>
        <w:rPr>
          <w:rFonts w:ascii="Arial" w:hAnsi="Arial" w:cs="Arial"/>
          <w:i/>
          <w:iCs/>
          <w:sz w:val="24"/>
          <w:szCs w:val="24"/>
        </w:rPr>
      </w:pPr>
      <w:r>
        <w:rPr>
          <w:rFonts w:ascii="Arial" w:hAnsi="Arial" w:cs="Arial"/>
          <w:i/>
          <w:iCs/>
          <w:sz w:val="24"/>
          <w:szCs w:val="24"/>
        </w:rPr>
        <w:t>Como</w:t>
      </w:r>
      <w:r w:rsidR="00397497" w:rsidRPr="00021BEB">
        <w:rPr>
          <w:rFonts w:ascii="Arial" w:hAnsi="Arial" w:cs="Arial"/>
          <w:i/>
          <w:iCs/>
          <w:sz w:val="24"/>
          <w:szCs w:val="24"/>
        </w:rPr>
        <w:t xml:space="preserve"> que a intensidade e a frequência da instabilidade est</w:t>
      </w:r>
      <w:r w:rsidR="006A620A" w:rsidRPr="00021BEB">
        <w:rPr>
          <w:rFonts w:ascii="Arial" w:hAnsi="Arial" w:cs="Arial"/>
          <w:i/>
          <w:iCs/>
          <w:sz w:val="24"/>
          <w:szCs w:val="24"/>
        </w:rPr>
        <w:t>ão</w:t>
      </w:r>
      <w:r w:rsidR="00397497" w:rsidRPr="00021BEB">
        <w:rPr>
          <w:rFonts w:ascii="Arial" w:hAnsi="Arial" w:cs="Arial"/>
          <w:i/>
          <w:iCs/>
          <w:sz w:val="24"/>
          <w:szCs w:val="24"/>
        </w:rPr>
        <w:t xml:space="preserve"> relacionad</w:t>
      </w:r>
      <w:r w:rsidR="006A620A" w:rsidRPr="00021BEB">
        <w:rPr>
          <w:rFonts w:ascii="Arial" w:hAnsi="Arial" w:cs="Arial"/>
          <w:i/>
          <w:iCs/>
          <w:sz w:val="24"/>
          <w:szCs w:val="24"/>
        </w:rPr>
        <w:t>as</w:t>
      </w:r>
      <w:r w:rsidR="00397497" w:rsidRPr="00021BEB">
        <w:rPr>
          <w:rFonts w:ascii="Arial" w:hAnsi="Arial" w:cs="Arial"/>
          <w:i/>
          <w:iCs/>
          <w:sz w:val="24"/>
          <w:szCs w:val="24"/>
        </w:rPr>
        <w:t xml:space="preserve"> com o </w:t>
      </w:r>
      <w:proofErr w:type="spellStart"/>
      <w:r w:rsidR="00397497" w:rsidRPr="00021BEB">
        <w:rPr>
          <w:rFonts w:ascii="Arial" w:hAnsi="Arial" w:cs="Arial"/>
          <w:i/>
          <w:iCs/>
          <w:sz w:val="24"/>
          <w:szCs w:val="24"/>
        </w:rPr>
        <w:t>burnout</w:t>
      </w:r>
      <w:proofErr w:type="spellEnd"/>
      <w:r w:rsidR="00397497" w:rsidRPr="00021BEB">
        <w:rPr>
          <w:rFonts w:ascii="Arial" w:hAnsi="Arial" w:cs="Arial"/>
          <w:i/>
          <w:iCs/>
          <w:sz w:val="24"/>
          <w:szCs w:val="24"/>
        </w:rPr>
        <w:t xml:space="preserve">? </w:t>
      </w:r>
      <w:r w:rsidR="00574D9A">
        <w:rPr>
          <w:rFonts w:ascii="Arial" w:hAnsi="Arial" w:cs="Arial"/>
          <w:i/>
          <w:iCs/>
          <w:sz w:val="24"/>
          <w:szCs w:val="24"/>
        </w:rPr>
        <w:t xml:space="preserve">E com desempenho, </w:t>
      </w:r>
      <w:proofErr w:type="spellStart"/>
      <w:r w:rsidR="00574D9A">
        <w:rPr>
          <w:rFonts w:ascii="Arial" w:hAnsi="Arial" w:cs="Arial"/>
          <w:i/>
          <w:iCs/>
          <w:sz w:val="24"/>
          <w:szCs w:val="24"/>
        </w:rPr>
        <w:t>job</w:t>
      </w:r>
      <w:proofErr w:type="spellEnd"/>
      <w:r w:rsidR="00574D9A">
        <w:rPr>
          <w:rFonts w:ascii="Arial" w:hAnsi="Arial" w:cs="Arial"/>
          <w:i/>
          <w:iCs/>
          <w:sz w:val="24"/>
          <w:szCs w:val="24"/>
        </w:rPr>
        <w:t xml:space="preserve"> </w:t>
      </w:r>
      <w:proofErr w:type="spellStart"/>
      <w:r w:rsidR="00574D9A">
        <w:rPr>
          <w:rFonts w:ascii="Arial" w:hAnsi="Arial" w:cs="Arial"/>
          <w:i/>
          <w:iCs/>
          <w:sz w:val="24"/>
          <w:szCs w:val="24"/>
        </w:rPr>
        <w:t>turnouver</w:t>
      </w:r>
      <w:proofErr w:type="spellEnd"/>
      <w:r w:rsidR="00574D9A">
        <w:rPr>
          <w:rFonts w:ascii="Arial" w:hAnsi="Arial" w:cs="Arial"/>
          <w:i/>
          <w:iCs/>
          <w:sz w:val="24"/>
          <w:szCs w:val="24"/>
        </w:rPr>
        <w:t xml:space="preserve"> entre </w:t>
      </w:r>
      <w:r w:rsidR="00913016">
        <w:rPr>
          <w:rFonts w:ascii="Arial" w:hAnsi="Arial" w:cs="Arial"/>
          <w:i/>
          <w:iCs/>
          <w:sz w:val="24"/>
          <w:szCs w:val="24"/>
        </w:rPr>
        <w:t>outras?</w:t>
      </w:r>
    </w:p>
    <w:p w14:paraId="7B6F2AE3" w14:textId="1616302D" w:rsidR="005413F4" w:rsidRPr="00AB7BA4" w:rsidRDefault="00200C6A" w:rsidP="00AB7BA4">
      <w:pPr>
        <w:spacing w:after="200" w:line="360" w:lineRule="auto"/>
        <w:ind w:firstLine="360"/>
        <w:rPr>
          <w:rFonts w:ascii="Arial" w:hAnsi="Arial" w:cs="Arial"/>
          <w:sz w:val="24"/>
          <w:szCs w:val="24"/>
        </w:rPr>
      </w:pPr>
      <w:commentRangeStart w:id="302"/>
      <w:r w:rsidRPr="00B6112F">
        <w:rPr>
          <w:rFonts w:ascii="Arial" w:hAnsi="Arial" w:cs="Arial"/>
          <w:sz w:val="24"/>
          <w:szCs w:val="24"/>
        </w:rPr>
        <w:lastRenderedPageBreak/>
        <w:t>Entender a relação da percepção da intensidade e</w:t>
      </w:r>
      <w:r w:rsidR="00574D9A" w:rsidRPr="00B6112F">
        <w:rPr>
          <w:rFonts w:ascii="Arial" w:hAnsi="Arial" w:cs="Arial"/>
          <w:sz w:val="24"/>
          <w:szCs w:val="24"/>
        </w:rPr>
        <w:t xml:space="preserve"> da</w:t>
      </w:r>
      <w:r w:rsidRPr="00B6112F">
        <w:rPr>
          <w:rFonts w:ascii="Arial" w:hAnsi="Arial" w:cs="Arial"/>
          <w:sz w:val="24"/>
          <w:szCs w:val="24"/>
        </w:rPr>
        <w:t xml:space="preserve"> frequência da </w:t>
      </w:r>
      <w:r w:rsidR="00574D9A" w:rsidRPr="00B6112F">
        <w:rPr>
          <w:rFonts w:ascii="Arial" w:hAnsi="Arial" w:cs="Arial"/>
          <w:sz w:val="24"/>
          <w:szCs w:val="24"/>
        </w:rPr>
        <w:t>instabilidade</w:t>
      </w:r>
      <w:r w:rsidR="00B96762">
        <w:rPr>
          <w:rFonts w:ascii="Arial" w:hAnsi="Arial" w:cs="Arial"/>
          <w:sz w:val="24"/>
          <w:szCs w:val="24"/>
        </w:rPr>
        <w:t xml:space="preserve"> com outras variáveis como </w:t>
      </w:r>
      <w:proofErr w:type="spellStart"/>
      <w:r w:rsidR="00B96762">
        <w:rPr>
          <w:rFonts w:ascii="Arial" w:hAnsi="Arial" w:cs="Arial"/>
          <w:sz w:val="24"/>
          <w:szCs w:val="24"/>
        </w:rPr>
        <w:t>burnout</w:t>
      </w:r>
      <w:proofErr w:type="spellEnd"/>
      <w:r w:rsidR="00B96762">
        <w:rPr>
          <w:rFonts w:ascii="Arial" w:hAnsi="Arial" w:cs="Arial"/>
          <w:sz w:val="24"/>
          <w:szCs w:val="24"/>
        </w:rPr>
        <w:t xml:space="preserve">, </w:t>
      </w:r>
      <w:commentRangeEnd w:id="302"/>
      <w:r w:rsidR="00755AF8">
        <w:rPr>
          <w:rStyle w:val="Refdecomentrio"/>
        </w:rPr>
        <w:commentReference w:id="302"/>
      </w:r>
      <w:r w:rsidR="00B96762">
        <w:rPr>
          <w:rFonts w:ascii="Arial" w:hAnsi="Arial" w:cs="Arial"/>
          <w:sz w:val="24"/>
          <w:szCs w:val="24"/>
        </w:rPr>
        <w:t xml:space="preserve">desempenho, </w:t>
      </w:r>
      <w:proofErr w:type="spellStart"/>
      <w:r w:rsidR="00B96762">
        <w:rPr>
          <w:rFonts w:ascii="Arial" w:hAnsi="Arial" w:cs="Arial"/>
          <w:sz w:val="24"/>
          <w:szCs w:val="24"/>
        </w:rPr>
        <w:t>job</w:t>
      </w:r>
      <w:proofErr w:type="spellEnd"/>
      <w:r w:rsidR="00B96762">
        <w:rPr>
          <w:rFonts w:ascii="Arial" w:hAnsi="Arial" w:cs="Arial"/>
          <w:sz w:val="24"/>
          <w:szCs w:val="24"/>
        </w:rPr>
        <w:t xml:space="preserve"> </w:t>
      </w:r>
      <w:proofErr w:type="spellStart"/>
      <w:r w:rsidR="00B96762">
        <w:rPr>
          <w:rFonts w:ascii="Arial" w:hAnsi="Arial" w:cs="Arial"/>
          <w:sz w:val="24"/>
          <w:szCs w:val="24"/>
        </w:rPr>
        <w:t>turnouver</w:t>
      </w:r>
      <w:proofErr w:type="spellEnd"/>
      <w:r w:rsidR="00574D9A" w:rsidRPr="00B6112F">
        <w:rPr>
          <w:rFonts w:ascii="Arial" w:hAnsi="Arial" w:cs="Arial"/>
          <w:sz w:val="24"/>
          <w:szCs w:val="24"/>
        </w:rPr>
        <w:t xml:space="preserve"> </w:t>
      </w:r>
      <w:r w:rsidR="00B6112F" w:rsidRPr="00B6112F">
        <w:rPr>
          <w:rFonts w:ascii="Arial" w:hAnsi="Arial" w:cs="Arial"/>
          <w:sz w:val="24"/>
          <w:szCs w:val="24"/>
        </w:rPr>
        <w:t xml:space="preserve">no desenvolvimento de software </w:t>
      </w:r>
      <w:r w:rsidR="00B96762">
        <w:rPr>
          <w:rFonts w:ascii="Arial" w:hAnsi="Arial" w:cs="Arial"/>
          <w:sz w:val="24"/>
          <w:szCs w:val="24"/>
        </w:rPr>
        <w:t xml:space="preserve">é importante. Por exemplo, será que </w:t>
      </w:r>
      <w:r w:rsidR="00F23333">
        <w:rPr>
          <w:rFonts w:ascii="Arial" w:hAnsi="Arial" w:cs="Arial"/>
          <w:sz w:val="24"/>
          <w:szCs w:val="24"/>
        </w:rPr>
        <w:t>indivíduos</w:t>
      </w:r>
      <w:r w:rsidR="008A2F76">
        <w:rPr>
          <w:rFonts w:ascii="Arial" w:hAnsi="Arial" w:cs="Arial"/>
          <w:sz w:val="24"/>
          <w:szCs w:val="24"/>
        </w:rPr>
        <w:t xml:space="preserve"> que tem uma percepção maior de instabilidade tem uma maior vontade de trocar de projeto, de equipe ou de empresa? </w:t>
      </w:r>
      <w:r w:rsidR="00F23333">
        <w:rPr>
          <w:rFonts w:ascii="Arial" w:hAnsi="Arial" w:cs="Arial"/>
          <w:sz w:val="24"/>
          <w:szCs w:val="24"/>
        </w:rPr>
        <w:t xml:space="preserve">Qual é o impacto da percepção da instabilidade no </w:t>
      </w:r>
      <w:proofErr w:type="spellStart"/>
      <w:r w:rsidR="00F23333">
        <w:rPr>
          <w:rFonts w:ascii="Arial" w:hAnsi="Arial" w:cs="Arial"/>
          <w:sz w:val="24"/>
          <w:szCs w:val="24"/>
        </w:rPr>
        <w:t>burnout</w:t>
      </w:r>
      <w:proofErr w:type="spellEnd"/>
      <w:r w:rsidR="00F23333">
        <w:rPr>
          <w:rFonts w:ascii="Arial" w:hAnsi="Arial" w:cs="Arial"/>
          <w:sz w:val="24"/>
          <w:szCs w:val="24"/>
        </w:rPr>
        <w:t xml:space="preserve">? </w:t>
      </w:r>
      <w:commentRangeStart w:id="303"/>
      <w:r w:rsidR="005413F4">
        <w:rPr>
          <w:rFonts w:ascii="Arial" w:hAnsi="Arial" w:cs="Arial"/>
          <w:sz w:val="24"/>
          <w:szCs w:val="24"/>
        </w:rPr>
        <w:t>Será que a adaptabilidade individual pode moderar essa relação?</w:t>
      </w:r>
      <w:commentRangeEnd w:id="303"/>
      <w:r w:rsidR="00C33754">
        <w:rPr>
          <w:rStyle w:val="Refdecomentrio"/>
        </w:rPr>
        <w:commentReference w:id="303"/>
      </w:r>
    </w:p>
    <w:p w14:paraId="4EC8B703" w14:textId="291776BA" w:rsidR="000F784E" w:rsidRDefault="00BD6B83" w:rsidP="000F784E">
      <w:pPr>
        <w:pStyle w:val="PargrafodaLista"/>
        <w:numPr>
          <w:ilvl w:val="0"/>
          <w:numId w:val="20"/>
        </w:numPr>
        <w:spacing w:after="200" w:line="360" w:lineRule="auto"/>
        <w:rPr>
          <w:rFonts w:ascii="Arial" w:hAnsi="Arial" w:cs="Arial"/>
          <w:i/>
          <w:iCs/>
          <w:sz w:val="24"/>
          <w:szCs w:val="24"/>
        </w:rPr>
      </w:pPr>
      <w:commentRangeStart w:id="304"/>
      <w:r w:rsidRPr="00021BEB">
        <w:rPr>
          <w:rFonts w:ascii="Arial" w:hAnsi="Arial" w:cs="Arial"/>
          <w:i/>
          <w:iCs/>
          <w:sz w:val="24"/>
          <w:szCs w:val="24"/>
        </w:rPr>
        <w:t xml:space="preserve">Outras variáveis como desempenho, turnover, </w:t>
      </w:r>
      <w:r w:rsidR="00CE1DF8" w:rsidRPr="00021BEB">
        <w:rPr>
          <w:rFonts w:ascii="Arial" w:hAnsi="Arial" w:cs="Arial"/>
          <w:i/>
          <w:iCs/>
          <w:sz w:val="24"/>
          <w:szCs w:val="24"/>
        </w:rPr>
        <w:t>motivação, são impactadas pela adaptabilidade?</w:t>
      </w:r>
    </w:p>
    <w:p w14:paraId="0432977D" w14:textId="34B7C4C4" w:rsidR="000F784E" w:rsidRPr="00817CB6" w:rsidRDefault="000F784E" w:rsidP="00817CB6">
      <w:pPr>
        <w:spacing w:after="200" w:line="360" w:lineRule="auto"/>
        <w:ind w:firstLine="720"/>
        <w:rPr>
          <w:rFonts w:ascii="Arial" w:hAnsi="Arial" w:cs="Arial"/>
          <w:sz w:val="24"/>
          <w:szCs w:val="24"/>
        </w:rPr>
      </w:pPr>
      <w:r w:rsidRPr="00817CB6">
        <w:rPr>
          <w:rFonts w:ascii="Arial" w:hAnsi="Arial" w:cs="Arial"/>
          <w:sz w:val="24"/>
          <w:szCs w:val="24"/>
        </w:rPr>
        <w:t xml:space="preserve">Quais outras variáveis podem estar relacionadas com </w:t>
      </w:r>
      <w:r w:rsidR="006B0C38" w:rsidRPr="00817CB6">
        <w:rPr>
          <w:rFonts w:ascii="Arial" w:hAnsi="Arial" w:cs="Arial"/>
          <w:sz w:val="24"/>
          <w:szCs w:val="24"/>
        </w:rPr>
        <w:t xml:space="preserve">a adaptabilidade individual na Engenharia de software, </w:t>
      </w:r>
      <w:r w:rsidR="00817CB6" w:rsidRPr="00817CB6">
        <w:rPr>
          <w:rFonts w:ascii="Arial" w:hAnsi="Arial" w:cs="Arial"/>
          <w:sz w:val="24"/>
          <w:szCs w:val="24"/>
        </w:rPr>
        <w:t xml:space="preserve">será que a intensidade e a frequência da instabilidade moderam essas relações também? </w:t>
      </w:r>
    </w:p>
    <w:p w14:paraId="02A4789F" w14:textId="682BBAF5" w:rsidR="00817CB6" w:rsidRDefault="00CE1DF8" w:rsidP="00817CB6">
      <w:pPr>
        <w:pStyle w:val="PargrafodaLista"/>
        <w:numPr>
          <w:ilvl w:val="0"/>
          <w:numId w:val="20"/>
        </w:numPr>
        <w:spacing w:after="200" w:line="360" w:lineRule="auto"/>
        <w:rPr>
          <w:rFonts w:ascii="Arial" w:hAnsi="Arial" w:cs="Arial"/>
          <w:i/>
          <w:iCs/>
          <w:sz w:val="24"/>
          <w:szCs w:val="24"/>
        </w:rPr>
      </w:pPr>
      <w:r w:rsidRPr="00021BEB">
        <w:rPr>
          <w:rFonts w:ascii="Arial" w:hAnsi="Arial" w:cs="Arial"/>
          <w:i/>
          <w:iCs/>
          <w:sz w:val="24"/>
          <w:szCs w:val="24"/>
        </w:rPr>
        <w:t xml:space="preserve">Quais outras variáveis do ambiente podem moderar essas relações? </w:t>
      </w:r>
    </w:p>
    <w:p w14:paraId="2FA40428" w14:textId="5212726C" w:rsidR="00021BEB" w:rsidRDefault="00817CB6" w:rsidP="0055777D">
      <w:pPr>
        <w:spacing w:after="200" w:line="360" w:lineRule="auto"/>
        <w:ind w:firstLine="709"/>
        <w:rPr>
          <w:rFonts w:ascii="Arial" w:hAnsi="Arial" w:cs="Arial"/>
          <w:sz w:val="24"/>
          <w:szCs w:val="24"/>
        </w:rPr>
      </w:pPr>
      <w:r w:rsidRPr="002F1F96">
        <w:rPr>
          <w:rFonts w:ascii="Arial" w:hAnsi="Arial" w:cs="Arial"/>
          <w:sz w:val="24"/>
          <w:szCs w:val="24"/>
        </w:rPr>
        <w:t>Neste trabalho apenas a</w:t>
      </w:r>
      <w:r w:rsidR="002F1F96" w:rsidRPr="002F1F96">
        <w:rPr>
          <w:rFonts w:ascii="Arial" w:hAnsi="Arial" w:cs="Arial"/>
          <w:sz w:val="24"/>
          <w:szCs w:val="24"/>
        </w:rPr>
        <w:t xml:space="preserve"> instabilidade foi investigada como efeito de moderação das relações, quais outras </w:t>
      </w:r>
      <w:r w:rsidR="00D66095" w:rsidRPr="002F1F96">
        <w:rPr>
          <w:rFonts w:ascii="Arial" w:hAnsi="Arial" w:cs="Arial"/>
          <w:sz w:val="24"/>
          <w:szCs w:val="24"/>
        </w:rPr>
        <w:t>variáveis</w:t>
      </w:r>
      <w:r w:rsidR="002F1F96" w:rsidRPr="002F1F96">
        <w:rPr>
          <w:rFonts w:ascii="Arial" w:hAnsi="Arial" w:cs="Arial"/>
          <w:sz w:val="24"/>
          <w:szCs w:val="24"/>
        </w:rPr>
        <w:t xml:space="preserve"> poderiam moderar essa relação também? </w:t>
      </w:r>
      <w:r w:rsidR="00D66095">
        <w:rPr>
          <w:rFonts w:ascii="Arial" w:hAnsi="Arial" w:cs="Arial"/>
          <w:sz w:val="24"/>
          <w:szCs w:val="24"/>
        </w:rPr>
        <w:t>Por exemplo, o estilo de liderança do gestor</w:t>
      </w:r>
      <w:r w:rsidR="00D1120C">
        <w:rPr>
          <w:rFonts w:ascii="Arial" w:hAnsi="Arial" w:cs="Arial"/>
          <w:sz w:val="24"/>
          <w:szCs w:val="24"/>
        </w:rPr>
        <w:t xml:space="preserve">, ou a quantidade de segurança psicológica do ambiente, ou ainda </w:t>
      </w:r>
      <w:r w:rsidR="00674965">
        <w:rPr>
          <w:rFonts w:ascii="Arial" w:hAnsi="Arial" w:cs="Arial"/>
          <w:sz w:val="24"/>
          <w:szCs w:val="24"/>
        </w:rPr>
        <w:t>a quantidade de suporte mútuo. Diversas variáveis</w:t>
      </w:r>
      <w:r w:rsidR="001B74F7">
        <w:rPr>
          <w:rFonts w:ascii="Arial" w:hAnsi="Arial" w:cs="Arial"/>
          <w:sz w:val="24"/>
          <w:szCs w:val="24"/>
        </w:rPr>
        <w:t xml:space="preserve"> do ambiente</w:t>
      </w:r>
      <w:r w:rsidR="00674965">
        <w:rPr>
          <w:rFonts w:ascii="Arial" w:hAnsi="Arial" w:cs="Arial"/>
          <w:sz w:val="24"/>
          <w:szCs w:val="24"/>
        </w:rPr>
        <w:t xml:space="preserve"> podem ser investigadas.</w:t>
      </w:r>
    </w:p>
    <w:p w14:paraId="28BC8283" w14:textId="5DDD5989" w:rsidR="0055777D" w:rsidRPr="0055777D" w:rsidRDefault="0055777D" w:rsidP="0055777D">
      <w:pPr>
        <w:pStyle w:val="PargrafodaLista"/>
        <w:numPr>
          <w:ilvl w:val="0"/>
          <w:numId w:val="24"/>
        </w:numPr>
        <w:spacing w:after="200" w:line="360" w:lineRule="auto"/>
        <w:rPr>
          <w:rFonts w:ascii="Arial" w:hAnsi="Arial" w:cs="Arial"/>
          <w:i/>
          <w:iCs/>
          <w:sz w:val="24"/>
          <w:szCs w:val="24"/>
        </w:rPr>
      </w:pPr>
      <w:r w:rsidRPr="0055777D">
        <w:rPr>
          <w:rFonts w:ascii="Arial" w:hAnsi="Arial" w:cs="Arial"/>
          <w:i/>
          <w:iCs/>
          <w:sz w:val="24"/>
          <w:szCs w:val="24"/>
        </w:rPr>
        <w:t>Como podemos medir a adaptabilidade da equipe?</w:t>
      </w:r>
      <w:r w:rsidR="00AD46A9">
        <w:rPr>
          <w:rFonts w:ascii="Arial" w:hAnsi="Arial" w:cs="Arial"/>
          <w:i/>
          <w:iCs/>
          <w:sz w:val="24"/>
          <w:szCs w:val="24"/>
        </w:rPr>
        <w:t xml:space="preserve"> Qual será seus impactos?</w:t>
      </w:r>
    </w:p>
    <w:p w14:paraId="14A70CC2" w14:textId="128FD54C" w:rsidR="00146F9A" w:rsidRDefault="00BE2A25" w:rsidP="00353385">
      <w:pPr>
        <w:spacing w:after="200" w:line="360" w:lineRule="auto"/>
        <w:ind w:firstLine="720"/>
        <w:rPr>
          <w:rFonts w:ascii="Arial" w:hAnsi="Arial" w:cs="Arial"/>
          <w:sz w:val="24"/>
          <w:szCs w:val="24"/>
        </w:rPr>
      </w:pPr>
      <w:r>
        <w:rPr>
          <w:rFonts w:ascii="Arial" w:hAnsi="Arial" w:cs="Arial"/>
          <w:sz w:val="24"/>
          <w:szCs w:val="24"/>
        </w:rPr>
        <w:t>Entender o indivíduo é importante, contudo, o desenvolvimento de software é um trabalho em equipe.</w:t>
      </w:r>
      <w:r w:rsidR="00AD46A9">
        <w:rPr>
          <w:rFonts w:ascii="Arial" w:hAnsi="Arial" w:cs="Arial"/>
          <w:sz w:val="24"/>
          <w:szCs w:val="24"/>
        </w:rPr>
        <w:t xml:space="preserve"> Portanto, desenvolver instrumentos </w:t>
      </w:r>
      <w:r w:rsidR="00132E59">
        <w:rPr>
          <w:rFonts w:ascii="Arial" w:hAnsi="Arial" w:cs="Arial"/>
          <w:sz w:val="24"/>
          <w:szCs w:val="24"/>
        </w:rPr>
        <w:t>para mensurar o quanto a equipe é adaptável é importante também. O processo de adaptação de uma equipe é diferente de uma pessoa</w:t>
      </w:r>
      <w:r w:rsidR="005578F7">
        <w:rPr>
          <w:rFonts w:ascii="Arial" w:hAnsi="Arial" w:cs="Arial"/>
          <w:sz w:val="24"/>
          <w:szCs w:val="24"/>
        </w:rPr>
        <w:t xml:space="preserve">. É possível que mesmo que todos os membros tenham uma adaptabilidade individual alta, </w:t>
      </w:r>
      <w:r w:rsidR="00691530">
        <w:rPr>
          <w:rFonts w:ascii="Arial" w:hAnsi="Arial" w:cs="Arial"/>
          <w:sz w:val="24"/>
          <w:szCs w:val="24"/>
        </w:rPr>
        <w:t xml:space="preserve">a equipe como todo não seja adaptável por conta do líder, por exemplo. </w:t>
      </w:r>
      <w:r w:rsidR="00D21321">
        <w:rPr>
          <w:rFonts w:ascii="Arial" w:hAnsi="Arial" w:cs="Arial"/>
          <w:sz w:val="24"/>
          <w:szCs w:val="24"/>
        </w:rPr>
        <w:t>Portanto, q</w:t>
      </w:r>
      <w:r w:rsidR="00691530">
        <w:rPr>
          <w:rFonts w:ascii="Arial" w:hAnsi="Arial" w:cs="Arial"/>
          <w:sz w:val="24"/>
          <w:szCs w:val="24"/>
        </w:rPr>
        <w:t>ual impacto que isso tem no processo de desenvolvimento de software?</w:t>
      </w:r>
    </w:p>
    <w:p w14:paraId="44A09AA1" w14:textId="5FBFA54D" w:rsidR="00C44BB9" w:rsidRDefault="00C44BB9" w:rsidP="00C44BB9">
      <w:pPr>
        <w:pStyle w:val="PargrafodaLista"/>
        <w:numPr>
          <w:ilvl w:val="0"/>
          <w:numId w:val="24"/>
        </w:numPr>
        <w:spacing w:after="200" w:line="360" w:lineRule="auto"/>
        <w:rPr>
          <w:rFonts w:ascii="Arial" w:hAnsi="Arial" w:cs="Arial"/>
          <w:i/>
          <w:iCs/>
          <w:sz w:val="24"/>
          <w:szCs w:val="24"/>
        </w:rPr>
      </w:pPr>
      <w:r>
        <w:rPr>
          <w:rFonts w:ascii="Arial" w:hAnsi="Arial" w:cs="Arial"/>
          <w:i/>
          <w:iCs/>
          <w:sz w:val="24"/>
          <w:szCs w:val="24"/>
        </w:rPr>
        <w:t>Em quais áreas do trabalho a</w:t>
      </w:r>
      <w:r w:rsidR="008E47CF">
        <w:rPr>
          <w:rFonts w:ascii="Arial" w:hAnsi="Arial" w:cs="Arial"/>
          <w:i/>
          <w:iCs/>
          <w:sz w:val="24"/>
          <w:szCs w:val="24"/>
        </w:rPr>
        <w:t xml:space="preserve">s dimensões da adaptabilidade individual estão relacionadas </w:t>
      </w:r>
      <w:r>
        <w:rPr>
          <w:rFonts w:ascii="Arial" w:hAnsi="Arial" w:cs="Arial"/>
          <w:i/>
          <w:iCs/>
          <w:sz w:val="24"/>
          <w:szCs w:val="24"/>
        </w:rPr>
        <w:t xml:space="preserve">com o </w:t>
      </w:r>
      <w:proofErr w:type="spellStart"/>
      <w:r>
        <w:rPr>
          <w:rFonts w:ascii="Arial" w:hAnsi="Arial" w:cs="Arial"/>
          <w:i/>
          <w:iCs/>
          <w:sz w:val="24"/>
          <w:szCs w:val="24"/>
        </w:rPr>
        <w:t>burnout</w:t>
      </w:r>
      <w:proofErr w:type="spellEnd"/>
      <w:r w:rsidR="003529D2">
        <w:rPr>
          <w:rFonts w:ascii="Arial" w:hAnsi="Arial" w:cs="Arial"/>
          <w:i/>
          <w:iCs/>
          <w:sz w:val="24"/>
          <w:szCs w:val="24"/>
        </w:rPr>
        <w:t xml:space="preserve"> e a satisfação</w:t>
      </w:r>
      <w:r>
        <w:rPr>
          <w:rFonts w:ascii="Arial" w:hAnsi="Arial" w:cs="Arial"/>
          <w:i/>
          <w:iCs/>
          <w:sz w:val="24"/>
          <w:szCs w:val="24"/>
        </w:rPr>
        <w:t xml:space="preserve">? </w:t>
      </w:r>
    </w:p>
    <w:p w14:paraId="4B93F46E" w14:textId="70B37339" w:rsidR="00C44BB9" w:rsidRDefault="00C44BB9" w:rsidP="00E156C7">
      <w:pPr>
        <w:spacing w:after="200" w:line="360" w:lineRule="auto"/>
        <w:ind w:left="142" w:firstLine="720"/>
        <w:rPr>
          <w:rFonts w:ascii="Arial" w:hAnsi="Arial" w:cs="Arial"/>
          <w:sz w:val="24"/>
          <w:szCs w:val="24"/>
        </w:rPr>
      </w:pPr>
      <w:r>
        <w:rPr>
          <w:rFonts w:ascii="Arial" w:hAnsi="Arial" w:cs="Arial"/>
          <w:sz w:val="24"/>
          <w:szCs w:val="24"/>
        </w:rPr>
        <w:t xml:space="preserve">Está é uma pergunta que surge de maneira mais geral, não apenas ligada a Engenharia de software. </w:t>
      </w:r>
      <w:r w:rsidR="003529D2">
        <w:rPr>
          <w:rFonts w:ascii="Arial" w:hAnsi="Arial" w:cs="Arial"/>
          <w:sz w:val="24"/>
          <w:szCs w:val="24"/>
        </w:rPr>
        <w:t xml:space="preserve">Em quais áreas do conhecimento pode se observar </w:t>
      </w:r>
      <w:r w:rsidR="003529D2">
        <w:rPr>
          <w:rFonts w:ascii="Arial" w:hAnsi="Arial" w:cs="Arial"/>
          <w:sz w:val="24"/>
          <w:szCs w:val="24"/>
        </w:rPr>
        <w:lastRenderedPageBreak/>
        <w:t>resultados semelhantes</w:t>
      </w:r>
      <w:r w:rsidR="00D81BCD">
        <w:rPr>
          <w:rFonts w:ascii="Arial" w:hAnsi="Arial" w:cs="Arial"/>
          <w:sz w:val="24"/>
          <w:szCs w:val="24"/>
        </w:rPr>
        <w:t xml:space="preserve"> aos desta tese</w:t>
      </w:r>
      <w:r w:rsidR="003529D2">
        <w:rPr>
          <w:rFonts w:ascii="Arial" w:hAnsi="Arial" w:cs="Arial"/>
          <w:sz w:val="24"/>
          <w:szCs w:val="24"/>
        </w:rPr>
        <w:t xml:space="preserve">? </w:t>
      </w:r>
      <w:r w:rsidR="00446D34">
        <w:rPr>
          <w:rFonts w:ascii="Arial" w:hAnsi="Arial" w:cs="Arial"/>
          <w:sz w:val="24"/>
          <w:szCs w:val="24"/>
        </w:rPr>
        <w:t>Será que em medicina</w:t>
      </w:r>
      <w:r w:rsidR="00E156C7">
        <w:rPr>
          <w:rFonts w:ascii="Arial" w:hAnsi="Arial" w:cs="Arial"/>
          <w:sz w:val="24"/>
          <w:szCs w:val="24"/>
        </w:rPr>
        <w:t>, por exemplo,</w:t>
      </w:r>
      <w:r w:rsidR="00446D34">
        <w:rPr>
          <w:rFonts w:ascii="Arial" w:hAnsi="Arial" w:cs="Arial"/>
          <w:sz w:val="24"/>
          <w:szCs w:val="24"/>
        </w:rPr>
        <w:t xml:space="preserve"> o efeito da adaptabilidade é semelhante? </w:t>
      </w:r>
      <w:r w:rsidR="00661C32">
        <w:rPr>
          <w:rFonts w:ascii="Arial" w:hAnsi="Arial" w:cs="Arial"/>
          <w:sz w:val="24"/>
          <w:szCs w:val="24"/>
        </w:rPr>
        <w:t xml:space="preserve">Será que todas as dimensões </w:t>
      </w:r>
      <w:r w:rsidR="00A54446">
        <w:rPr>
          <w:rFonts w:ascii="Arial" w:hAnsi="Arial" w:cs="Arial"/>
          <w:sz w:val="24"/>
          <w:szCs w:val="24"/>
        </w:rPr>
        <w:t>têm</w:t>
      </w:r>
      <w:r w:rsidR="00661C32">
        <w:rPr>
          <w:rFonts w:ascii="Arial" w:hAnsi="Arial" w:cs="Arial"/>
          <w:sz w:val="24"/>
          <w:szCs w:val="24"/>
        </w:rPr>
        <w:t xml:space="preserve"> impacto também nessas variáveis como na Engenharia de Software? </w:t>
      </w:r>
      <w:r w:rsidR="00446D34">
        <w:rPr>
          <w:rFonts w:ascii="Arial" w:hAnsi="Arial" w:cs="Arial"/>
          <w:sz w:val="24"/>
          <w:szCs w:val="24"/>
        </w:rPr>
        <w:t>Se sim, como eles podem s</w:t>
      </w:r>
      <w:r w:rsidR="004F01BA">
        <w:rPr>
          <w:rFonts w:ascii="Arial" w:hAnsi="Arial" w:cs="Arial"/>
          <w:sz w:val="24"/>
          <w:szCs w:val="24"/>
        </w:rPr>
        <w:t xml:space="preserve">er treinados para serem mais adaptáveis para terem menores índices de </w:t>
      </w:r>
      <w:proofErr w:type="spellStart"/>
      <w:r w:rsidR="004F01BA">
        <w:rPr>
          <w:rFonts w:ascii="Arial" w:hAnsi="Arial" w:cs="Arial"/>
          <w:sz w:val="24"/>
          <w:szCs w:val="24"/>
        </w:rPr>
        <w:t>burnout</w:t>
      </w:r>
      <w:proofErr w:type="spellEnd"/>
      <w:r w:rsidR="004F01BA">
        <w:rPr>
          <w:rFonts w:ascii="Arial" w:hAnsi="Arial" w:cs="Arial"/>
          <w:sz w:val="24"/>
          <w:szCs w:val="24"/>
        </w:rPr>
        <w:t xml:space="preserve"> e maiores índices de satisfação? </w:t>
      </w:r>
      <w:commentRangeEnd w:id="304"/>
      <w:r w:rsidR="00C33754">
        <w:rPr>
          <w:rStyle w:val="Refdecomentrio"/>
        </w:rPr>
        <w:commentReference w:id="304"/>
      </w:r>
    </w:p>
    <w:p w14:paraId="37CD8B20" w14:textId="39DC1810" w:rsidR="00AE5E7A" w:rsidRPr="00BB2585" w:rsidRDefault="00146F9A" w:rsidP="00E156C7">
      <w:pPr>
        <w:spacing w:after="200" w:line="360" w:lineRule="auto"/>
        <w:ind w:firstLine="720"/>
        <w:rPr>
          <w:rFonts w:ascii="Arial" w:hAnsi="Arial" w:cs="Arial"/>
          <w:sz w:val="24"/>
          <w:szCs w:val="24"/>
        </w:rPr>
      </w:pPr>
      <w:r>
        <w:rPr>
          <w:rFonts w:ascii="Arial" w:hAnsi="Arial" w:cs="Arial"/>
          <w:sz w:val="24"/>
          <w:szCs w:val="24"/>
        </w:rPr>
        <w:t>No próximo capítulo,</w:t>
      </w:r>
      <w:r w:rsidR="003A6EE2">
        <w:rPr>
          <w:rFonts w:ascii="Arial" w:hAnsi="Arial" w:cs="Arial"/>
          <w:sz w:val="24"/>
          <w:szCs w:val="24"/>
        </w:rPr>
        <w:t xml:space="preserve"> serão apresentadas as considerações finais, com implicações dos resultados, limitações e ameaças.</w:t>
      </w:r>
      <w:r w:rsidR="00AE5E7A" w:rsidRPr="00BB2585">
        <w:rPr>
          <w:rFonts w:ascii="Arial" w:hAnsi="Arial" w:cs="Arial"/>
          <w:sz w:val="24"/>
          <w:szCs w:val="24"/>
        </w:rPr>
        <w:br w:type="page"/>
      </w:r>
    </w:p>
    <w:p w14:paraId="6E32E098" w14:textId="77777777" w:rsidR="009F67D8" w:rsidRPr="001D7E25" w:rsidRDefault="009F67D8" w:rsidP="00BF7159">
      <w:pPr>
        <w:rPr>
          <w:sz w:val="24"/>
          <w:szCs w:val="24"/>
        </w:rPr>
      </w:pPr>
    </w:p>
    <w:p w14:paraId="392E603F" w14:textId="09513B4E" w:rsidR="00AB085C" w:rsidRPr="001D7E25" w:rsidRDefault="00180BD0" w:rsidP="00FF2AD4">
      <w:pPr>
        <w:pStyle w:val="PhD-Title1"/>
      </w:pPr>
      <w:bookmarkStart w:id="305" w:name="_Toc42242475"/>
      <w:r>
        <w:t>CONSIDERAÇÕES FINAIS</w:t>
      </w:r>
      <w:bookmarkEnd w:id="305"/>
    </w:p>
    <w:p w14:paraId="02BA80D2" w14:textId="1819E568" w:rsidR="00E876EF" w:rsidRPr="00BB2585" w:rsidRDefault="00E876EF" w:rsidP="005341E7">
      <w:pPr>
        <w:spacing w:line="360" w:lineRule="auto"/>
        <w:rPr>
          <w:rFonts w:ascii="Arial" w:hAnsi="Arial" w:cs="Arial"/>
          <w:sz w:val="24"/>
          <w:szCs w:val="24"/>
        </w:rPr>
      </w:pPr>
      <w:r w:rsidRPr="00BB2585">
        <w:rPr>
          <w:rFonts w:ascii="Arial" w:hAnsi="Arial" w:cs="Arial"/>
          <w:sz w:val="24"/>
          <w:szCs w:val="24"/>
        </w:rPr>
        <w:t xml:space="preserve">Esta seção apresenta </w:t>
      </w:r>
      <w:r w:rsidR="00B9094A" w:rsidRPr="00BB2585">
        <w:rPr>
          <w:rFonts w:ascii="Arial" w:hAnsi="Arial" w:cs="Arial"/>
          <w:sz w:val="24"/>
          <w:szCs w:val="24"/>
        </w:rPr>
        <w:t xml:space="preserve">as implicações, limitações e ameaças, </w:t>
      </w:r>
      <w:r w:rsidR="00720743" w:rsidRPr="00BB2585">
        <w:rPr>
          <w:rFonts w:ascii="Arial" w:hAnsi="Arial" w:cs="Arial"/>
          <w:sz w:val="24"/>
          <w:szCs w:val="24"/>
        </w:rPr>
        <w:t>trabalhos futuros e reflexões finais sobre esta tese.</w:t>
      </w:r>
      <w:r w:rsidR="00B9094A" w:rsidRPr="00BB2585">
        <w:rPr>
          <w:rFonts w:ascii="Arial" w:hAnsi="Arial" w:cs="Arial"/>
          <w:sz w:val="24"/>
          <w:szCs w:val="24"/>
        </w:rPr>
        <w:t xml:space="preserve"> </w:t>
      </w:r>
    </w:p>
    <w:p w14:paraId="17B17193" w14:textId="5261D59D" w:rsidR="004F5873" w:rsidRDefault="00450436" w:rsidP="00FF2AD4">
      <w:pPr>
        <w:pStyle w:val="PhD-Title2"/>
      </w:pPr>
      <w:bookmarkStart w:id="306" w:name="_Toc42242476"/>
      <w:r>
        <w:t>IMPLICAÇÕES DOS RESULTADOS</w:t>
      </w:r>
      <w:bookmarkEnd w:id="306"/>
    </w:p>
    <w:p w14:paraId="49998BF4" w14:textId="1255A1CF" w:rsidR="00510D3B" w:rsidRPr="00BB2585" w:rsidRDefault="004F5873" w:rsidP="005341E7">
      <w:pPr>
        <w:spacing w:line="360" w:lineRule="auto"/>
        <w:ind w:firstLine="432"/>
        <w:rPr>
          <w:rFonts w:ascii="Arial" w:hAnsi="Arial" w:cs="Arial"/>
          <w:sz w:val="24"/>
          <w:szCs w:val="24"/>
        </w:rPr>
      </w:pPr>
      <w:r w:rsidRPr="00BB2585">
        <w:rPr>
          <w:rFonts w:ascii="Arial" w:hAnsi="Arial" w:cs="Arial"/>
          <w:sz w:val="24"/>
          <w:szCs w:val="24"/>
        </w:rPr>
        <w:t>Para a academia esta pesquisa traz resultado</w:t>
      </w:r>
      <w:r w:rsidR="0006480E">
        <w:rPr>
          <w:rFonts w:ascii="Arial" w:hAnsi="Arial" w:cs="Arial"/>
          <w:sz w:val="24"/>
          <w:szCs w:val="24"/>
        </w:rPr>
        <w:t>s</w:t>
      </w:r>
      <w:r w:rsidRPr="00BB2585">
        <w:rPr>
          <w:rFonts w:ascii="Arial" w:hAnsi="Arial" w:cs="Arial"/>
          <w:sz w:val="24"/>
          <w:szCs w:val="24"/>
        </w:rPr>
        <w:t xml:space="preserve"> importantes. Em um primeiro momento, </w:t>
      </w:r>
      <w:r w:rsidR="00597E00" w:rsidRPr="00BB2585">
        <w:rPr>
          <w:rFonts w:ascii="Arial" w:hAnsi="Arial" w:cs="Arial"/>
          <w:sz w:val="24"/>
          <w:szCs w:val="24"/>
        </w:rPr>
        <w:t xml:space="preserve">a tradução e validação de um instrumento para o português sobre a adaptabilidade individual, em especial, </w:t>
      </w:r>
      <w:r w:rsidR="001A59C1" w:rsidRPr="00BB2585">
        <w:rPr>
          <w:rFonts w:ascii="Arial" w:hAnsi="Arial" w:cs="Arial"/>
          <w:sz w:val="24"/>
          <w:szCs w:val="24"/>
        </w:rPr>
        <w:t xml:space="preserve">validado com indivíduos que pertencem a Engenharia de Software. </w:t>
      </w:r>
      <w:commentRangeStart w:id="307"/>
      <w:r w:rsidR="00510D3B" w:rsidRPr="00BB2585">
        <w:rPr>
          <w:rFonts w:ascii="Arial" w:hAnsi="Arial" w:cs="Arial"/>
          <w:sz w:val="24"/>
          <w:szCs w:val="24"/>
        </w:rPr>
        <w:t>Ess</w:t>
      </w:r>
      <w:r w:rsidR="00274B43">
        <w:rPr>
          <w:rFonts w:ascii="Arial" w:hAnsi="Arial" w:cs="Arial"/>
          <w:sz w:val="24"/>
          <w:szCs w:val="24"/>
        </w:rPr>
        <w:t>a escala</w:t>
      </w:r>
      <w:r w:rsidR="00510D3B" w:rsidRPr="00BB2585">
        <w:rPr>
          <w:rFonts w:ascii="Arial" w:hAnsi="Arial" w:cs="Arial"/>
          <w:sz w:val="24"/>
          <w:szCs w:val="24"/>
        </w:rPr>
        <w:t xml:space="preserve"> surge para auxiliar nas investigações </w:t>
      </w:r>
      <w:r w:rsidR="00197157" w:rsidRPr="00BB2585">
        <w:rPr>
          <w:rFonts w:ascii="Arial" w:hAnsi="Arial" w:cs="Arial"/>
          <w:sz w:val="24"/>
          <w:szCs w:val="24"/>
        </w:rPr>
        <w:t xml:space="preserve">dentro da área, mas também fora dela. </w:t>
      </w:r>
      <w:commentRangeEnd w:id="307"/>
      <w:r w:rsidR="00C33754">
        <w:rPr>
          <w:rStyle w:val="Refdecomentrio"/>
        </w:rPr>
        <w:commentReference w:id="307"/>
      </w:r>
      <w:commentRangeStart w:id="308"/>
      <w:r w:rsidR="008D2E06" w:rsidRPr="00BB2585">
        <w:rPr>
          <w:rFonts w:ascii="Arial" w:hAnsi="Arial" w:cs="Arial"/>
          <w:sz w:val="24"/>
          <w:szCs w:val="24"/>
        </w:rPr>
        <w:t xml:space="preserve">Vale salientar que este estudo também </w:t>
      </w:r>
      <w:r w:rsidR="00412BD2">
        <w:rPr>
          <w:rFonts w:ascii="Arial" w:hAnsi="Arial" w:cs="Arial"/>
          <w:sz w:val="24"/>
          <w:szCs w:val="24"/>
        </w:rPr>
        <w:t xml:space="preserve">auxilia na </w:t>
      </w:r>
      <w:r w:rsidR="008D2E06" w:rsidRPr="00BB2585">
        <w:rPr>
          <w:rFonts w:ascii="Arial" w:hAnsi="Arial" w:cs="Arial"/>
          <w:sz w:val="24"/>
          <w:szCs w:val="24"/>
        </w:rPr>
        <w:t>confiabilidade de um questionário recém criado e utilizado em outra área.</w:t>
      </w:r>
      <w:commentRangeEnd w:id="308"/>
      <w:r w:rsidR="00C33754">
        <w:rPr>
          <w:rStyle w:val="Refdecomentrio"/>
        </w:rPr>
        <w:commentReference w:id="308"/>
      </w:r>
    </w:p>
    <w:p w14:paraId="364D2145" w14:textId="3EB51864" w:rsidR="00913A1E" w:rsidRPr="00BB2585" w:rsidRDefault="00EF5F3A" w:rsidP="005341E7">
      <w:pPr>
        <w:spacing w:line="360" w:lineRule="auto"/>
        <w:ind w:firstLine="432"/>
        <w:rPr>
          <w:rFonts w:ascii="Arial" w:hAnsi="Arial" w:cs="Arial"/>
          <w:sz w:val="24"/>
          <w:szCs w:val="24"/>
        </w:rPr>
      </w:pPr>
      <w:r w:rsidRPr="00BB2585">
        <w:rPr>
          <w:rFonts w:ascii="Arial" w:hAnsi="Arial" w:cs="Arial"/>
          <w:sz w:val="24"/>
          <w:szCs w:val="24"/>
        </w:rPr>
        <w:t xml:space="preserve">Os resultados aqui apresentados a partir </w:t>
      </w:r>
      <w:r w:rsidR="00274B43" w:rsidRPr="00274B43">
        <w:rPr>
          <w:rFonts w:ascii="Arial" w:hAnsi="Arial" w:cs="Arial"/>
          <w:sz w:val="24"/>
          <w:szCs w:val="24"/>
        </w:rPr>
        <w:t xml:space="preserve">da escala </w:t>
      </w:r>
      <w:r w:rsidRPr="00BB2585">
        <w:rPr>
          <w:rFonts w:ascii="Arial" w:hAnsi="Arial" w:cs="Arial"/>
          <w:sz w:val="24"/>
          <w:szCs w:val="24"/>
        </w:rPr>
        <w:t>de adaptabilidade</w:t>
      </w:r>
      <w:r w:rsidR="00E60801" w:rsidRPr="00BB2585">
        <w:rPr>
          <w:rFonts w:ascii="Arial" w:hAnsi="Arial" w:cs="Arial"/>
          <w:sz w:val="24"/>
          <w:szCs w:val="24"/>
        </w:rPr>
        <w:t xml:space="preserve"> individual</w:t>
      </w:r>
      <w:r w:rsidRPr="00BB2585">
        <w:rPr>
          <w:rFonts w:ascii="Arial" w:hAnsi="Arial" w:cs="Arial"/>
          <w:sz w:val="24"/>
          <w:szCs w:val="24"/>
        </w:rPr>
        <w:t>,</w:t>
      </w:r>
      <w:r w:rsidR="00E60801" w:rsidRPr="00BB2585">
        <w:rPr>
          <w:rFonts w:ascii="Arial" w:hAnsi="Arial" w:cs="Arial"/>
          <w:sz w:val="24"/>
          <w:szCs w:val="24"/>
        </w:rPr>
        <w:t xml:space="preserve"> trazem </w:t>
      </w:r>
      <w:r w:rsidR="006B07F5" w:rsidRPr="00BB2585">
        <w:rPr>
          <w:rFonts w:ascii="Arial" w:hAnsi="Arial" w:cs="Arial"/>
          <w:sz w:val="24"/>
          <w:szCs w:val="24"/>
        </w:rPr>
        <w:t>à</w:t>
      </w:r>
      <w:r w:rsidR="00E60801" w:rsidRPr="00BB2585">
        <w:rPr>
          <w:rFonts w:ascii="Arial" w:hAnsi="Arial" w:cs="Arial"/>
          <w:sz w:val="24"/>
          <w:szCs w:val="24"/>
        </w:rPr>
        <w:t xml:space="preserve"> tona e apresentam argumentos para se entender e </w:t>
      </w:r>
      <w:commentRangeStart w:id="309"/>
      <w:r w:rsidR="00E60801" w:rsidRPr="00BB2585">
        <w:rPr>
          <w:rFonts w:ascii="Arial" w:hAnsi="Arial" w:cs="Arial"/>
          <w:sz w:val="24"/>
          <w:szCs w:val="24"/>
        </w:rPr>
        <w:t>investigar melhor os efeitos da adaptabilidade individual nos indivíduos na Engenharia de Software</w:t>
      </w:r>
      <w:commentRangeEnd w:id="309"/>
      <w:r w:rsidR="00C33754">
        <w:rPr>
          <w:rStyle w:val="Refdecomentrio"/>
        </w:rPr>
        <w:commentReference w:id="309"/>
      </w:r>
      <w:r w:rsidR="00E60801" w:rsidRPr="00BB2585">
        <w:rPr>
          <w:rFonts w:ascii="Arial" w:hAnsi="Arial" w:cs="Arial"/>
          <w:sz w:val="24"/>
          <w:szCs w:val="24"/>
        </w:rPr>
        <w:t xml:space="preserve">. </w:t>
      </w:r>
      <w:r w:rsidR="00D17348" w:rsidRPr="00BB2585">
        <w:rPr>
          <w:rFonts w:ascii="Arial" w:hAnsi="Arial" w:cs="Arial"/>
          <w:sz w:val="24"/>
          <w:szCs w:val="24"/>
        </w:rPr>
        <w:t xml:space="preserve">Por exemplo, </w:t>
      </w:r>
      <w:r w:rsidR="00E116A4" w:rsidRPr="00BB2585">
        <w:rPr>
          <w:rFonts w:ascii="Arial" w:hAnsi="Arial" w:cs="Arial"/>
          <w:sz w:val="24"/>
          <w:szCs w:val="24"/>
        </w:rPr>
        <w:t xml:space="preserve">esses resultados servem como argumento inicial </w:t>
      </w:r>
      <w:r w:rsidR="00B57848" w:rsidRPr="00BB2585">
        <w:rPr>
          <w:rFonts w:ascii="Arial" w:hAnsi="Arial" w:cs="Arial"/>
          <w:sz w:val="24"/>
          <w:szCs w:val="24"/>
        </w:rPr>
        <w:t xml:space="preserve">do porquê tantas empresas buscam indivíduos mais adaptáveis, e do porquê a </w:t>
      </w:r>
      <w:commentRangeStart w:id="310"/>
      <w:r w:rsidR="0023161B" w:rsidRPr="00BB2585">
        <w:rPr>
          <w:rFonts w:ascii="Arial" w:hAnsi="Arial" w:cs="Arial"/>
          <w:sz w:val="24"/>
          <w:szCs w:val="24"/>
        </w:rPr>
        <w:t>S</w:t>
      </w:r>
      <w:r w:rsidR="00B57848" w:rsidRPr="00BB2585">
        <w:rPr>
          <w:rFonts w:ascii="Arial" w:hAnsi="Arial" w:cs="Arial"/>
          <w:sz w:val="24"/>
          <w:szCs w:val="24"/>
        </w:rPr>
        <w:t xml:space="preserve">ociedade </w:t>
      </w:r>
      <w:r w:rsidR="0023161B" w:rsidRPr="00BB2585">
        <w:rPr>
          <w:rFonts w:ascii="Arial" w:hAnsi="Arial" w:cs="Arial"/>
          <w:sz w:val="24"/>
          <w:szCs w:val="24"/>
        </w:rPr>
        <w:t>B</w:t>
      </w:r>
      <w:r w:rsidR="00B57848" w:rsidRPr="00BB2585">
        <w:rPr>
          <w:rFonts w:ascii="Arial" w:hAnsi="Arial" w:cs="Arial"/>
          <w:sz w:val="24"/>
          <w:szCs w:val="24"/>
        </w:rPr>
        <w:t xml:space="preserve">rasileira da </w:t>
      </w:r>
      <w:r w:rsidR="0023161B" w:rsidRPr="00BB2585">
        <w:rPr>
          <w:rFonts w:ascii="Arial" w:hAnsi="Arial" w:cs="Arial"/>
          <w:sz w:val="24"/>
          <w:szCs w:val="24"/>
        </w:rPr>
        <w:t>C</w:t>
      </w:r>
      <w:r w:rsidR="00B57848" w:rsidRPr="00BB2585">
        <w:rPr>
          <w:rFonts w:ascii="Arial" w:hAnsi="Arial" w:cs="Arial"/>
          <w:sz w:val="24"/>
          <w:szCs w:val="24"/>
        </w:rPr>
        <w:t>omputação</w:t>
      </w:r>
      <w:commentRangeEnd w:id="310"/>
      <w:r w:rsidR="00C33754">
        <w:rPr>
          <w:rStyle w:val="Refdecomentrio"/>
        </w:rPr>
        <w:commentReference w:id="310"/>
      </w:r>
      <w:r w:rsidR="00B57848" w:rsidRPr="00BB2585">
        <w:rPr>
          <w:rFonts w:ascii="Arial" w:hAnsi="Arial" w:cs="Arial"/>
          <w:sz w:val="24"/>
          <w:szCs w:val="24"/>
        </w:rPr>
        <w:t xml:space="preserve"> busca formar egressos com maior capacidade de resolução de problemas e adapta</w:t>
      </w:r>
      <w:r w:rsidR="006B07F5" w:rsidRPr="00BB2585">
        <w:rPr>
          <w:rFonts w:ascii="Arial" w:hAnsi="Arial" w:cs="Arial"/>
          <w:sz w:val="24"/>
          <w:szCs w:val="24"/>
        </w:rPr>
        <w:t xml:space="preserve">ção. </w:t>
      </w:r>
      <w:r w:rsidR="0023161B" w:rsidRPr="00BB2585">
        <w:rPr>
          <w:rFonts w:ascii="Arial" w:hAnsi="Arial" w:cs="Arial"/>
          <w:sz w:val="24"/>
          <w:szCs w:val="24"/>
        </w:rPr>
        <w:t xml:space="preserve">Muito </w:t>
      </w:r>
      <w:r w:rsidR="00756A47">
        <w:rPr>
          <w:rFonts w:ascii="Arial" w:hAnsi="Arial" w:cs="Arial"/>
          <w:sz w:val="24"/>
          <w:szCs w:val="24"/>
        </w:rPr>
        <w:t>e</w:t>
      </w:r>
      <w:r w:rsidR="00E116A4" w:rsidRPr="00BB2585">
        <w:rPr>
          <w:rFonts w:ascii="Arial" w:hAnsi="Arial" w:cs="Arial"/>
          <w:sz w:val="24"/>
          <w:szCs w:val="24"/>
        </w:rPr>
        <w:t xml:space="preserve">mbora novos </w:t>
      </w:r>
      <w:r w:rsidR="006B07F5" w:rsidRPr="00BB2585">
        <w:rPr>
          <w:rFonts w:ascii="Arial" w:hAnsi="Arial" w:cs="Arial"/>
          <w:sz w:val="24"/>
          <w:szCs w:val="24"/>
        </w:rPr>
        <w:t xml:space="preserve">estudos são necessários </w:t>
      </w:r>
      <w:r w:rsidR="00E116A4" w:rsidRPr="00BB2585">
        <w:rPr>
          <w:rFonts w:ascii="Arial" w:hAnsi="Arial" w:cs="Arial"/>
          <w:sz w:val="24"/>
          <w:szCs w:val="24"/>
        </w:rPr>
        <w:t>com outros constructos para um melhor desenvolvimento da área</w:t>
      </w:r>
      <w:r w:rsidR="00756A47">
        <w:rPr>
          <w:rFonts w:ascii="Arial" w:hAnsi="Arial" w:cs="Arial"/>
          <w:sz w:val="24"/>
          <w:szCs w:val="24"/>
        </w:rPr>
        <w:t xml:space="preserve">. </w:t>
      </w:r>
      <w:commentRangeStart w:id="311"/>
      <w:r w:rsidR="00756A47">
        <w:rPr>
          <w:rFonts w:ascii="Arial" w:hAnsi="Arial" w:cs="Arial"/>
          <w:sz w:val="24"/>
          <w:szCs w:val="24"/>
        </w:rPr>
        <w:t xml:space="preserve">Ademais, </w:t>
      </w:r>
      <w:r w:rsidR="00E116A4" w:rsidRPr="00BB2585">
        <w:rPr>
          <w:rFonts w:ascii="Arial" w:hAnsi="Arial" w:cs="Arial"/>
          <w:sz w:val="24"/>
          <w:szCs w:val="24"/>
        </w:rPr>
        <w:t>esses estudos</w:t>
      </w:r>
      <w:r w:rsidR="006B07F5" w:rsidRPr="00BB2585">
        <w:rPr>
          <w:rFonts w:ascii="Arial" w:hAnsi="Arial" w:cs="Arial"/>
          <w:sz w:val="24"/>
          <w:szCs w:val="24"/>
        </w:rPr>
        <w:t xml:space="preserve"> podem usar </w:t>
      </w:r>
      <w:r w:rsidR="00274B43">
        <w:rPr>
          <w:rFonts w:ascii="Arial" w:hAnsi="Arial" w:cs="Arial"/>
          <w:sz w:val="24"/>
          <w:szCs w:val="24"/>
        </w:rPr>
        <w:t xml:space="preserve">a escala </w:t>
      </w:r>
      <w:r w:rsidR="00167BCA" w:rsidRPr="00BB2585">
        <w:rPr>
          <w:rFonts w:ascii="Arial" w:hAnsi="Arial" w:cs="Arial"/>
          <w:sz w:val="24"/>
          <w:szCs w:val="24"/>
        </w:rPr>
        <w:t>aqui desenvolvid</w:t>
      </w:r>
      <w:r w:rsidR="00274B43">
        <w:rPr>
          <w:rFonts w:ascii="Arial" w:hAnsi="Arial" w:cs="Arial"/>
          <w:sz w:val="24"/>
          <w:szCs w:val="24"/>
        </w:rPr>
        <w:t>a</w:t>
      </w:r>
      <w:r w:rsidR="006B07F5" w:rsidRPr="00BB2585">
        <w:rPr>
          <w:rFonts w:ascii="Arial" w:hAnsi="Arial" w:cs="Arial"/>
          <w:sz w:val="24"/>
          <w:szCs w:val="24"/>
        </w:rPr>
        <w:t>,</w:t>
      </w:r>
      <w:r w:rsidR="00167BCA" w:rsidRPr="00BB2585">
        <w:rPr>
          <w:rFonts w:ascii="Arial" w:hAnsi="Arial" w:cs="Arial"/>
          <w:sz w:val="24"/>
          <w:szCs w:val="24"/>
        </w:rPr>
        <w:t xml:space="preserve"> assim como uma possível tradução para o inglês para nossa área. </w:t>
      </w:r>
      <w:commentRangeEnd w:id="311"/>
      <w:r w:rsidR="00C33754">
        <w:rPr>
          <w:rStyle w:val="Refdecomentrio"/>
        </w:rPr>
        <w:commentReference w:id="311"/>
      </w:r>
    </w:p>
    <w:p w14:paraId="191D7F52" w14:textId="4F8EEADB" w:rsidR="00197157" w:rsidRPr="00BB2585" w:rsidDel="00C33754" w:rsidRDefault="00197157" w:rsidP="005341E7">
      <w:pPr>
        <w:spacing w:line="360" w:lineRule="auto"/>
        <w:ind w:firstLine="432"/>
        <w:rPr>
          <w:del w:id="312" w:author="Microsoft Office User" w:date="2020-09-01T15:40:00Z"/>
          <w:rFonts w:ascii="Arial" w:hAnsi="Arial" w:cs="Arial"/>
          <w:sz w:val="24"/>
          <w:szCs w:val="24"/>
        </w:rPr>
      </w:pPr>
      <w:del w:id="313" w:author="Microsoft Office User" w:date="2020-09-01T15:40:00Z">
        <w:r w:rsidRPr="00BB2585" w:rsidDel="00C33754">
          <w:rPr>
            <w:rFonts w:ascii="Arial" w:hAnsi="Arial" w:cs="Arial"/>
            <w:sz w:val="24"/>
            <w:szCs w:val="24"/>
          </w:rPr>
          <w:delText>Esta pesquisa t</w:delText>
        </w:r>
        <w:r w:rsidR="00913A1E" w:rsidRPr="00BB2585" w:rsidDel="00C33754">
          <w:rPr>
            <w:rFonts w:ascii="Arial" w:hAnsi="Arial" w:cs="Arial"/>
            <w:sz w:val="24"/>
            <w:szCs w:val="24"/>
          </w:rPr>
          <w:delText>ambém oferece razões para investigar de maneira mais profunda os aspectos humanos na Engenharia de Software</w:delText>
        </w:r>
        <w:r w:rsidR="009864B0" w:rsidRPr="00BB2585" w:rsidDel="00C33754">
          <w:rPr>
            <w:rFonts w:ascii="Arial" w:hAnsi="Arial" w:cs="Arial"/>
            <w:sz w:val="24"/>
            <w:szCs w:val="24"/>
          </w:rPr>
          <w:delText xml:space="preserve">, apresentando impactos </w:delText>
        </w:r>
        <w:r w:rsidR="00D646DB" w:rsidRPr="00BB2585" w:rsidDel="00C33754">
          <w:rPr>
            <w:rFonts w:ascii="Arial" w:hAnsi="Arial" w:cs="Arial"/>
            <w:sz w:val="24"/>
            <w:szCs w:val="24"/>
          </w:rPr>
          <w:delText xml:space="preserve">e relações entre aspectos individuais dentro da Engenharia de Software. </w:delText>
        </w:r>
      </w:del>
    </w:p>
    <w:p w14:paraId="1F278907" w14:textId="4999E835" w:rsidR="00856D5B" w:rsidRPr="00351A52" w:rsidRDefault="00856D5B" w:rsidP="005341E7">
      <w:pPr>
        <w:spacing w:line="360" w:lineRule="auto"/>
        <w:ind w:firstLine="432"/>
        <w:rPr>
          <w:rFonts w:ascii="Arial" w:hAnsi="Arial" w:cs="Arial"/>
          <w:sz w:val="24"/>
          <w:szCs w:val="24"/>
        </w:rPr>
      </w:pPr>
      <w:r w:rsidRPr="00351A52">
        <w:rPr>
          <w:rFonts w:ascii="Arial" w:hAnsi="Arial" w:cs="Arial"/>
          <w:sz w:val="24"/>
          <w:szCs w:val="24"/>
        </w:rPr>
        <w:t>Um</w:t>
      </w:r>
      <w:r w:rsidR="00274B43">
        <w:rPr>
          <w:rFonts w:ascii="Arial" w:hAnsi="Arial" w:cs="Arial"/>
          <w:sz w:val="24"/>
          <w:szCs w:val="24"/>
        </w:rPr>
        <w:t>a</w:t>
      </w:r>
      <w:r w:rsidRPr="00351A52">
        <w:rPr>
          <w:rFonts w:ascii="Arial" w:hAnsi="Arial" w:cs="Arial"/>
          <w:sz w:val="24"/>
          <w:szCs w:val="24"/>
        </w:rPr>
        <w:t xml:space="preserve"> </w:t>
      </w:r>
      <w:r w:rsidR="00274B43">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sidR="00DC7116">
        <w:rPr>
          <w:rFonts w:ascii="Arial" w:hAnsi="Arial" w:cs="Arial"/>
          <w:sz w:val="24"/>
          <w:szCs w:val="24"/>
        </w:rPr>
        <w:t>a</w:t>
      </w:r>
      <w:r w:rsidRPr="00351A52">
        <w:rPr>
          <w:rFonts w:ascii="Arial" w:hAnsi="Arial" w:cs="Arial"/>
          <w:sz w:val="24"/>
          <w:szCs w:val="24"/>
        </w:rPr>
        <w:t xml:space="preserve">, </w:t>
      </w:r>
      <w:r w:rsidR="00DC7116">
        <w:rPr>
          <w:rFonts w:ascii="Arial" w:hAnsi="Arial" w:cs="Arial"/>
          <w:sz w:val="24"/>
          <w:szCs w:val="24"/>
        </w:rPr>
        <w:t>assim,</w:t>
      </w:r>
      <w:r w:rsidRPr="00351A52">
        <w:rPr>
          <w:rFonts w:ascii="Arial" w:hAnsi="Arial" w:cs="Arial"/>
          <w:sz w:val="24"/>
          <w:szCs w:val="24"/>
        </w:rPr>
        <w:t xml:space="preserve"> novas pesquisas podem</w:t>
      </w:r>
      <w:r w:rsidR="00196F0C" w:rsidRPr="00351A52">
        <w:rPr>
          <w:rFonts w:ascii="Arial" w:hAnsi="Arial" w:cs="Arial"/>
          <w:sz w:val="24"/>
          <w:szCs w:val="24"/>
        </w:rPr>
        <w:t xml:space="preserve"> ser conduzidas buscando entender o efeito da instabilidade na Engenharia de Software. Vale ressaltar que </w:t>
      </w:r>
      <w:r w:rsidR="00A52EF6" w:rsidRPr="00351A52">
        <w:rPr>
          <w:rFonts w:ascii="Arial" w:hAnsi="Arial" w:cs="Arial"/>
          <w:sz w:val="24"/>
          <w:szCs w:val="24"/>
        </w:rPr>
        <w:t>as mudanças</w:t>
      </w:r>
      <w:r w:rsidR="00E116A4" w:rsidRPr="00351A52">
        <w:rPr>
          <w:rFonts w:ascii="Arial" w:hAnsi="Arial" w:cs="Arial"/>
          <w:sz w:val="24"/>
          <w:szCs w:val="24"/>
        </w:rPr>
        <w:t xml:space="preserve"> geradas pelas instabilidades</w:t>
      </w:r>
      <w:r w:rsidR="00A52EF6" w:rsidRPr="00351A52">
        <w:rPr>
          <w:rFonts w:ascii="Arial" w:hAnsi="Arial" w:cs="Arial"/>
          <w:sz w:val="24"/>
          <w:szCs w:val="24"/>
        </w:rPr>
        <w:t xml:space="preserve"> na Engenharia de </w:t>
      </w:r>
      <w:r w:rsidR="00E116A4" w:rsidRPr="00351A52">
        <w:rPr>
          <w:rFonts w:ascii="Arial" w:hAnsi="Arial" w:cs="Arial"/>
          <w:sz w:val="24"/>
          <w:szCs w:val="24"/>
        </w:rPr>
        <w:t>Software são fatores importantes e reconhecidos na literatura da área</w:t>
      </w:r>
      <w:r w:rsidR="00351A52" w:rsidRPr="00351A52">
        <w:rPr>
          <w:rFonts w:ascii="Arial" w:hAnsi="Arial" w:cs="Arial"/>
          <w:color w:val="FF0000"/>
          <w:sz w:val="24"/>
          <w:szCs w:val="24"/>
        </w:rPr>
        <w:t xml:space="preserve"> </w:t>
      </w:r>
      <w:r w:rsidR="00351A52" w:rsidRPr="00351A52">
        <w:rPr>
          <w:rFonts w:ascii="Arial" w:hAnsi="Arial" w:cs="Arial"/>
          <w:sz w:val="24"/>
          <w:szCs w:val="24"/>
        </w:rPr>
        <w:fldChar w:fldCharType="begin" w:fldLock="1"/>
      </w:r>
      <w:r w:rsidR="00682B4E">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et al., 2014; PFAHL; LEBSANFT, 2000; THAKURTA; AHLEMANN, 2010)","plainTextFormattedCitation":"(KUDE et al., 2014; PFAHL; LEBSANFT, 2000; THAKURTA; AHLEMANN, 2010)","previouslyFormattedCitation":"(KUDE et al., 2014; PFAHL; LEBSANFT, 2000; THAKURTA; AHLEMANN, 2010)"},"properties":{"noteIndex":0},"schema":"https://github.com/citation-style-language/schema/raw/master/csl-citation.json"}</w:instrText>
      </w:r>
      <w:r w:rsidR="00351A52" w:rsidRPr="00351A52">
        <w:rPr>
          <w:rFonts w:ascii="Arial" w:hAnsi="Arial" w:cs="Arial"/>
          <w:sz w:val="24"/>
          <w:szCs w:val="24"/>
        </w:rPr>
        <w:fldChar w:fldCharType="separate"/>
      </w:r>
      <w:r w:rsidR="00E91695" w:rsidRPr="004C09D6">
        <w:rPr>
          <w:rFonts w:ascii="Arial" w:hAnsi="Arial" w:cs="Arial"/>
          <w:noProof/>
          <w:sz w:val="24"/>
          <w:szCs w:val="24"/>
        </w:rPr>
        <w:t>(KUDE et al., 2014; PFAHL; LEBSANFT, 2000; THAKURTA; AHLEMANN, 2010)</w:t>
      </w:r>
      <w:r w:rsidR="00351A52" w:rsidRPr="00351A52">
        <w:rPr>
          <w:rFonts w:ascii="Arial" w:hAnsi="Arial" w:cs="Arial"/>
          <w:sz w:val="24"/>
          <w:szCs w:val="24"/>
        </w:rPr>
        <w:fldChar w:fldCharType="end"/>
      </w:r>
      <w:r w:rsidR="00E116A4" w:rsidRPr="00351A52">
        <w:rPr>
          <w:rFonts w:ascii="Arial" w:hAnsi="Arial" w:cs="Arial"/>
          <w:sz w:val="24"/>
          <w:szCs w:val="24"/>
        </w:rPr>
        <w:t>.</w:t>
      </w:r>
      <w:r w:rsidR="00A52EF6" w:rsidRPr="00351A52">
        <w:rPr>
          <w:rFonts w:ascii="Arial" w:hAnsi="Arial" w:cs="Arial"/>
          <w:sz w:val="24"/>
          <w:szCs w:val="24"/>
        </w:rPr>
        <w:t xml:space="preserve"> </w:t>
      </w:r>
      <w:r w:rsidR="00351A52" w:rsidRPr="00351A52">
        <w:rPr>
          <w:rFonts w:ascii="Arial" w:hAnsi="Arial" w:cs="Arial"/>
          <w:sz w:val="24"/>
          <w:szCs w:val="24"/>
        </w:rPr>
        <w:t>Além disso,</w:t>
      </w:r>
      <w:r w:rsidR="008D2E06" w:rsidRPr="00351A52">
        <w:rPr>
          <w:rFonts w:ascii="Arial" w:hAnsi="Arial" w:cs="Arial"/>
          <w:sz w:val="24"/>
          <w:szCs w:val="24"/>
        </w:rPr>
        <w:t xml:space="preserve"> o questionário de instabilidade técnica </w:t>
      </w:r>
      <w:r w:rsidR="008D2E06" w:rsidRPr="00351A52">
        <w:rPr>
          <w:rFonts w:ascii="Arial" w:hAnsi="Arial" w:cs="Arial"/>
          <w:sz w:val="24"/>
          <w:szCs w:val="24"/>
        </w:rPr>
        <w:lastRenderedPageBreak/>
        <w:t>também é importante para o contexto pesquisado e precisa ser trabalhado no futuro para que seja validado.</w:t>
      </w:r>
    </w:p>
    <w:p w14:paraId="0411D082" w14:textId="0CCD9EFF" w:rsidR="000019E4" w:rsidRDefault="001C48F7" w:rsidP="005341E7">
      <w:pPr>
        <w:spacing w:line="360" w:lineRule="auto"/>
        <w:ind w:firstLine="432"/>
        <w:rPr>
          <w:rFonts w:ascii="Arial" w:hAnsi="Arial" w:cs="Arial"/>
          <w:sz w:val="24"/>
          <w:szCs w:val="24"/>
        </w:rPr>
      </w:pPr>
      <w:r w:rsidRPr="00351A52">
        <w:rPr>
          <w:rFonts w:ascii="Arial" w:hAnsi="Arial" w:cs="Arial"/>
          <w:sz w:val="24"/>
          <w:szCs w:val="24"/>
        </w:rPr>
        <w:t xml:space="preserve">Tanto </w:t>
      </w:r>
      <w:r w:rsidR="00DC7116" w:rsidRPr="00DC7116">
        <w:rPr>
          <w:rFonts w:ascii="Arial" w:hAnsi="Arial" w:cs="Arial"/>
          <w:sz w:val="24"/>
          <w:szCs w:val="24"/>
        </w:rPr>
        <w:t xml:space="preserve">a escala </w:t>
      </w:r>
      <w:r w:rsidRPr="00351A52">
        <w:rPr>
          <w:rFonts w:ascii="Arial" w:hAnsi="Arial" w:cs="Arial"/>
          <w:sz w:val="24"/>
          <w:szCs w:val="24"/>
        </w:rPr>
        <w:t xml:space="preserve">de adaptabilidade, quanto </w:t>
      </w:r>
      <w:r w:rsidR="00DC7116">
        <w:rPr>
          <w:rFonts w:ascii="Arial" w:hAnsi="Arial" w:cs="Arial"/>
          <w:sz w:val="24"/>
          <w:szCs w:val="24"/>
        </w:rPr>
        <w:t>as escalas</w:t>
      </w:r>
      <w:r w:rsidRPr="00351A52">
        <w:rPr>
          <w:rFonts w:ascii="Arial" w:hAnsi="Arial" w:cs="Arial"/>
          <w:sz w:val="24"/>
          <w:szCs w:val="24"/>
        </w:rPr>
        <w:t xml:space="preserve"> de instabilidade estão disponíveis para a </w:t>
      </w:r>
      <w:r w:rsidR="00CF6955">
        <w:rPr>
          <w:rFonts w:ascii="Arial" w:hAnsi="Arial" w:cs="Arial"/>
          <w:sz w:val="24"/>
          <w:szCs w:val="24"/>
        </w:rPr>
        <w:t>realiza</w:t>
      </w:r>
      <w:r w:rsidR="000019E4">
        <w:rPr>
          <w:rFonts w:ascii="Arial" w:hAnsi="Arial" w:cs="Arial"/>
          <w:sz w:val="24"/>
          <w:szCs w:val="24"/>
        </w:rPr>
        <w:t xml:space="preserve">ção de novos </w:t>
      </w:r>
      <w:r w:rsidR="00CF6955" w:rsidRPr="00351A52">
        <w:rPr>
          <w:rFonts w:ascii="Arial" w:hAnsi="Arial" w:cs="Arial"/>
          <w:sz w:val="24"/>
          <w:szCs w:val="24"/>
        </w:rPr>
        <w:t>ajuste</w:t>
      </w:r>
      <w:r w:rsidR="000019E4">
        <w:rPr>
          <w:rFonts w:ascii="Arial" w:hAnsi="Arial" w:cs="Arial"/>
          <w:sz w:val="24"/>
          <w:szCs w:val="24"/>
        </w:rPr>
        <w:t>s</w:t>
      </w:r>
      <w:r w:rsidRPr="00351A52">
        <w:rPr>
          <w:rFonts w:ascii="Arial" w:hAnsi="Arial" w:cs="Arial"/>
          <w:sz w:val="24"/>
          <w:szCs w:val="24"/>
        </w:rPr>
        <w:t>, verificaç</w:t>
      </w:r>
      <w:r w:rsidR="000019E4">
        <w:rPr>
          <w:rFonts w:ascii="Arial" w:hAnsi="Arial" w:cs="Arial"/>
          <w:sz w:val="24"/>
          <w:szCs w:val="24"/>
        </w:rPr>
        <w:t>ões</w:t>
      </w:r>
      <w:r w:rsidRPr="00351A52">
        <w:rPr>
          <w:rFonts w:ascii="Arial" w:hAnsi="Arial" w:cs="Arial"/>
          <w:sz w:val="24"/>
          <w:szCs w:val="24"/>
        </w:rPr>
        <w:t xml:space="preserve"> e traduç</w:t>
      </w:r>
      <w:r w:rsidR="000019E4">
        <w:rPr>
          <w:rFonts w:ascii="Arial" w:hAnsi="Arial" w:cs="Arial"/>
          <w:sz w:val="24"/>
          <w:szCs w:val="24"/>
        </w:rPr>
        <w:t>ões</w:t>
      </w:r>
      <w:r w:rsidRPr="00351A52">
        <w:rPr>
          <w:rFonts w:ascii="Arial" w:hAnsi="Arial" w:cs="Arial"/>
          <w:sz w:val="24"/>
          <w:szCs w:val="24"/>
        </w:rPr>
        <w:t xml:space="preserve"> de maneira aberta para a comunidade, diferente do questionário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 que exigem a necessidade de pagamento de consultoria para sua utilização. </w:t>
      </w:r>
    </w:p>
    <w:p w14:paraId="0F6C0783" w14:textId="24EB28C3" w:rsidR="001C48F7" w:rsidRPr="00351A52" w:rsidRDefault="001C48F7" w:rsidP="005341E7">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00DC7116" w:rsidRPr="00DC7116">
        <w:rPr>
          <w:rFonts w:ascii="Arial" w:hAnsi="Arial" w:cs="Arial"/>
          <w:sz w:val="24"/>
          <w:szCs w:val="24"/>
        </w:rPr>
        <w:t xml:space="preserve">a escala </w:t>
      </w:r>
      <w:r w:rsidRPr="00351A52">
        <w:rPr>
          <w:rFonts w:ascii="Arial" w:hAnsi="Arial" w:cs="Arial"/>
          <w:sz w:val="24"/>
          <w:szCs w:val="24"/>
        </w:rPr>
        <w:t>de adaptabilidade é um</w:t>
      </w:r>
      <w:r w:rsidR="006B570F">
        <w:rPr>
          <w:rFonts w:ascii="Arial" w:hAnsi="Arial" w:cs="Arial"/>
          <w:sz w:val="24"/>
          <w:szCs w:val="24"/>
        </w:rPr>
        <w:t xml:space="preserve">a </w:t>
      </w:r>
      <w:r w:rsidRPr="00351A52">
        <w:rPr>
          <w:rFonts w:ascii="Arial" w:hAnsi="Arial" w:cs="Arial"/>
          <w:sz w:val="24"/>
          <w:szCs w:val="24"/>
        </w:rPr>
        <w:t xml:space="preserve">versão reduzida se comparado ao de </w:t>
      </w:r>
      <w:proofErr w:type="spellStart"/>
      <w:r w:rsidRPr="00351A52">
        <w:rPr>
          <w:rFonts w:ascii="Arial" w:hAnsi="Arial" w:cs="Arial"/>
          <w:sz w:val="24"/>
          <w:szCs w:val="24"/>
        </w:rPr>
        <w:t>Ployhart</w:t>
      </w:r>
      <w:proofErr w:type="spellEnd"/>
      <w:r w:rsidRPr="00351A52">
        <w:rPr>
          <w:rFonts w:ascii="Arial" w:hAnsi="Arial" w:cs="Arial"/>
          <w:sz w:val="24"/>
          <w:szCs w:val="24"/>
        </w:rPr>
        <w:t xml:space="preserve"> et al. (2006) com 54 questões. Além disso, est</w:t>
      </w:r>
      <w:r w:rsidR="006B570F">
        <w:rPr>
          <w:rFonts w:ascii="Arial" w:hAnsi="Arial" w:cs="Arial"/>
          <w:sz w:val="24"/>
          <w:szCs w:val="24"/>
        </w:rPr>
        <w:t>a</w:t>
      </w:r>
      <w:r w:rsidRPr="00351A52">
        <w:rPr>
          <w:rFonts w:ascii="Arial" w:hAnsi="Arial" w:cs="Arial"/>
          <w:sz w:val="24"/>
          <w:szCs w:val="24"/>
        </w:rPr>
        <w:t xml:space="preserve"> </w:t>
      </w:r>
      <w:r w:rsidR="006B570F">
        <w:rPr>
          <w:rFonts w:ascii="Arial" w:hAnsi="Arial" w:cs="Arial"/>
          <w:sz w:val="24"/>
          <w:szCs w:val="24"/>
        </w:rPr>
        <w:t>escala</w:t>
      </w:r>
      <w:r w:rsidRPr="00351A52">
        <w:rPr>
          <w:rFonts w:ascii="Arial" w:hAnsi="Arial" w:cs="Arial"/>
          <w:sz w:val="24"/>
          <w:szCs w:val="24"/>
        </w:rPr>
        <w:t xml:space="preserve"> foi avaliad</w:t>
      </w:r>
      <w:ins w:id="314" w:author="Microsoft Office User" w:date="2020-09-01T15:41:00Z">
        <w:r w:rsidR="00C33754">
          <w:rPr>
            <w:rFonts w:ascii="Arial" w:hAnsi="Arial" w:cs="Arial"/>
            <w:sz w:val="24"/>
            <w:szCs w:val="24"/>
          </w:rPr>
          <w:t>a</w:t>
        </w:r>
      </w:ins>
      <w:del w:id="315" w:author="Microsoft Office User" w:date="2020-09-01T15:41:00Z">
        <w:r w:rsidRPr="00351A52" w:rsidDel="00C33754">
          <w:rPr>
            <w:rFonts w:ascii="Arial" w:hAnsi="Arial" w:cs="Arial"/>
            <w:sz w:val="24"/>
            <w:szCs w:val="24"/>
          </w:rPr>
          <w:delText>o</w:delText>
        </w:r>
      </w:del>
      <w:r w:rsidRPr="00351A52">
        <w:rPr>
          <w:rFonts w:ascii="Arial" w:hAnsi="Arial" w:cs="Arial"/>
          <w:sz w:val="24"/>
          <w:szCs w:val="24"/>
        </w:rPr>
        <w:t xml:space="preserve"> exclusivamente dentro de um contexto específico, neste caso no contexto da Engenharia de Software, diferentemente do proposto por </w:t>
      </w:r>
      <w:r w:rsidRPr="00351A52">
        <w:rPr>
          <w:rFonts w:ascii="Arial" w:hAnsi="Arial" w:cs="Arial"/>
          <w:sz w:val="24"/>
          <w:szCs w:val="24"/>
        </w:rPr>
        <w:fldChar w:fldCharType="begin" w:fldLock="1"/>
      </w:r>
      <w:r w:rsidR="00C22E04"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51A52">
        <w:rPr>
          <w:rFonts w:ascii="Arial" w:hAnsi="Arial" w:cs="Arial"/>
          <w:sz w:val="24"/>
          <w:szCs w:val="24"/>
        </w:rPr>
        <w:fldChar w:fldCharType="separate"/>
      </w:r>
      <w:r w:rsidRPr="00351A52">
        <w:rPr>
          <w:rFonts w:ascii="Arial" w:hAnsi="Arial" w:cs="Arial"/>
          <w:noProof/>
          <w:sz w:val="24"/>
          <w:szCs w:val="24"/>
        </w:rPr>
        <w:t>Charbonnier-voirin e Roussel (2012</w:t>
      </w:r>
      <w:r w:rsidRPr="00351A52">
        <w:rPr>
          <w:rFonts w:ascii="Arial" w:hAnsi="Arial" w:cs="Arial"/>
          <w:sz w:val="24"/>
          <w:szCs w:val="24"/>
        </w:rPr>
        <w:fldChar w:fldCharType="end"/>
      </w:r>
      <w:r w:rsidRPr="00351A52">
        <w:rPr>
          <w:rFonts w:ascii="Arial" w:hAnsi="Arial" w:cs="Arial"/>
          <w:sz w:val="24"/>
          <w:szCs w:val="24"/>
        </w:rPr>
        <w:t>).</w:t>
      </w:r>
    </w:p>
    <w:p w14:paraId="7049B08B" w14:textId="5E91FDAF" w:rsidR="00E116A4" w:rsidRPr="00FD5B02" w:rsidRDefault="006B570F" w:rsidP="005341E7">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00D72467" w:rsidRPr="00FD5B02">
        <w:rPr>
          <w:rFonts w:ascii="Arial" w:hAnsi="Arial" w:cs="Arial"/>
          <w:sz w:val="24"/>
          <w:szCs w:val="24"/>
        </w:rPr>
        <w:t xml:space="preserve"> de </w:t>
      </w:r>
      <w:proofErr w:type="spellStart"/>
      <w:r w:rsidR="00D72467" w:rsidRPr="00FD5B02">
        <w:rPr>
          <w:rFonts w:ascii="Arial" w:hAnsi="Arial" w:cs="Arial"/>
          <w:sz w:val="24"/>
          <w:szCs w:val="24"/>
        </w:rPr>
        <w:t>burnout</w:t>
      </w:r>
      <w:proofErr w:type="spellEnd"/>
      <w:r w:rsidR="00D72467" w:rsidRPr="00FD5B02">
        <w:rPr>
          <w:rFonts w:ascii="Arial" w:hAnsi="Arial" w:cs="Arial"/>
          <w:sz w:val="24"/>
          <w:szCs w:val="24"/>
        </w:rPr>
        <w:t xml:space="preserve"> passou por mais uma validação dentro da área</w:t>
      </w:r>
      <w:r w:rsidR="0066742C">
        <w:rPr>
          <w:rFonts w:ascii="Arial" w:hAnsi="Arial" w:cs="Arial"/>
          <w:sz w:val="24"/>
          <w:szCs w:val="24"/>
        </w:rPr>
        <w:t xml:space="preserve"> de computação</w:t>
      </w:r>
      <w:r w:rsidR="00D72467" w:rsidRPr="00FD5B02">
        <w:rPr>
          <w:rFonts w:ascii="Arial" w:hAnsi="Arial" w:cs="Arial"/>
          <w:sz w:val="24"/>
          <w:szCs w:val="24"/>
        </w:rPr>
        <w:t xml:space="preserve">, e poderá ser utilizado em outros trabalhos com mais </w:t>
      </w:r>
      <w:r w:rsidR="009A0E03" w:rsidRPr="00FD5B02">
        <w:rPr>
          <w:rFonts w:ascii="Arial" w:hAnsi="Arial" w:cs="Arial"/>
          <w:sz w:val="24"/>
          <w:szCs w:val="24"/>
        </w:rPr>
        <w:t>segurança</w:t>
      </w:r>
      <w:r w:rsidR="00E116A4" w:rsidRPr="00FD5B02">
        <w:rPr>
          <w:rFonts w:ascii="Arial" w:hAnsi="Arial" w:cs="Arial"/>
          <w:sz w:val="24"/>
          <w:szCs w:val="24"/>
        </w:rPr>
        <w:t xml:space="preserve">, onde antes sua adequação era mensurada apenas por alfa de </w:t>
      </w:r>
      <w:proofErr w:type="spellStart"/>
      <w:r w:rsidR="00FD5B02">
        <w:rPr>
          <w:rFonts w:ascii="Arial" w:hAnsi="Arial" w:cs="Arial"/>
          <w:sz w:val="24"/>
          <w:szCs w:val="24"/>
        </w:rPr>
        <w:t>C</w:t>
      </w:r>
      <w:r w:rsidR="00E116A4" w:rsidRPr="00FD5B02">
        <w:rPr>
          <w:rFonts w:ascii="Arial" w:hAnsi="Arial" w:cs="Arial"/>
          <w:sz w:val="24"/>
          <w:szCs w:val="24"/>
        </w:rPr>
        <w:t>onbrach</w:t>
      </w:r>
      <w:proofErr w:type="spellEnd"/>
      <w:r w:rsidR="00E116A4" w:rsidRPr="00FD5B02">
        <w:rPr>
          <w:rFonts w:ascii="Arial" w:hAnsi="Arial" w:cs="Arial"/>
          <w:sz w:val="24"/>
          <w:szCs w:val="24"/>
        </w:rPr>
        <w:t>, agora foi realizado uma análise fatorial confirmatória</w:t>
      </w:r>
      <w:r w:rsidR="009A0E03" w:rsidRPr="00FD5B02">
        <w:rPr>
          <w:rFonts w:ascii="Arial" w:hAnsi="Arial" w:cs="Arial"/>
          <w:sz w:val="24"/>
          <w:szCs w:val="24"/>
        </w:rPr>
        <w:t>.</w:t>
      </w:r>
      <w:r w:rsidR="00FD5B02">
        <w:rPr>
          <w:rFonts w:ascii="Arial" w:hAnsi="Arial" w:cs="Arial"/>
          <w:sz w:val="24"/>
          <w:szCs w:val="24"/>
        </w:rPr>
        <w:t xml:space="preserve"> Foram realizadas observações quanto a itens que precisam ser considerad</w:t>
      </w:r>
      <w:r w:rsidR="0066742C">
        <w:rPr>
          <w:rFonts w:ascii="Arial" w:hAnsi="Arial" w:cs="Arial"/>
          <w:sz w:val="24"/>
          <w:szCs w:val="24"/>
        </w:rPr>
        <w:t>o</w:t>
      </w:r>
      <w:r w:rsidR="00FD5B02">
        <w:rPr>
          <w:rFonts w:ascii="Arial" w:hAnsi="Arial" w:cs="Arial"/>
          <w:sz w:val="24"/>
          <w:szCs w:val="24"/>
        </w:rPr>
        <w:t>s em futuras pesquisas.</w:t>
      </w:r>
    </w:p>
    <w:p w14:paraId="294E40C3" w14:textId="7E08D0ED" w:rsidR="009A0E03" w:rsidRPr="00386431" w:rsidRDefault="009A0E03" w:rsidP="005341E7">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apresenta uma luz sobre a situação do </w:t>
      </w:r>
      <w:proofErr w:type="spellStart"/>
      <w:r w:rsidRPr="00386431">
        <w:rPr>
          <w:rFonts w:ascii="Arial" w:hAnsi="Arial" w:cs="Arial"/>
          <w:sz w:val="24"/>
          <w:szCs w:val="24"/>
        </w:rPr>
        <w:t>bu</w:t>
      </w:r>
      <w:r w:rsidR="00E116A4" w:rsidRPr="00386431">
        <w:rPr>
          <w:rFonts w:ascii="Arial" w:hAnsi="Arial" w:cs="Arial"/>
          <w:sz w:val="24"/>
          <w:szCs w:val="24"/>
        </w:rPr>
        <w:t>r</w:t>
      </w:r>
      <w:r w:rsidRPr="00386431">
        <w:rPr>
          <w:rFonts w:ascii="Arial" w:hAnsi="Arial" w:cs="Arial"/>
          <w:sz w:val="24"/>
          <w:szCs w:val="24"/>
        </w:rPr>
        <w:t>no</w:t>
      </w:r>
      <w:r w:rsidR="00E116A4" w:rsidRPr="00386431">
        <w:rPr>
          <w:rFonts w:ascii="Arial" w:hAnsi="Arial" w:cs="Arial"/>
          <w:sz w:val="24"/>
          <w:szCs w:val="24"/>
        </w:rPr>
        <w:t>u</w:t>
      </w:r>
      <w:r w:rsidRPr="00386431">
        <w:rPr>
          <w:rFonts w:ascii="Arial" w:hAnsi="Arial" w:cs="Arial"/>
          <w:sz w:val="24"/>
          <w:szCs w:val="24"/>
        </w:rPr>
        <w:t>t</w:t>
      </w:r>
      <w:proofErr w:type="spellEnd"/>
      <w:r w:rsidRPr="00386431">
        <w:rPr>
          <w:rFonts w:ascii="Arial" w:hAnsi="Arial" w:cs="Arial"/>
          <w:sz w:val="24"/>
          <w:szCs w:val="24"/>
        </w:rPr>
        <w:t xml:space="preserve"> na área</w:t>
      </w:r>
      <w:r w:rsidR="00750640">
        <w:rPr>
          <w:rFonts w:ascii="Arial" w:hAnsi="Arial" w:cs="Arial"/>
          <w:sz w:val="24"/>
          <w:szCs w:val="24"/>
        </w:rPr>
        <w:t>. Pois,</w:t>
      </w:r>
      <w:r w:rsidRPr="00386431">
        <w:rPr>
          <w:rFonts w:ascii="Arial" w:hAnsi="Arial" w:cs="Arial"/>
          <w:sz w:val="24"/>
          <w:szCs w:val="24"/>
        </w:rPr>
        <w:t xml:space="preserve"> </w:t>
      </w:r>
      <w:r w:rsidR="00AA42B0" w:rsidRPr="00386431">
        <w:rPr>
          <w:rFonts w:ascii="Arial" w:hAnsi="Arial" w:cs="Arial"/>
          <w:sz w:val="24"/>
          <w:szCs w:val="24"/>
        </w:rPr>
        <w:t>foram</w:t>
      </w:r>
      <w:r w:rsidRPr="00386431">
        <w:rPr>
          <w:rFonts w:ascii="Arial" w:hAnsi="Arial" w:cs="Arial"/>
          <w:sz w:val="24"/>
          <w:szCs w:val="24"/>
        </w:rPr>
        <w:t xml:space="preserve"> observados os altos índices de exaustão </w:t>
      </w:r>
      <w:r w:rsidR="00C33EDE" w:rsidRPr="00386431">
        <w:rPr>
          <w:rFonts w:ascii="Arial" w:hAnsi="Arial" w:cs="Arial"/>
          <w:sz w:val="24"/>
          <w:szCs w:val="24"/>
        </w:rPr>
        <w:t xml:space="preserve">e menores índices de baixa eficácia. </w:t>
      </w:r>
      <w:r w:rsidR="00E116A4" w:rsidRPr="00386431">
        <w:rPr>
          <w:rFonts w:ascii="Arial" w:hAnsi="Arial" w:cs="Arial"/>
          <w:sz w:val="24"/>
          <w:szCs w:val="24"/>
        </w:rPr>
        <w:t>Mais que isso, na amostra investigada</w:t>
      </w:r>
      <w:r w:rsidR="00BA505C" w:rsidRPr="00386431">
        <w:rPr>
          <w:rFonts w:ascii="Arial" w:hAnsi="Arial" w:cs="Arial"/>
          <w:sz w:val="24"/>
          <w:szCs w:val="24"/>
        </w:rPr>
        <w:t>, os principais problemas da dimensão exaustão estão relacionados com a falta de disposição para ir trabalhar e o sentimento de estar esgotado ao final do trabalho</w:t>
      </w:r>
      <w:r w:rsidR="002369D1">
        <w:rPr>
          <w:rFonts w:ascii="Arial" w:hAnsi="Arial" w:cs="Arial"/>
          <w:sz w:val="24"/>
          <w:szCs w:val="24"/>
        </w:rPr>
        <w:t>,</w:t>
      </w:r>
      <w:r w:rsidR="00BA505C" w:rsidRPr="00386431">
        <w:rPr>
          <w:rFonts w:ascii="Arial" w:hAnsi="Arial" w:cs="Arial"/>
          <w:sz w:val="24"/>
          <w:szCs w:val="24"/>
        </w:rPr>
        <w:t xml:space="preserve"> </w:t>
      </w:r>
      <w:r w:rsidR="002369D1">
        <w:rPr>
          <w:rFonts w:ascii="Arial" w:hAnsi="Arial" w:cs="Arial"/>
          <w:sz w:val="24"/>
          <w:szCs w:val="24"/>
        </w:rPr>
        <w:t>apesar do</w:t>
      </w:r>
      <w:r w:rsidR="00BA505C" w:rsidRPr="00386431">
        <w:rPr>
          <w:rFonts w:ascii="Arial" w:hAnsi="Arial" w:cs="Arial"/>
          <w:sz w:val="24"/>
          <w:szCs w:val="24"/>
        </w:rPr>
        <w:t xml:space="preserve">s indivíduos </w:t>
      </w:r>
      <w:r w:rsidR="002369D1">
        <w:rPr>
          <w:rFonts w:ascii="Arial" w:hAnsi="Arial" w:cs="Arial"/>
          <w:sz w:val="24"/>
          <w:szCs w:val="24"/>
        </w:rPr>
        <w:t xml:space="preserve">estarem </w:t>
      </w:r>
      <w:r w:rsidR="00BA505C" w:rsidRPr="00386431">
        <w:rPr>
          <w:rFonts w:ascii="Arial" w:hAnsi="Arial" w:cs="Arial"/>
          <w:sz w:val="24"/>
          <w:szCs w:val="24"/>
        </w:rPr>
        <w:t xml:space="preserve">satisfeitos com o seu trabalho. Mais investigações sobre este fato são necessárias, por exemplo, </w:t>
      </w:r>
      <w:r w:rsidR="00750640">
        <w:rPr>
          <w:rFonts w:ascii="Arial" w:hAnsi="Arial" w:cs="Arial"/>
          <w:sz w:val="24"/>
          <w:szCs w:val="24"/>
        </w:rPr>
        <w:t>para a</w:t>
      </w:r>
      <w:r w:rsidR="00BA505C" w:rsidRPr="00386431">
        <w:rPr>
          <w:rFonts w:ascii="Arial" w:hAnsi="Arial" w:cs="Arial"/>
          <w:sz w:val="24"/>
          <w:szCs w:val="24"/>
        </w:rPr>
        <w:t xml:space="preserve"> </w:t>
      </w:r>
      <w:r w:rsidR="00594699">
        <w:rPr>
          <w:rFonts w:ascii="Arial" w:hAnsi="Arial" w:cs="Arial"/>
          <w:sz w:val="24"/>
          <w:szCs w:val="24"/>
        </w:rPr>
        <w:t>criação</w:t>
      </w:r>
      <w:r w:rsidR="00BA505C" w:rsidRPr="00386431">
        <w:rPr>
          <w:rFonts w:ascii="Arial" w:hAnsi="Arial" w:cs="Arial"/>
          <w:sz w:val="24"/>
          <w:szCs w:val="24"/>
        </w:rPr>
        <w:t xml:space="preserve"> de técnicas e ferramentas para serem utilizadas para mitigar esses fatos. </w:t>
      </w:r>
    </w:p>
    <w:p w14:paraId="5596ABD8" w14:textId="2D9F94C4" w:rsidR="00B62284" w:rsidRPr="00386431" w:rsidRDefault="00BA505C" w:rsidP="005341E7">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A identificação que a satisfação e o </w:t>
      </w:r>
      <w:proofErr w:type="spellStart"/>
      <w:r w:rsidRPr="00386431">
        <w:rPr>
          <w:rFonts w:ascii="Arial" w:hAnsi="Arial" w:cs="Arial"/>
          <w:sz w:val="24"/>
          <w:szCs w:val="24"/>
        </w:rPr>
        <w:t>burnout</w:t>
      </w:r>
      <w:proofErr w:type="spellEnd"/>
      <w:r w:rsidRPr="00386431">
        <w:rPr>
          <w:rFonts w:ascii="Arial" w:hAnsi="Arial" w:cs="Arial"/>
          <w:sz w:val="24"/>
          <w:szCs w:val="24"/>
        </w:rPr>
        <w:t xml:space="preserve"> (impacto em cada dimensão) t</w:t>
      </w:r>
      <w:r w:rsidR="00594699">
        <w:rPr>
          <w:rFonts w:ascii="Arial" w:hAnsi="Arial" w:cs="Arial"/>
          <w:sz w:val="24"/>
          <w:szCs w:val="24"/>
        </w:rPr>
        <w:t>ê</w:t>
      </w:r>
      <w:r w:rsidRPr="00386431">
        <w:rPr>
          <w:rFonts w:ascii="Arial" w:hAnsi="Arial" w:cs="Arial"/>
          <w:sz w:val="24"/>
          <w:szCs w:val="24"/>
        </w:rPr>
        <w:t xml:space="preserve">m relação com a adaptabilidade individual não só tem impacto </w:t>
      </w:r>
      <w:r w:rsidR="008D2E06" w:rsidRPr="00386431">
        <w:rPr>
          <w:rFonts w:ascii="Arial" w:hAnsi="Arial" w:cs="Arial"/>
          <w:sz w:val="24"/>
          <w:szCs w:val="24"/>
        </w:rPr>
        <w:t xml:space="preserve">na Engenharia de Software </w:t>
      </w:r>
      <w:commentRangeStart w:id="316"/>
      <w:r w:rsidR="008D2E06" w:rsidRPr="00386431">
        <w:rPr>
          <w:rFonts w:ascii="Arial" w:hAnsi="Arial" w:cs="Arial"/>
          <w:sz w:val="24"/>
          <w:szCs w:val="24"/>
        </w:rPr>
        <w:t xml:space="preserve">como também em outras </w:t>
      </w:r>
      <w:r w:rsidR="00594699">
        <w:rPr>
          <w:rFonts w:ascii="Arial" w:hAnsi="Arial" w:cs="Arial"/>
          <w:sz w:val="24"/>
          <w:szCs w:val="24"/>
        </w:rPr>
        <w:t>áreas</w:t>
      </w:r>
      <w:commentRangeEnd w:id="316"/>
      <w:r w:rsidR="00C33754">
        <w:rPr>
          <w:rStyle w:val="Refdecomentrio"/>
        </w:rPr>
        <w:commentReference w:id="316"/>
      </w:r>
      <w:r w:rsidR="00594699">
        <w:rPr>
          <w:rFonts w:ascii="Arial" w:hAnsi="Arial" w:cs="Arial"/>
          <w:sz w:val="24"/>
          <w:szCs w:val="24"/>
        </w:rPr>
        <w:t>.</w:t>
      </w:r>
      <w:ins w:id="317" w:author="Microsoft Office User" w:date="2020-09-01T15:42:00Z">
        <w:r w:rsidR="00C33754">
          <w:rPr>
            <w:rFonts w:ascii="Arial" w:hAnsi="Arial" w:cs="Arial"/>
            <w:sz w:val="24"/>
            <w:szCs w:val="24"/>
          </w:rPr>
          <w:t xml:space="preserve"> </w:t>
        </w:r>
      </w:ins>
      <w:r w:rsidR="00594699">
        <w:rPr>
          <w:rFonts w:ascii="Arial" w:hAnsi="Arial" w:cs="Arial"/>
          <w:sz w:val="24"/>
          <w:szCs w:val="24"/>
        </w:rPr>
        <w:t>N</w:t>
      </w:r>
      <w:r w:rsidR="008D2E06" w:rsidRPr="00386431">
        <w:rPr>
          <w:rFonts w:ascii="Arial" w:hAnsi="Arial" w:cs="Arial"/>
          <w:sz w:val="24"/>
          <w:szCs w:val="24"/>
        </w:rPr>
        <w:t xml:space="preserve">o melhor do nosso conhecimento este é o primeiro estudo que visa entender as relações de cada dimensão da adaptabilidade individual e as dimensões do </w:t>
      </w:r>
      <w:proofErr w:type="spellStart"/>
      <w:r w:rsidR="008D2E06" w:rsidRPr="00386431">
        <w:rPr>
          <w:rFonts w:ascii="Arial" w:hAnsi="Arial" w:cs="Arial"/>
          <w:sz w:val="24"/>
          <w:szCs w:val="24"/>
        </w:rPr>
        <w:t>burnout</w:t>
      </w:r>
      <w:proofErr w:type="spellEnd"/>
      <w:r w:rsidR="008D2E06" w:rsidRPr="00386431">
        <w:rPr>
          <w:rFonts w:ascii="Arial" w:hAnsi="Arial" w:cs="Arial"/>
          <w:sz w:val="24"/>
          <w:szCs w:val="24"/>
        </w:rPr>
        <w:t xml:space="preserve">. </w:t>
      </w:r>
    </w:p>
    <w:p w14:paraId="1AF57719" w14:textId="747EB01A" w:rsidR="006F2AE6" w:rsidRPr="00386431" w:rsidRDefault="006F2AE6" w:rsidP="005341E7">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Pr="00386431">
        <w:rPr>
          <w:rFonts w:ascii="Arial" w:hAnsi="Arial" w:cs="Arial"/>
          <w:sz w:val="24"/>
          <w:szCs w:val="24"/>
        </w:rPr>
        <w:t>Ployhart</w:t>
      </w:r>
      <w:proofErr w:type="spellEnd"/>
      <w:r w:rsidRPr="00386431">
        <w:rPr>
          <w:rFonts w:ascii="Arial" w:hAnsi="Arial" w:cs="Arial"/>
          <w:sz w:val="24"/>
          <w:szCs w:val="24"/>
        </w:rPr>
        <w:t xml:space="preserve"> et al. (2006) e por </w:t>
      </w:r>
      <w:r w:rsidRPr="00386431">
        <w:rPr>
          <w:rFonts w:ascii="Arial" w:hAnsi="Arial" w:cs="Arial"/>
          <w:sz w:val="24"/>
          <w:szCs w:val="24"/>
        </w:rPr>
        <w:fldChar w:fldCharType="begin" w:fldLock="1"/>
      </w:r>
      <w:r w:rsidR="00C22E04"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Pr="00386431">
        <w:rPr>
          <w:rFonts w:ascii="Arial" w:hAnsi="Arial" w:cs="Arial"/>
          <w:noProof/>
          <w:sz w:val="24"/>
          <w:szCs w:val="24"/>
        </w:rPr>
        <w:t>Charbonnier-voirin e  Roussel (2012</w:t>
      </w:r>
      <w:r w:rsidRPr="00386431">
        <w:rPr>
          <w:rFonts w:ascii="Arial" w:hAnsi="Arial" w:cs="Arial"/>
          <w:sz w:val="24"/>
          <w:szCs w:val="24"/>
        </w:rPr>
        <w:fldChar w:fldCharType="end"/>
      </w:r>
      <w:r w:rsidRPr="00386431">
        <w:rPr>
          <w:rFonts w:ascii="Arial" w:hAnsi="Arial" w:cs="Arial"/>
          <w:sz w:val="24"/>
          <w:szCs w:val="24"/>
        </w:rPr>
        <w:t xml:space="preserve">) em relação a multidimensionalidade do constructo de adaptabilidade e adaptabilidade individual. </w:t>
      </w:r>
      <w:r w:rsidR="00594699">
        <w:rPr>
          <w:rFonts w:ascii="Arial" w:hAnsi="Arial" w:cs="Arial"/>
          <w:sz w:val="24"/>
          <w:szCs w:val="24"/>
        </w:rPr>
        <w:t>Em que</w:t>
      </w:r>
      <w:r w:rsidRPr="00386431">
        <w:rPr>
          <w:rFonts w:ascii="Arial" w:hAnsi="Arial" w:cs="Arial"/>
          <w:sz w:val="24"/>
          <w:szCs w:val="24"/>
        </w:rPr>
        <w:t xml:space="preserve"> as cinco dimensões refletem as observações </w:t>
      </w:r>
      <w:r w:rsidRPr="00386431">
        <w:rPr>
          <w:rFonts w:ascii="Arial" w:hAnsi="Arial" w:cs="Arial"/>
          <w:sz w:val="24"/>
          <w:szCs w:val="24"/>
        </w:rPr>
        <w:lastRenderedPageBreak/>
        <w:t xml:space="preserve">propostas por </w:t>
      </w:r>
      <w:r w:rsidRPr="00386431">
        <w:rPr>
          <w:rFonts w:ascii="Arial" w:hAnsi="Arial" w:cs="Arial"/>
          <w:sz w:val="24"/>
          <w:szCs w:val="24"/>
        </w:rPr>
        <w:fldChar w:fldCharType="begin" w:fldLock="1"/>
      </w:r>
      <w:r w:rsidR="00C22E04"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Pr="00386431">
        <w:rPr>
          <w:rFonts w:ascii="Arial" w:hAnsi="Arial" w:cs="Arial"/>
          <w:noProof/>
          <w:sz w:val="24"/>
          <w:szCs w:val="24"/>
        </w:rPr>
        <w:t>Charbonnier-voirin e  Roussel (2012</w:t>
      </w:r>
      <w:r w:rsidRPr="00386431">
        <w:rPr>
          <w:rFonts w:ascii="Arial" w:hAnsi="Arial" w:cs="Arial"/>
          <w:sz w:val="24"/>
          <w:szCs w:val="24"/>
        </w:rPr>
        <w:fldChar w:fldCharType="end"/>
      </w:r>
      <w:r w:rsidRPr="00386431">
        <w:rPr>
          <w:rFonts w:ascii="Arial" w:hAnsi="Arial" w:cs="Arial"/>
          <w:sz w:val="24"/>
          <w:szCs w:val="24"/>
        </w:rPr>
        <w:t>) de junções de dimensões com base na análise exploratória e confirmatória.</w:t>
      </w:r>
    </w:p>
    <w:p w14:paraId="46DFED59" w14:textId="76EE395F" w:rsidR="00D925D7" w:rsidRPr="00C92B74" w:rsidRDefault="006F2AE6" w:rsidP="005341E7">
      <w:pPr>
        <w:spacing w:line="360" w:lineRule="auto"/>
        <w:ind w:firstLine="709"/>
        <w:rPr>
          <w:sz w:val="24"/>
          <w:szCs w:val="24"/>
        </w:rPr>
      </w:pPr>
      <w:r w:rsidRPr="00386431">
        <w:rPr>
          <w:rFonts w:ascii="Arial" w:hAnsi="Arial" w:cs="Arial"/>
          <w:sz w:val="24"/>
          <w:szCs w:val="24"/>
        </w:rPr>
        <w:t xml:space="preserve">Além disso, com base nos resultados obtidos, é possível afirmar que embora todas as médias das dimensões da adaptabilidade individual estejam muito perto uma da outra, inclusive levando em consideração o desvio padrão, as dimensões que os membros mais destacaram com maiores médias foram o aprendizado e a interpessoal, duas dimensões que outros autores afirmam que são de extrema importância para a Engenharia de software, tanto por ter que aprender novas linguagens, frameworks, modelos de negócios, assim como por trocas de equipe, entender o que as pessoas desejam (clientes e envolvidos). </w:t>
      </w:r>
    </w:p>
    <w:p w14:paraId="210A3661" w14:textId="1A0C45D7" w:rsidR="00C22DC7" w:rsidRPr="00C43B2F" w:rsidRDefault="001C48F7" w:rsidP="005341E7">
      <w:pPr>
        <w:tabs>
          <w:tab w:val="left" w:pos="4494"/>
        </w:tabs>
        <w:spacing w:line="360" w:lineRule="auto"/>
        <w:ind w:firstLine="432"/>
        <w:rPr>
          <w:rFonts w:ascii="Arial" w:hAnsi="Arial" w:cs="Arial"/>
          <w:sz w:val="24"/>
          <w:szCs w:val="24"/>
        </w:rPr>
      </w:pPr>
      <w:r w:rsidRPr="00C43B2F">
        <w:rPr>
          <w:rFonts w:ascii="Arial" w:hAnsi="Arial" w:cs="Arial"/>
          <w:sz w:val="24"/>
          <w:szCs w:val="24"/>
        </w:rPr>
        <w:t xml:space="preserve">Desta </w:t>
      </w:r>
      <w:r w:rsidR="00594699">
        <w:rPr>
          <w:rFonts w:ascii="Arial" w:hAnsi="Arial" w:cs="Arial"/>
          <w:sz w:val="24"/>
          <w:szCs w:val="24"/>
        </w:rPr>
        <w:t>maneira,</w:t>
      </w:r>
      <w:r w:rsidRPr="00C43B2F">
        <w:rPr>
          <w:rFonts w:ascii="Arial" w:hAnsi="Arial" w:cs="Arial"/>
          <w:sz w:val="24"/>
          <w:szCs w:val="24"/>
        </w:rPr>
        <w:t xml:space="preserve"> com os resultados </w:t>
      </w:r>
      <w:r w:rsidR="00A53EBF">
        <w:rPr>
          <w:rFonts w:ascii="Arial" w:hAnsi="Arial" w:cs="Arial"/>
          <w:sz w:val="24"/>
          <w:szCs w:val="24"/>
        </w:rPr>
        <w:t>encontrados</w:t>
      </w:r>
      <w:r w:rsidRPr="00C43B2F">
        <w:rPr>
          <w:rFonts w:ascii="Arial" w:hAnsi="Arial" w:cs="Arial"/>
          <w:sz w:val="24"/>
          <w:szCs w:val="24"/>
        </w:rPr>
        <w:t xml:space="preserve"> é possível observar contribuições teóricas tanto para a área de gestão de pessoas, quanto para a área de </w:t>
      </w:r>
      <w:r w:rsidR="000C60A7" w:rsidRPr="00C43B2F">
        <w:rPr>
          <w:rFonts w:ascii="Arial" w:hAnsi="Arial" w:cs="Arial"/>
          <w:sz w:val="24"/>
          <w:szCs w:val="24"/>
        </w:rPr>
        <w:t xml:space="preserve">desenvolvimento de software. Foi possível então </w:t>
      </w:r>
      <w:r w:rsidR="00A53EBF" w:rsidRPr="00C43B2F">
        <w:rPr>
          <w:rFonts w:ascii="Arial" w:hAnsi="Arial" w:cs="Arial"/>
          <w:sz w:val="24"/>
          <w:szCs w:val="24"/>
        </w:rPr>
        <w:t>notar</w:t>
      </w:r>
      <w:r w:rsidR="000C60A7" w:rsidRPr="00C43B2F">
        <w:rPr>
          <w:rFonts w:ascii="Arial" w:hAnsi="Arial" w:cs="Arial"/>
          <w:sz w:val="24"/>
          <w:szCs w:val="24"/>
        </w:rPr>
        <w:t xml:space="preserve"> uma nova perspectiva o papel das características individuais no desenvolvimento de software</w:t>
      </w:r>
      <w:r w:rsidR="00AA42B0" w:rsidRPr="00C43B2F">
        <w:rPr>
          <w:rFonts w:ascii="Arial" w:hAnsi="Arial" w:cs="Arial"/>
          <w:sz w:val="24"/>
          <w:szCs w:val="24"/>
        </w:rPr>
        <w:t>, permitindo</w:t>
      </w:r>
      <w:r w:rsidR="000C60A7" w:rsidRPr="00C43B2F">
        <w:rPr>
          <w:rFonts w:ascii="Arial" w:hAnsi="Arial" w:cs="Arial"/>
          <w:sz w:val="24"/>
          <w:szCs w:val="24"/>
        </w:rPr>
        <w:t>, assim</w:t>
      </w:r>
      <w:r w:rsidR="00AA42B0" w:rsidRPr="00C43B2F">
        <w:rPr>
          <w:rFonts w:ascii="Arial" w:hAnsi="Arial" w:cs="Arial"/>
          <w:sz w:val="24"/>
          <w:szCs w:val="24"/>
        </w:rPr>
        <w:t xml:space="preserve"> que outros construtos</w:t>
      </w:r>
      <w:r w:rsidR="000C60A7" w:rsidRPr="00C43B2F">
        <w:rPr>
          <w:rFonts w:ascii="Arial" w:hAnsi="Arial" w:cs="Arial"/>
          <w:sz w:val="24"/>
          <w:szCs w:val="24"/>
        </w:rPr>
        <w:t>,</w:t>
      </w:r>
      <w:r w:rsidR="00AA42B0" w:rsidRPr="00C43B2F">
        <w:rPr>
          <w:rFonts w:ascii="Arial" w:hAnsi="Arial" w:cs="Arial"/>
          <w:sz w:val="24"/>
          <w:szCs w:val="24"/>
        </w:rPr>
        <w:t xml:space="preserve"> </w:t>
      </w:r>
      <w:r w:rsidR="000C60A7" w:rsidRPr="00C43B2F">
        <w:rPr>
          <w:rFonts w:ascii="Arial" w:hAnsi="Arial" w:cs="Arial"/>
          <w:sz w:val="24"/>
          <w:szCs w:val="24"/>
        </w:rPr>
        <w:t xml:space="preserve">já observados em outros contextos, que tem relação com </w:t>
      </w:r>
      <w:r w:rsidR="00AA42B0" w:rsidRPr="00C43B2F">
        <w:rPr>
          <w:rFonts w:ascii="Arial" w:hAnsi="Arial" w:cs="Arial"/>
          <w:sz w:val="24"/>
          <w:szCs w:val="24"/>
        </w:rPr>
        <w:t>à adaptabilidade</w:t>
      </w:r>
      <w:r w:rsidR="000C60A7" w:rsidRPr="00C43B2F">
        <w:rPr>
          <w:rFonts w:ascii="Arial" w:hAnsi="Arial" w:cs="Arial"/>
          <w:sz w:val="24"/>
          <w:szCs w:val="24"/>
        </w:rPr>
        <w:t xml:space="preserve"> individual</w:t>
      </w:r>
      <w:r w:rsidR="00AA42B0" w:rsidRPr="00C43B2F">
        <w:rPr>
          <w:rFonts w:ascii="Arial" w:hAnsi="Arial" w:cs="Arial"/>
          <w:sz w:val="24"/>
          <w:szCs w:val="24"/>
        </w:rPr>
        <w:t>, possam ser</w:t>
      </w:r>
      <w:r w:rsidR="000C60A7" w:rsidRPr="00C43B2F">
        <w:rPr>
          <w:rFonts w:ascii="Arial" w:hAnsi="Arial" w:cs="Arial"/>
          <w:sz w:val="24"/>
          <w:szCs w:val="24"/>
        </w:rPr>
        <w:t xml:space="preserve"> investigados e</w:t>
      </w:r>
      <w:r w:rsidR="00AA42B0" w:rsidRPr="00C43B2F">
        <w:rPr>
          <w:rFonts w:ascii="Arial" w:hAnsi="Arial" w:cs="Arial"/>
          <w:sz w:val="24"/>
          <w:szCs w:val="24"/>
        </w:rPr>
        <w:t xml:space="preserve"> integrados </w:t>
      </w:r>
      <w:r w:rsidR="000C60A7" w:rsidRPr="00C43B2F">
        <w:rPr>
          <w:rFonts w:ascii="Arial" w:hAnsi="Arial" w:cs="Arial"/>
          <w:sz w:val="24"/>
          <w:szCs w:val="24"/>
        </w:rPr>
        <w:t>aos resultados</w:t>
      </w:r>
      <w:r w:rsidR="00AA42B0" w:rsidRPr="00C43B2F">
        <w:rPr>
          <w:rFonts w:ascii="Arial" w:hAnsi="Arial" w:cs="Arial"/>
          <w:sz w:val="24"/>
          <w:szCs w:val="24"/>
        </w:rPr>
        <w:t xml:space="preserve"> proposto</w:t>
      </w:r>
      <w:r w:rsidR="000C60A7" w:rsidRPr="00C43B2F">
        <w:rPr>
          <w:rFonts w:ascii="Arial" w:hAnsi="Arial" w:cs="Arial"/>
          <w:sz w:val="24"/>
          <w:szCs w:val="24"/>
        </w:rPr>
        <w:t>s</w:t>
      </w:r>
      <w:r w:rsidR="00AA42B0" w:rsidRPr="00C43B2F">
        <w:rPr>
          <w:rFonts w:ascii="Arial" w:hAnsi="Arial" w:cs="Arial"/>
          <w:sz w:val="24"/>
          <w:szCs w:val="24"/>
        </w:rPr>
        <w:t xml:space="preserve"> nesta tese.</w:t>
      </w:r>
    </w:p>
    <w:p w14:paraId="7703CA2F" w14:textId="3C445CF4" w:rsidR="00721D51" w:rsidRPr="00C43B2F" w:rsidRDefault="00720743" w:rsidP="005341E7">
      <w:pPr>
        <w:spacing w:line="360" w:lineRule="auto"/>
        <w:ind w:firstLine="432"/>
        <w:rPr>
          <w:rFonts w:ascii="Arial" w:hAnsi="Arial" w:cs="Arial"/>
          <w:sz w:val="24"/>
          <w:szCs w:val="24"/>
        </w:rPr>
      </w:pPr>
      <w:commentRangeStart w:id="318"/>
      <w:r w:rsidRPr="00C43B2F">
        <w:rPr>
          <w:rFonts w:ascii="Arial" w:hAnsi="Arial" w:cs="Arial"/>
          <w:sz w:val="24"/>
          <w:szCs w:val="24"/>
        </w:rPr>
        <w:t>Para a indústria, e</w:t>
      </w:r>
      <w:r w:rsidR="00193AA1" w:rsidRPr="00C43B2F">
        <w:rPr>
          <w:rFonts w:ascii="Arial" w:hAnsi="Arial" w:cs="Arial"/>
          <w:sz w:val="24"/>
          <w:szCs w:val="24"/>
        </w:rPr>
        <w:t xml:space="preserve">sta pesquisa </w:t>
      </w:r>
      <w:r w:rsidR="005C273B" w:rsidRPr="00C43B2F">
        <w:rPr>
          <w:rFonts w:ascii="Arial" w:hAnsi="Arial" w:cs="Arial"/>
          <w:sz w:val="24"/>
          <w:szCs w:val="24"/>
        </w:rPr>
        <w:t xml:space="preserve">também </w:t>
      </w:r>
      <w:r w:rsidR="00193AA1" w:rsidRPr="00C43B2F">
        <w:rPr>
          <w:rFonts w:ascii="Arial" w:hAnsi="Arial" w:cs="Arial"/>
          <w:sz w:val="24"/>
          <w:szCs w:val="24"/>
        </w:rPr>
        <w:t xml:space="preserve">apresenta evidência sobre a percepção </w:t>
      </w:r>
      <w:r w:rsidR="00955B5F">
        <w:rPr>
          <w:rFonts w:ascii="Arial" w:hAnsi="Arial" w:cs="Arial"/>
          <w:sz w:val="24"/>
          <w:szCs w:val="24"/>
        </w:rPr>
        <w:t>d</w:t>
      </w:r>
      <w:r w:rsidR="00193AA1" w:rsidRPr="00C43B2F">
        <w:rPr>
          <w:rFonts w:ascii="Arial" w:hAnsi="Arial" w:cs="Arial"/>
          <w:sz w:val="24"/>
          <w:szCs w:val="24"/>
        </w:rPr>
        <w:t>a satisfação com o trabalho na Engenharia de Software</w:t>
      </w:r>
      <w:r w:rsidR="00750640">
        <w:rPr>
          <w:rFonts w:ascii="Arial" w:hAnsi="Arial" w:cs="Arial"/>
          <w:sz w:val="24"/>
          <w:szCs w:val="24"/>
        </w:rPr>
        <w:t>.</w:t>
      </w:r>
      <w:r w:rsidR="00193AA1" w:rsidRPr="00C43B2F">
        <w:rPr>
          <w:rFonts w:ascii="Arial" w:hAnsi="Arial" w:cs="Arial"/>
          <w:sz w:val="24"/>
          <w:szCs w:val="24"/>
        </w:rPr>
        <w:t xml:space="preserve"> </w:t>
      </w:r>
      <w:r w:rsidR="00750640">
        <w:rPr>
          <w:rFonts w:ascii="Arial" w:hAnsi="Arial" w:cs="Arial"/>
          <w:sz w:val="24"/>
          <w:szCs w:val="24"/>
        </w:rPr>
        <w:t>Foi</w:t>
      </w:r>
      <w:r w:rsidR="00193AA1" w:rsidRPr="00C43B2F">
        <w:rPr>
          <w:rFonts w:ascii="Arial" w:hAnsi="Arial" w:cs="Arial"/>
          <w:sz w:val="24"/>
          <w:szCs w:val="24"/>
        </w:rPr>
        <w:t xml:space="preserve"> </w:t>
      </w:r>
      <w:r w:rsidR="00750640">
        <w:rPr>
          <w:rFonts w:ascii="Arial" w:hAnsi="Arial" w:cs="Arial"/>
          <w:sz w:val="24"/>
          <w:szCs w:val="24"/>
        </w:rPr>
        <w:t>encontrado</w:t>
      </w:r>
      <w:r w:rsidR="00193AA1" w:rsidRPr="00C43B2F">
        <w:rPr>
          <w:rFonts w:ascii="Arial" w:hAnsi="Arial" w:cs="Arial"/>
          <w:sz w:val="24"/>
          <w:szCs w:val="24"/>
        </w:rPr>
        <w:t xml:space="preserve"> que de maneira geral os indivíduos que trabalham com desenvolvimento de software estão satisfeitos com seus trabalhos. Isso é importante porque mostra </w:t>
      </w:r>
      <w:r w:rsidR="00721D51" w:rsidRPr="00C43B2F">
        <w:rPr>
          <w:rFonts w:ascii="Arial" w:hAnsi="Arial" w:cs="Arial"/>
          <w:sz w:val="24"/>
          <w:szCs w:val="24"/>
        </w:rPr>
        <w:t xml:space="preserve">tanto para as pessoas que desejam entrar na área quanto para estudantes da área, e até mesmo para as próprias empresas de tecnologias que as pessoas se sentem, de maneira geral, satisfeitas com o que fazem no seu dia a dia. Isso pode </w:t>
      </w:r>
      <w:r w:rsidR="00594699">
        <w:rPr>
          <w:rFonts w:ascii="Arial" w:hAnsi="Arial" w:cs="Arial"/>
          <w:sz w:val="24"/>
          <w:szCs w:val="24"/>
        </w:rPr>
        <w:t>motivar</w:t>
      </w:r>
      <w:r w:rsidR="00721D51" w:rsidRPr="00C43B2F">
        <w:rPr>
          <w:rFonts w:ascii="Arial" w:hAnsi="Arial" w:cs="Arial"/>
          <w:sz w:val="24"/>
          <w:szCs w:val="24"/>
        </w:rPr>
        <w:t>, por exemplo, a mais pessoas entrarem nesta área.</w:t>
      </w:r>
      <w:commentRangeEnd w:id="318"/>
      <w:r w:rsidR="00851248">
        <w:rPr>
          <w:rStyle w:val="Refdecomentrio"/>
        </w:rPr>
        <w:commentReference w:id="318"/>
      </w:r>
    </w:p>
    <w:p w14:paraId="4C68CF8B" w14:textId="62AD202B" w:rsidR="00193AA1" w:rsidRPr="00023C8F" w:rsidRDefault="00721D51" w:rsidP="005341E7">
      <w:pPr>
        <w:spacing w:line="360" w:lineRule="auto"/>
        <w:ind w:firstLine="432"/>
        <w:rPr>
          <w:rFonts w:ascii="Arial" w:hAnsi="Arial" w:cs="Arial"/>
          <w:sz w:val="24"/>
          <w:szCs w:val="24"/>
        </w:rPr>
      </w:pPr>
      <w:r w:rsidRPr="00023C8F">
        <w:rPr>
          <w:rFonts w:ascii="Arial" w:hAnsi="Arial" w:cs="Arial"/>
          <w:sz w:val="24"/>
          <w:szCs w:val="24"/>
        </w:rPr>
        <w:t xml:space="preserve"> Em contrapartida, a pesquisa apresenta que devemos ter um cuidado com os índices de </w:t>
      </w:r>
      <w:proofErr w:type="spellStart"/>
      <w:r w:rsidRPr="00023C8F">
        <w:rPr>
          <w:rFonts w:ascii="Arial" w:hAnsi="Arial" w:cs="Arial"/>
          <w:sz w:val="24"/>
          <w:szCs w:val="24"/>
        </w:rPr>
        <w:t>burnout</w:t>
      </w:r>
      <w:proofErr w:type="spellEnd"/>
      <w:r w:rsidRPr="00023C8F">
        <w:rPr>
          <w:rFonts w:ascii="Arial" w:hAnsi="Arial" w:cs="Arial"/>
          <w:sz w:val="24"/>
          <w:szCs w:val="24"/>
        </w:rPr>
        <w:t xml:space="preserve"> na Engenharia de </w:t>
      </w:r>
      <w:proofErr w:type="spellStart"/>
      <w:r w:rsidRPr="00023C8F">
        <w:rPr>
          <w:rFonts w:ascii="Arial" w:hAnsi="Arial" w:cs="Arial"/>
          <w:sz w:val="24"/>
          <w:szCs w:val="24"/>
        </w:rPr>
        <w:t>Software</w:t>
      </w:r>
      <w:r w:rsidR="00594699">
        <w:rPr>
          <w:rFonts w:ascii="Arial" w:hAnsi="Arial" w:cs="Arial"/>
          <w:sz w:val="24"/>
          <w:szCs w:val="24"/>
        </w:rPr>
        <w:t>e</w:t>
      </w:r>
      <w:proofErr w:type="spellEnd"/>
      <w:r w:rsidR="00594699">
        <w:rPr>
          <w:rFonts w:ascii="Arial" w:hAnsi="Arial" w:cs="Arial"/>
          <w:sz w:val="24"/>
          <w:szCs w:val="24"/>
        </w:rPr>
        <w:t xml:space="preserve"> que, portanto,</w:t>
      </w:r>
      <w:r w:rsidRPr="00023C8F">
        <w:rPr>
          <w:rFonts w:ascii="Arial" w:hAnsi="Arial" w:cs="Arial"/>
          <w:sz w:val="24"/>
          <w:szCs w:val="24"/>
        </w:rPr>
        <w:t xml:space="preserve"> </w:t>
      </w:r>
      <w:r w:rsidR="00594699">
        <w:rPr>
          <w:rFonts w:ascii="Arial" w:hAnsi="Arial" w:cs="Arial"/>
          <w:sz w:val="24"/>
          <w:szCs w:val="24"/>
        </w:rPr>
        <w:t>a</w:t>
      </w:r>
      <w:r w:rsidRPr="00023C8F">
        <w:rPr>
          <w:rFonts w:ascii="Arial" w:hAnsi="Arial" w:cs="Arial"/>
          <w:sz w:val="24"/>
          <w:szCs w:val="24"/>
        </w:rPr>
        <w:t>s empresas devem implantar técnicas para ajudar a diminuir essa doença</w:t>
      </w:r>
      <w:r w:rsidR="00594699">
        <w:rPr>
          <w:rFonts w:ascii="Arial" w:hAnsi="Arial" w:cs="Arial"/>
          <w:sz w:val="24"/>
          <w:szCs w:val="24"/>
        </w:rPr>
        <w:t>. Outro ponto interessante que</w:t>
      </w:r>
      <w:r w:rsidRPr="00023C8F">
        <w:rPr>
          <w:rFonts w:ascii="Arial" w:hAnsi="Arial" w:cs="Arial"/>
          <w:sz w:val="24"/>
          <w:szCs w:val="24"/>
        </w:rPr>
        <w:t xml:space="preserve"> foi observado </w:t>
      </w:r>
      <w:r w:rsidR="00594699">
        <w:rPr>
          <w:rFonts w:ascii="Arial" w:hAnsi="Arial" w:cs="Arial"/>
          <w:sz w:val="24"/>
          <w:szCs w:val="24"/>
        </w:rPr>
        <w:t>é</w:t>
      </w:r>
      <w:r w:rsidRPr="00023C8F">
        <w:rPr>
          <w:rFonts w:ascii="Arial" w:hAnsi="Arial" w:cs="Arial"/>
          <w:sz w:val="24"/>
          <w:szCs w:val="24"/>
        </w:rPr>
        <w:t xml:space="preserve"> que os indivíduos sofrem mais </w:t>
      </w:r>
      <w:del w:id="319" w:author="Microsoft Office User" w:date="2020-09-01T15:45:00Z">
        <w:r w:rsidRPr="00023C8F" w:rsidDel="00851248">
          <w:rPr>
            <w:rFonts w:ascii="Arial" w:hAnsi="Arial" w:cs="Arial"/>
            <w:sz w:val="24"/>
            <w:szCs w:val="24"/>
          </w:rPr>
          <w:delText xml:space="preserve">de </w:delText>
        </w:r>
      </w:del>
      <w:r w:rsidRPr="00023C8F">
        <w:rPr>
          <w:rFonts w:ascii="Arial" w:hAnsi="Arial" w:cs="Arial"/>
          <w:sz w:val="24"/>
          <w:szCs w:val="24"/>
        </w:rPr>
        <w:t xml:space="preserve">com a dimensão de exaustão do que com </w:t>
      </w:r>
      <w:r w:rsidR="00957FC1" w:rsidRPr="00023C8F">
        <w:rPr>
          <w:rFonts w:ascii="Arial" w:hAnsi="Arial" w:cs="Arial"/>
          <w:sz w:val="24"/>
          <w:szCs w:val="24"/>
        </w:rPr>
        <w:t xml:space="preserve">o cinismo e a realização pessoal. </w:t>
      </w:r>
    </w:p>
    <w:p w14:paraId="3EE3ACB5" w14:textId="1BF40727" w:rsidR="00957FC1" w:rsidRPr="00023C8F" w:rsidRDefault="00957FC1" w:rsidP="005341E7">
      <w:pPr>
        <w:spacing w:line="360" w:lineRule="auto"/>
        <w:ind w:firstLine="432"/>
        <w:rPr>
          <w:rFonts w:ascii="Arial" w:hAnsi="Arial" w:cs="Arial"/>
          <w:sz w:val="24"/>
          <w:szCs w:val="24"/>
        </w:rPr>
      </w:pPr>
      <w:r w:rsidRPr="00023C8F">
        <w:rPr>
          <w:rFonts w:ascii="Arial" w:hAnsi="Arial" w:cs="Arial"/>
          <w:sz w:val="24"/>
          <w:szCs w:val="24"/>
        </w:rPr>
        <w:t xml:space="preserve">Foi </w:t>
      </w:r>
      <w:r w:rsidR="00955B5F" w:rsidRPr="00023C8F">
        <w:rPr>
          <w:rFonts w:ascii="Arial" w:hAnsi="Arial" w:cs="Arial"/>
          <w:sz w:val="24"/>
          <w:szCs w:val="24"/>
        </w:rPr>
        <w:t>notado</w:t>
      </w:r>
      <w:r w:rsidRPr="00023C8F">
        <w:rPr>
          <w:rFonts w:ascii="Arial" w:hAnsi="Arial" w:cs="Arial"/>
          <w:sz w:val="24"/>
          <w:szCs w:val="24"/>
        </w:rPr>
        <w:t xml:space="preserve"> que os dois principais fatores d</w:t>
      </w:r>
      <w:r w:rsidR="00B953A1" w:rsidRPr="00023C8F">
        <w:rPr>
          <w:rFonts w:ascii="Arial" w:hAnsi="Arial" w:cs="Arial"/>
          <w:sz w:val="24"/>
          <w:szCs w:val="24"/>
        </w:rPr>
        <w:t>e exaustão</w:t>
      </w:r>
      <w:r w:rsidRPr="00023C8F">
        <w:rPr>
          <w:rFonts w:ascii="Arial" w:hAnsi="Arial" w:cs="Arial"/>
          <w:sz w:val="24"/>
          <w:szCs w:val="24"/>
        </w:rPr>
        <w:t xml:space="preserve"> encontrados </w:t>
      </w:r>
      <w:r w:rsidR="00955B5F">
        <w:rPr>
          <w:rFonts w:ascii="Arial" w:hAnsi="Arial" w:cs="Arial"/>
          <w:sz w:val="24"/>
          <w:szCs w:val="24"/>
        </w:rPr>
        <w:t>são:</w:t>
      </w:r>
      <w:r w:rsidR="00955B5F" w:rsidRPr="00023C8F">
        <w:rPr>
          <w:rFonts w:ascii="Arial" w:hAnsi="Arial" w:cs="Arial"/>
          <w:sz w:val="24"/>
          <w:szCs w:val="24"/>
        </w:rPr>
        <w:t xml:space="preserve"> </w:t>
      </w:r>
      <w:r w:rsidR="00955B5F">
        <w:rPr>
          <w:rFonts w:ascii="Arial" w:hAnsi="Arial" w:cs="Arial"/>
          <w:sz w:val="24"/>
          <w:szCs w:val="24"/>
        </w:rPr>
        <w:t>o</w:t>
      </w:r>
      <w:r w:rsidRPr="00023C8F">
        <w:rPr>
          <w:rFonts w:ascii="Arial" w:hAnsi="Arial" w:cs="Arial"/>
          <w:sz w:val="24"/>
          <w:szCs w:val="24"/>
        </w:rPr>
        <w:t xml:space="preserve">s indivíduos se sentem esgotados no final de um dia de trabalho e que se sente </w:t>
      </w:r>
      <w:r w:rsidRPr="00023C8F">
        <w:rPr>
          <w:rFonts w:ascii="Arial" w:hAnsi="Arial" w:cs="Arial"/>
          <w:sz w:val="24"/>
          <w:szCs w:val="24"/>
        </w:rPr>
        <w:lastRenderedPageBreak/>
        <w:t xml:space="preserve">cansados antes mesmo de ir para o trabalho. Portanto, utilizar técnicas para aumentar o entusiasmo e a energia, assim como diminuir o sentimento de esgotamento de recursos do indivíduo são importantes para a indústria uma vez que o </w:t>
      </w:r>
      <w:proofErr w:type="spellStart"/>
      <w:r w:rsidRPr="00023C8F">
        <w:rPr>
          <w:rFonts w:ascii="Arial" w:hAnsi="Arial" w:cs="Arial"/>
          <w:sz w:val="24"/>
          <w:szCs w:val="24"/>
        </w:rPr>
        <w:t>burnout</w:t>
      </w:r>
      <w:proofErr w:type="spellEnd"/>
      <w:r w:rsidRPr="00023C8F">
        <w:rPr>
          <w:rFonts w:ascii="Arial" w:hAnsi="Arial" w:cs="Arial"/>
          <w:sz w:val="24"/>
          <w:szCs w:val="24"/>
        </w:rPr>
        <w:t xml:space="preserve"> pode levar a</w:t>
      </w:r>
      <w:r w:rsidR="00005E13">
        <w:rPr>
          <w:rFonts w:ascii="Arial" w:hAnsi="Arial" w:cs="Arial"/>
          <w:sz w:val="24"/>
          <w:szCs w:val="24"/>
        </w:rPr>
        <w:t xml:space="preserve"> diversas</w:t>
      </w:r>
      <w:r w:rsidRPr="00023C8F">
        <w:rPr>
          <w:rFonts w:ascii="Arial" w:hAnsi="Arial" w:cs="Arial"/>
          <w:sz w:val="24"/>
          <w:szCs w:val="24"/>
        </w:rPr>
        <w:t xml:space="preserve"> doenças como</w:t>
      </w:r>
      <w:r w:rsidR="00005E13">
        <w:rPr>
          <w:rFonts w:ascii="Arial" w:hAnsi="Arial" w:cs="Arial"/>
          <w:sz w:val="24"/>
          <w:szCs w:val="24"/>
        </w:rPr>
        <w:t xml:space="preserve"> as</w:t>
      </w:r>
      <w:r w:rsidRPr="00023C8F">
        <w:rPr>
          <w:rFonts w:ascii="Arial" w:hAnsi="Arial" w:cs="Arial"/>
          <w:sz w:val="24"/>
          <w:szCs w:val="24"/>
        </w:rPr>
        <w:t xml:space="preserve"> cardiovasculares. </w:t>
      </w:r>
      <w:commentRangeStart w:id="320"/>
      <w:r w:rsidR="00594699">
        <w:rPr>
          <w:rFonts w:ascii="Arial" w:hAnsi="Arial" w:cs="Arial"/>
          <w:sz w:val="24"/>
          <w:szCs w:val="24"/>
        </w:rPr>
        <w:t>Ademais</w:t>
      </w:r>
      <w:r w:rsidRPr="00023C8F">
        <w:rPr>
          <w:rFonts w:ascii="Arial" w:hAnsi="Arial" w:cs="Arial"/>
          <w:sz w:val="24"/>
          <w:szCs w:val="24"/>
        </w:rPr>
        <w:t>,</w:t>
      </w:r>
      <w:r w:rsidR="00005E13">
        <w:rPr>
          <w:rFonts w:ascii="Arial" w:hAnsi="Arial" w:cs="Arial"/>
          <w:sz w:val="24"/>
          <w:szCs w:val="24"/>
        </w:rPr>
        <w:t xml:space="preserve"> </w:t>
      </w:r>
      <w:r w:rsidR="00594699">
        <w:rPr>
          <w:rFonts w:ascii="Arial" w:hAnsi="Arial" w:cs="Arial"/>
          <w:sz w:val="24"/>
          <w:szCs w:val="24"/>
        </w:rPr>
        <w:t>é</w:t>
      </w:r>
      <w:r w:rsidR="00005E13">
        <w:rPr>
          <w:rFonts w:ascii="Arial" w:hAnsi="Arial" w:cs="Arial"/>
          <w:sz w:val="24"/>
          <w:szCs w:val="24"/>
        </w:rPr>
        <w:t xml:space="preserve"> importante também</w:t>
      </w:r>
      <w:r w:rsidRPr="00023C8F">
        <w:rPr>
          <w:rFonts w:ascii="Arial" w:hAnsi="Arial" w:cs="Arial"/>
          <w:sz w:val="24"/>
          <w:szCs w:val="24"/>
        </w:rPr>
        <w:t xml:space="preserve"> utilizar técnicas e ferramentas que auxiliem o</w:t>
      </w:r>
      <w:r w:rsidR="00EB263A" w:rsidRPr="00023C8F">
        <w:rPr>
          <w:rFonts w:ascii="Arial" w:hAnsi="Arial" w:cs="Arial"/>
          <w:sz w:val="24"/>
          <w:szCs w:val="24"/>
        </w:rPr>
        <w:t xml:space="preserve"> indivíduo a visualizar sua ida ao trabalho de maneira melhor, assim como para melhorar sua percepção ao sair do trabalho, visando diminuir sua exaustão. </w:t>
      </w:r>
      <w:commentRangeEnd w:id="320"/>
      <w:r w:rsidR="00851248">
        <w:rPr>
          <w:rStyle w:val="Refdecomentrio"/>
        </w:rPr>
        <w:commentReference w:id="320"/>
      </w:r>
    </w:p>
    <w:p w14:paraId="2996E5D2" w14:textId="2EA2C3EB" w:rsidR="00D40DCB" w:rsidRPr="00023C8F" w:rsidRDefault="00B953A1" w:rsidP="005341E7">
      <w:pPr>
        <w:shd w:val="clear" w:color="auto" w:fill="FFFFFF" w:themeFill="background1"/>
        <w:spacing w:after="0" w:line="360" w:lineRule="auto"/>
        <w:ind w:firstLine="432"/>
        <w:rPr>
          <w:rFonts w:ascii="Arial" w:hAnsi="Arial" w:cs="Arial"/>
          <w:sz w:val="24"/>
          <w:szCs w:val="24"/>
        </w:rPr>
      </w:pPr>
      <w:commentRangeStart w:id="321"/>
      <w:r w:rsidRPr="00023C8F">
        <w:rPr>
          <w:rFonts w:ascii="Arial" w:hAnsi="Arial" w:cs="Arial"/>
          <w:sz w:val="24"/>
          <w:szCs w:val="24"/>
        </w:rPr>
        <w:t xml:space="preserve">Quanto ao cinismo, em geral, as empresas devem manter o trabalhador entusiasmado e interessado pelo seu trabalho se quiserem diminuir o índice de </w:t>
      </w:r>
      <w:proofErr w:type="spellStart"/>
      <w:r w:rsidRPr="00023C8F">
        <w:rPr>
          <w:rFonts w:ascii="Arial" w:hAnsi="Arial" w:cs="Arial"/>
          <w:sz w:val="24"/>
          <w:szCs w:val="24"/>
        </w:rPr>
        <w:t>burnout</w:t>
      </w:r>
      <w:proofErr w:type="spellEnd"/>
      <w:r w:rsidRPr="00023C8F">
        <w:rPr>
          <w:rFonts w:ascii="Arial" w:hAnsi="Arial" w:cs="Arial"/>
          <w:sz w:val="24"/>
          <w:szCs w:val="24"/>
        </w:rPr>
        <w:t xml:space="preserve"> na área. </w:t>
      </w:r>
      <w:commentRangeEnd w:id="321"/>
      <w:r w:rsidR="00851248">
        <w:rPr>
          <w:rStyle w:val="Refdecomentrio"/>
        </w:rPr>
        <w:commentReference w:id="321"/>
      </w:r>
      <w:commentRangeStart w:id="322"/>
      <w:r w:rsidRPr="00023C8F">
        <w:rPr>
          <w:rFonts w:ascii="Arial" w:hAnsi="Arial" w:cs="Arial"/>
          <w:sz w:val="24"/>
          <w:szCs w:val="24"/>
        </w:rPr>
        <w:t xml:space="preserve">Quanto </w:t>
      </w:r>
      <w:r w:rsidR="00D40DCB" w:rsidRPr="00023C8F">
        <w:rPr>
          <w:rFonts w:ascii="Arial" w:hAnsi="Arial" w:cs="Arial"/>
          <w:sz w:val="24"/>
          <w:szCs w:val="24"/>
        </w:rPr>
        <w:t>a eficácia, os membros da Engenharia de Software têm</w:t>
      </w:r>
      <w:r w:rsidRPr="00023C8F">
        <w:rPr>
          <w:rFonts w:ascii="Arial" w:hAnsi="Arial" w:cs="Arial"/>
          <w:sz w:val="24"/>
          <w:szCs w:val="24"/>
        </w:rPr>
        <w:t xml:space="preserve"> menos problemas com </w:t>
      </w:r>
      <w:r w:rsidR="00D40DCB" w:rsidRPr="00023C8F">
        <w:rPr>
          <w:rFonts w:ascii="Arial" w:hAnsi="Arial" w:cs="Arial"/>
          <w:sz w:val="24"/>
          <w:szCs w:val="24"/>
        </w:rPr>
        <w:t>a dimensão da eficácia na área, mesmo assim</w:t>
      </w:r>
      <w:r w:rsidR="007E55D2">
        <w:rPr>
          <w:rFonts w:ascii="Arial" w:hAnsi="Arial" w:cs="Arial"/>
          <w:sz w:val="24"/>
          <w:szCs w:val="24"/>
        </w:rPr>
        <w:t>,</w:t>
      </w:r>
      <w:r w:rsidR="00D40DCB" w:rsidRPr="00023C8F">
        <w:rPr>
          <w:rFonts w:ascii="Arial" w:hAnsi="Arial" w:cs="Arial"/>
          <w:sz w:val="24"/>
          <w:szCs w:val="24"/>
        </w:rPr>
        <w:t xml:space="preserve"> </w:t>
      </w:r>
      <w:r w:rsidRPr="00023C8F">
        <w:rPr>
          <w:rFonts w:ascii="Arial" w:hAnsi="Arial" w:cs="Arial"/>
          <w:sz w:val="24"/>
          <w:szCs w:val="24"/>
        </w:rPr>
        <w:t>deve</w:t>
      </w:r>
      <w:r w:rsidR="00D40DCB" w:rsidRPr="00023C8F">
        <w:rPr>
          <w:rFonts w:ascii="Arial" w:hAnsi="Arial" w:cs="Arial"/>
          <w:sz w:val="24"/>
          <w:szCs w:val="24"/>
        </w:rPr>
        <w:t>m</w:t>
      </w:r>
      <w:r w:rsidRPr="00023C8F">
        <w:rPr>
          <w:rFonts w:ascii="Arial" w:hAnsi="Arial" w:cs="Arial"/>
          <w:sz w:val="24"/>
          <w:szCs w:val="24"/>
        </w:rPr>
        <w:t xml:space="preserve"> ter um maior cuidado </w:t>
      </w:r>
      <w:r w:rsidR="00D40DCB" w:rsidRPr="00023C8F">
        <w:rPr>
          <w:rFonts w:ascii="Arial" w:hAnsi="Arial" w:cs="Arial"/>
          <w:sz w:val="24"/>
          <w:szCs w:val="24"/>
        </w:rPr>
        <w:t>dando um feedback melhor de como os indivíduos contribuem de maneira efetiva para a organização.</w:t>
      </w:r>
      <w:commentRangeEnd w:id="322"/>
      <w:r w:rsidR="00851248">
        <w:rPr>
          <w:rStyle w:val="Refdecomentrio"/>
        </w:rPr>
        <w:commentReference w:id="322"/>
      </w:r>
    </w:p>
    <w:p w14:paraId="63D9C3F4" w14:textId="7BE73AD2" w:rsidR="00B61644" w:rsidRPr="00023C8F" w:rsidRDefault="00B61644" w:rsidP="005341E7">
      <w:pPr>
        <w:shd w:val="clear" w:color="auto" w:fill="FFFFFF" w:themeFill="background1"/>
        <w:spacing w:after="0" w:line="360" w:lineRule="auto"/>
        <w:ind w:firstLine="432"/>
        <w:rPr>
          <w:rFonts w:ascii="Arial" w:hAnsi="Arial" w:cs="Arial"/>
          <w:sz w:val="24"/>
          <w:szCs w:val="24"/>
        </w:rPr>
      </w:pPr>
      <w:r w:rsidRPr="00023C8F">
        <w:rPr>
          <w:rFonts w:ascii="Arial" w:hAnsi="Arial" w:cs="Arial"/>
          <w:sz w:val="24"/>
          <w:szCs w:val="24"/>
        </w:rPr>
        <w:t>Um</w:t>
      </w:r>
      <w:r w:rsidR="006B570F">
        <w:rPr>
          <w:rFonts w:ascii="Arial" w:hAnsi="Arial" w:cs="Arial"/>
          <w:sz w:val="24"/>
          <w:szCs w:val="24"/>
        </w:rPr>
        <w:t>a escala</w:t>
      </w:r>
      <w:r w:rsidRPr="00023C8F">
        <w:rPr>
          <w:rFonts w:ascii="Arial" w:hAnsi="Arial" w:cs="Arial"/>
          <w:sz w:val="24"/>
          <w:szCs w:val="24"/>
        </w:rPr>
        <w:t xml:space="preserve"> capaz de mensurar instabilidade da tarefa e da equipe</w:t>
      </w:r>
      <w:r w:rsidR="00E058B0">
        <w:rPr>
          <w:rFonts w:ascii="Arial" w:hAnsi="Arial" w:cs="Arial"/>
          <w:sz w:val="24"/>
          <w:szCs w:val="24"/>
        </w:rPr>
        <w:t xml:space="preserve"> pode também ser utilizado de maneira gerencial para investigar a percepção dos membros da equipe sobre os projetos que estão trabalhando.</w:t>
      </w:r>
      <w:r w:rsidR="002F46D2">
        <w:rPr>
          <w:rFonts w:ascii="Arial" w:hAnsi="Arial" w:cs="Arial"/>
          <w:sz w:val="24"/>
          <w:szCs w:val="24"/>
        </w:rPr>
        <w:t xml:space="preserve"> Entender e</w:t>
      </w:r>
      <w:r w:rsidR="00E058B0">
        <w:rPr>
          <w:rFonts w:ascii="Arial" w:hAnsi="Arial" w:cs="Arial"/>
          <w:sz w:val="24"/>
          <w:szCs w:val="24"/>
        </w:rPr>
        <w:t>s</w:t>
      </w:r>
      <w:r w:rsidR="007E55D2">
        <w:rPr>
          <w:rFonts w:ascii="Arial" w:hAnsi="Arial" w:cs="Arial"/>
          <w:sz w:val="24"/>
          <w:szCs w:val="24"/>
        </w:rPr>
        <w:t>s</w:t>
      </w:r>
      <w:r w:rsidR="00E058B0">
        <w:rPr>
          <w:rFonts w:ascii="Arial" w:hAnsi="Arial" w:cs="Arial"/>
          <w:sz w:val="24"/>
          <w:szCs w:val="24"/>
        </w:rPr>
        <w:t>a percepção pode ser importante</w:t>
      </w:r>
      <w:r w:rsidR="002F46D2">
        <w:rPr>
          <w:rFonts w:ascii="Arial" w:hAnsi="Arial" w:cs="Arial"/>
          <w:sz w:val="24"/>
          <w:szCs w:val="24"/>
        </w:rPr>
        <w:t xml:space="preserve"> </w:t>
      </w:r>
      <w:r w:rsidR="0050056A" w:rsidRPr="00023C8F">
        <w:rPr>
          <w:rFonts w:ascii="Arial" w:hAnsi="Arial" w:cs="Arial"/>
          <w:sz w:val="24"/>
          <w:szCs w:val="24"/>
        </w:rPr>
        <w:t xml:space="preserve">uma vez que foi </w:t>
      </w:r>
      <w:r w:rsidR="002F46D2">
        <w:rPr>
          <w:rFonts w:ascii="Arial" w:hAnsi="Arial" w:cs="Arial"/>
          <w:sz w:val="24"/>
          <w:szCs w:val="24"/>
        </w:rPr>
        <w:t>observado neste trabalho</w:t>
      </w:r>
      <w:r w:rsidR="0050056A" w:rsidRPr="00023C8F">
        <w:rPr>
          <w:rFonts w:ascii="Arial" w:hAnsi="Arial" w:cs="Arial"/>
          <w:sz w:val="24"/>
          <w:szCs w:val="24"/>
        </w:rPr>
        <w:t xml:space="preserve"> que existe correlação entre essas percepções </w:t>
      </w:r>
      <w:r w:rsidR="00482D45" w:rsidRPr="00023C8F">
        <w:rPr>
          <w:rFonts w:ascii="Arial" w:hAnsi="Arial" w:cs="Arial"/>
          <w:sz w:val="24"/>
          <w:szCs w:val="24"/>
        </w:rPr>
        <w:t>e a percepção de satisfação e d</w:t>
      </w:r>
      <w:r w:rsidR="007E55D2">
        <w:rPr>
          <w:rFonts w:ascii="Arial" w:hAnsi="Arial" w:cs="Arial"/>
          <w:sz w:val="24"/>
          <w:szCs w:val="24"/>
        </w:rPr>
        <w:t>o</w:t>
      </w:r>
      <w:r w:rsidR="00482D45" w:rsidRPr="00023C8F">
        <w:rPr>
          <w:rFonts w:ascii="Arial" w:hAnsi="Arial" w:cs="Arial"/>
          <w:sz w:val="24"/>
          <w:szCs w:val="24"/>
        </w:rPr>
        <w:t xml:space="preserve"> </w:t>
      </w:r>
      <w:proofErr w:type="spellStart"/>
      <w:r w:rsidR="00482D45" w:rsidRPr="00023C8F">
        <w:rPr>
          <w:rFonts w:ascii="Arial" w:hAnsi="Arial" w:cs="Arial"/>
          <w:sz w:val="24"/>
          <w:szCs w:val="24"/>
        </w:rPr>
        <w:t>burnout</w:t>
      </w:r>
      <w:proofErr w:type="spellEnd"/>
      <w:r w:rsidR="00482D45" w:rsidRPr="00023C8F">
        <w:rPr>
          <w:rFonts w:ascii="Arial" w:hAnsi="Arial" w:cs="Arial"/>
          <w:sz w:val="24"/>
          <w:szCs w:val="24"/>
        </w:rPr>
        <w:t xml:space="preserve">. </w:t>
      </w:r>
    </w:p>
    <w:p w14:paraId="034588A8" w14:textId="01A500F8" w:rsidR="009E41CD" w:rsidRPr="00690FD7" w:rsidRDefault="00826D44" w:rsidP="005341E7">
      <w:pPr>
        <w:spacing w:line="360" w:lineRule="auto"/>
        <w:ind w:firstLine="432"/>
        <w:rPr>
          <w:rFonts w:ascii="Arial" w:hAnsi="Arial" w:cs="Arial"/>
          <w:sz w:val="24"/>
          <w:szCs w:val="24"/>
        </w:rPr>
      </w:pPr>
      <w:r w:rsidRPr="00690FD7">
        <w:rPr>
          <w:rFonts w:ascii="Arial" w:hAnsi="Arial" w:cs="Arial"/>
          <w:sz w:val="24"/>
          <w:szCs w:val="24"/>
        </w:rPr>
        <w:t>Quanto a adaptação individual,</w:t>
      </w:r>
      <w:r w:rsidR="002F46D2" w:rsidRPr="00690FD7">
        <w:rPr>
          <w:rFonts w:ascii="Arial" w:hAnsi="Arial" w:cs="Arial"/>
          <w:sz w:val="24"/>
          <w:szCs w:val="24"/>
        </w:rPr>
        <w:t xml:space="preserve"> com </w:t>
      </w:r>
      <w:r w:rsidR="006B570F" w:rsidRPr="006B570F">
        <w:rPr>
          <w:rFonts w:ascii="Arial" w:hAnsi="Arial" w:cs="Arial"/>
          <w:sz w:val="24"/>
          <w:szCs w:val="24"/>
        </w:rPr>
        <w:t xml:space="preserve">a escala </w:t>
      </w:r>
      <w:r w:rsidRPr="00690FD7">
        <w:rPr>
          <w:rFonts w:ascii="Arial" w:hAnsi="Arial" w:cs="Arial"/>
          <w:sz w:val="24"/>
          <w:szCs w:val="24"/>
        </w:rPr>
        <w:t>traduzid</w:t>
      </w:r>
      <w:r w:rsidR="00412054">
        <w:rPr>
          <w:rFonts w:ascii="Arial" w:hAnsi="Arial" w:cs="Arial"/>
          <w:sz w:val="24"/>
          <w:szCs w:val="24"/>
        </w:rPr>
        <w:t>a</w:t>
      </w:r>
      <w:r w:rsidRPr="00690FD7">
        <w:rPr>
          <w:rFonts w:ascii="Arial" w:hAnsi="Arial" w:cs="Arial"/>
          <w:sz w:val="24"/>
          <w:szCs w:val="24"/>
        </w:rPr>
        <w:t xml:space="preserve"> e validad</w:t>
      </w:r>
      <w:r w:rsidR="00412054">
        <w:rPr>
          <w:rFonts w:ascii="Arial" w:hAnsi="Arial" w:cs="Arial"/>
          <w:sz w:val="24"/>
          <w:szCs w:val="24"/>
        </w:rPr>
        <w:t>a</w:t>
      </w:r>
      <w:r w:rsidR="007E55D2">
        <w:rPr>
          <w:rFonts w:ascii="Arial" w:hAnsi="Arial" w:cs="Arial"/>
          <w:sz w:val="24"/>
          <w:szCs w:val="24"/>
        </w:rPr>
        <w:t>,</w:t>
      </w:r>
      <w:r w:rsidRPr="00690FD7">
        <w:rPr>
          <w:rFonts w:ascii="Arial" w:hAnsi="Arial" w:cs="Arial"/>
          <w:sz w:val="24"/>
          <w:szCs w:val="24"/>
        </w:rPr>
        <w:t xml:space="preserve"> os </w:t>
      </w:r>
      <w:r w:rsidR="009B0360" w:rsidRPr="00690FD7">
        <w:rPr>
          <w:rFonts w:ascii="Arial" w:hAnsi="Arial" w:cs="Arial"/>
          <w:sz w:val="24"/>
          <w:szCs w:val="24"/>
        </w:rPr>
        <w:t>líderes</w:t>
      </w:r>
      <w:r w:rsidRPr="00690FD7">
        <w:rPr>
          <w:rFonts w:ascii="Arial" w:hAnsi="Arial" w:cs="Arial"/>
          <w:sz w:val="24"/>
          <w:szCs w:val="24"/>
        </w:rPr>
        <w:t xml:space="preserve">, gerentes e empresas </w:t>
      </w:r>
      <w:r w:rsidR="00690FD7" w:rsidRPr="00690FD7">
        <w:rPr>
          <w:rFonts w:ascii="Arial" w:hAnsi="Arial" w:cs="Arial"/>
          <w:sz w:val="24"/>
          <w:szCs w:val="24"/>
        </w:rPr>
        <w:t xml:space="preserve">podem </w:t>
      </w:r>
      <w:r w:rsidRPr="00690FD7">
        <w:rPr>
          <w:rFonts w:ascii="Arial" w:hAnsi="Arial" w:cs="Arial"/>
          <w:sz w:val="24"/>
          <w:szCs w:val="24"/>
        </w:rPr>
        <w:t xml:space="preserve">medir </w:t>
      </w:r>
      <w:r w:rsidR="009B0360" w:rsidRPr="00690FD7">
        <w:rPr>
          <w:rFonts w:ascii="Arial" w:hAnsi="Arial" w:cs="Arial"/>
          <w:sz w:val="24"/>
          <w:szCs w:val="24"/>
        </w:rPr>
        <w:t>a adaptação dos seus liderados e funcionários, isso é importante porque</w:t>
      </w:r>
      <w:r w:rsidR="00D60E43">
        <w:rPr>
          <w:rFonts w:ascii="Arial" w:hAnsi="Arial" w:cs="Arial"/>
          <w:sz w:val="24"/>
          <w:szCs w:val="24"/>
        </w:rPr>
        <w:t xml:space="preserve"> a adaptabilidade dos indivíduos</w:t>
      </w:r>
      <w:r w:rsidR="009B0360" w:rsidRPr="00690FD7">
        <w:rPr>
          <w:rFonts w:ascii="Arial" w:hAnsi="Arial" w:cs="Arial"/>
          <w:sz w:val="24"/>
          <w:szCs w:val="24"/>
        </w:rPr>
        <w:t xml:space="preserve"> </w:t>
      </w:r>
      <w:r w:rsidR="009018C5" w:rsidRPr="00690FD7">
        <w:rPr>
          <w:rFonts w:ascii="Arial" w:hAnsi="Arial" w:cs="Arial"/>
          <w:sz w:val="24"/>
          <w:szCs w:val="24"/>
        </w:rPr>
        <w:t>pode ser levad</w:t>
      </w:r>
      <w:r w:rsidR="00D60E43">
        <w:rPr>
          <w:rFonts w:ascii="Arial" w:hAnsi="Arial" w:cs="Arial"/>
          <w:sz w:val="24"/>
          <w:szCs w:val="24"/>
        </w:rPr>
        <w:t>a</w:t>
      </w:r>
      <w:r w:rsidR="009018C5" w:rsidRPr="00690FD7">
        <w:rPr>
          <w:rFonts w:ascii="Arial" w:hAnsi="Arial" w:cs="Arial"/>
          <w:sz w:val="24"/>
          <w:szCs w:val="24"/>
        </w:rPr>
        <w:t xml:space="preserve"> em consideração </w:t>
      </w:r>
      <w:r w:rsidR="00D60E43">
        <w:rPr>
          <w:rFonts w:ascii="Arial" w:hAnsi="Arial" w:cs="Arial"/>
          <w:sz w:val="24"/>
          <w:szCs w:val="24"/>
        </w:rPr>
        <w:t>ocorrem</w:t>
      </w:r>
      <w:r w:rsidR="009018C5" w:rsidRPr="00690FD7">
        <w:rPr>
          <w:rFonts w:ascii="Arial" w:hAnsi="Arial" w:cs="Arial"/>
          <w:sz w:val="24"/>
          <w:szCs w:val="24"/>
        </w:rPr>
        <w:t xml:space="preserve"> mudanças de equipe </w:t>
      </w:r>
      <w:r w:rsidR="0098407E" w:rsidRPr="00690FD7">
        <w:rPr>
          <w:rFonts w:ascii="Arial" w:hAnsi="Arial" w:cs="Arial"/>
          <w:sz w:val="24"/>
          <w:szCs w:val="24"/>
        </w:rPr>
        <w:t xml:space="preserve">ou </w:t>
      </w:r>
      <w:r w:rsidR="0098407E">
        <w:rPr>
          <w:rFonts w:ascii="Arial" w:hAnsi="Arial" w:cs="Arial"/>
          <w:sz w:val="24"/>
          <w:szCs w:val="24"/>
        </w:rPr>
        <w:t>de</w:t>
      </w:r>
      <w:r w:rsidR="00D60E43">
        <w:rPr>
          <w:rFonts w:ascii="Arial" w:hAnsi="Arial" w:cs="Arial"/>
          <w:sz w:val="24"/>
          <w:szCs w:val="24"/>
        </w:rPr>
        <w:t xml:space="preserve"> </w:t>
      </w:r>
      <w:r w:rsidR="009018C5" w:rsidRPr="00690FD7">
        <w:rPr>
          <w:rFonts w:ascii="Arial" w:hAnsi="Arial" w:cs="Arial"/>
          <w:sz w:val="24"/>
          <w:szCs w:val="24"/>
        </w:rPr>
        <w:t>projetos por membro</w:t>
      </w:r>
      <w:r w:rsidR="00403E60" w:rsidRPr="00690FD7">
        <w:rPr>
          <w:rFonts w:ascii="Arial" w:hAnsi="Arial" w:cs="Arial"/>
          <w:sz w:val="24"/>
          <w:szCs w:val="24"/>
        </w:rPr>
        <w:t xml:space="preserve">. O </w:t>
      </w:r>
      <w:r w:rsidR="009018C5" w:rsidRPr="00690FD7">
        <w:rPr>
          <w:rFonts w:ascii="Arial" w:hAnsi="Arial" w:cs="Arial"/>
          <w:sz w:val="24"/>
          <w:szCs w:val="24"/>
        </w:rPr>
        <w:t xml:space="preserve">gestor pode levar em consideração os resultados </w:t>
      </w:r>
      <w:r w:rsidR="001B0794" w:rsidRPr="001B0794">
        <w:rPr>
          <w:rFonts w:ascii="Arial" w:hAnsi="Arial" w:cs="Arial"/>
          <w:sz w:val="24"/>
          <w:szCs w:val="24"/>
        </w:rPr>
        <w:t xml:space="preserve">da escala </w:t>
      </w:r>
      <w:r w:rsidR="009018C5" w:rsidRPr="00690FD7">
        <w:rPr>
          <w:rFonts w:ascii="Arial" w:hAnsi="Arial" w:cs="Arial"/>
          <w:sz w:val="24"/>
          <w:szCs w:val="24"/>
        </w:rPr>
        <w:t xml:space="preserve">para escolher se aloca um </w:t>
      </w:r>
      <w:r w:rsidR="00E2742E" w:rsidRPr="00690FD7">
        <w:rPr>
          <w:rFonts w:ascii="Arial" w:hAnsi="Arial" w:cs="Arial"/>
          <w:sz w:val="24"/>
          <w:szCs w:val="24"/>
        </w:rPr>
        <w:t xml:space="preserve">determinado </w:t>
      </w:r>
      <w:r w:rsidR="009018C5" w:rsidRPr="00690FD7">
        <w:rPr>
          <w:rFonts w:ascii="Arial" w:hAnsi="Arial" w:cs="Arial"/>
          <w:sz w:val="24"/>
          <w:szCs w:val="24"/>
        </w:rPr>
        <w:t>membro em um projeto que exige m</w:t>
      </w:r>
      <w:r w:rsidR="0070687C" w:rsidRPr="00690FD7">
        <w:rPr>
          <w:rFonts w:ascii="Arial" w:hAnsi="Arial" w:cs="Arial"/>
          <w:sz w:val="24"/>
          <w:szCs w:val="24"/>
        </w:rPr>
        <w:t>uita</w:t>
      </w:r>
      <w:r w:rsidR="009018C5" w:rsidRPr="00690FD7">
        <w:rPr>
          <w:rFonts w:ascii="Arial" w:hAnsi="Arial" w:cs="Arial"/>
          <w:sz w:val="24"/>
          <w:szCs w:val="24"/>
        </w:rPr>
        <w:t xml:space="preserve"> adaptação </w:t>
      </w:r>
      <w:r w:rsidR="007E0DCB" w:rsidRPr="00690FD7">
        <w:rPr>
          <w:rFonts w:ascii="Arial" w:hAnsi="Arial" w:cs="Arial"/>
          <w:sz w:val="24"/>
          <w:szCs w:val="24"/>
        </w:rPr>
        <w:t>individual em</w:t>
      </w:r>
      <w:r w:rsidR="0070687C" w:rsidRPr="00690FD7">
        <w:rPr>
          <w:rFonts w:ascii="Arial" w:hAnsi="Arial" w:cs="Arial"/>
          <w:sz w:val="24"/>
          <w:szCs w:val="24"/>
        </w:rPr>
        <w:t xml:space="preserve"> relação ao aprendizado ou ao interpessoal</w:t>
      </w:r>
      <w:r w:rsidR="009E41CD" w:rsidRPr="00690FD7">
        <w:rPr>
          <w:rFonts w:ascii="Arial" w:hAnsi="Arial" w:cs="Arial"/>
          <w:sz w:val="24"/>
          <w:szCs w:val="24"/>
        </w:rPr>
        <w:t>, por exemplo,</w:t>
      </w:r>
      <w:r w:rsidR="00E2742E" w:rsidRPr="00690FD7">
        <w:rPr>
          <w:rFonts w:ascii="Arial" w:hAnsi="Arial" w:cs="Arial"/>
          <w:sz w:val="24"/>
          <w:szCs w:val="24"/>
        </w:rPr>
        <w:t xml:space="preserve"> visualizando os níveis de adaptação dos membro</w:t>
      </w:r>
      <w:r w:rsidR="006B6D0C" w:rsidRPr="00690FD7">
        <w:rPr>
          <w:rFonts w:ascii="Arial" w:hAnsi="Arial" w:cs="Arial"/>
          <w:sz w:val="24"/>
          <w:szCs w:val="24"/>
        </w:rPr>
        <w:t>s que pretende trocar</w:t>
      </w:r>
      <w:r w:rsidR="00E2742E" w:rsidRPr="00690FD7">
        <w:rPr>
          <w:rFonts w:ascii="Arial" w:hAnsi="Arial" w:cs="Arial"/>
          <w:sz w:val="24"/>
          <w:szCs w:val="24"/>
        </w:rPr>
        <w:t>.</w:t>
      </w:r>
      <w:r w:rsidR="006B6D0C" w:rsidRPr="00690FD7">
        <w:rPr>
          <w:rFonts w:ascii="Arial" w:hAnsi="Arial" w:cs="Arial"/>
          <w:sz w:val="24"/>
          <w:szCs w:val="24"/>
        </w:rPr>
        <w:t xml:space="preserve"> </w:t>
      </w:r>
      <w:r w:rsidR="00F1086F" w:rsidRPr="00690FD7">
        <w:rPr>
          <w:rFonts w:ascii="Arial" w:hAnsi="Arial" w:cs="Arial"/>
          <w:sz w:val="24"/>
          <w:szCs w:val="24"/>
        </w:rPr>
        <w:t>Caso um membro tenha</w:t>
      </w:r>
      <w:r w:rsidR="00EF7AEC" w:rsidRPr="00690FD7">
        <w:rPr>
          <w:rFonts w:ascii="Arial" w:hAnsi="Arial" w:cs="Arial"/>
          <w:sz w:val="24"/>
          <w:szCs w:val="24"/>
        </w:rPr>
        <w:t xml:space="preserve"> </w:t>
      </w:r>
      <w:r w:rsidR="009E41CD" w:rsidRPr="00690FD7">
        <w:rPr>
          <w:rFonts w:ascii="Arial" w:hAnsi="Arial" w:cs="Arial"/>
          <w:sz w:val="24"/>
          <w:szCs w:val="24"/>
        </w:rPr>
        <w:t>níveis baixos dessas adaptabilidad</w:t>
      </w:r>
      <w:r w:rsidR="006B6D0C" w:rsidRPr="00690FD7">
        <w:rPr>
          <w:rFonts w:ascii="Arial" w:hAnsi="Arial" w:cs="Arial"/>
          <w:sz w:val="24"/>
          <w:szCs w:val="24"/>
        </w:rPr>
        <w:t>es</w:t>
      </w:r>
      <w:r w:rsidR="00EF7AEC" w:rsidRPr="00690FD7">
        <w:rPr>
          <w:rFonts w:ascii="Arial" w:hAnsi="Arial" w:cs="Arial"/>
          <w:sz w:val="24"/>
          <w:szCs w:val="24"/>
        </w:rPr>
        <w:t>, o</w:t>
      </w:r>
      <w:r w:rsidR="006B6D0C" w:rsidRPr="00690FD7">
        <w:rPr>
          <w:rFonts w:ascii="Arial" w:hAnsi="Arial" w:cs="Arial"/>
          <w:sz w:val="24"/>
          <w:szCs w:val="24"/>
        </w:rPr>
        <w:t xml:space="preserve"> </w:t>
      </w:r>
      <w:r w:rsidR="007E0DCB" w:rsidRPr="00690FD7">
        <w:rPr>
          <w:rFonts w:ascii="Arial" w:hAnsi="Arial" w:cs="Arial"/>
          <w:sz w:val="24"/>
          <w:szCs w:val="24"/>
        </w:rPr>
        <w:t xml:space="preserve">gestor deverá ter </w:t>
      </w:r>
      <w:r w:rsidR="009D6A3D" w:rsidRPr="00690FD7">
        <w:rPr>
          <w:rFonts w:ascii="Arial" w:hAnsi="Arial" w:cs="Arial"/>
          <w:sz w:val="24"/>
          <w:szCs w:val="24"/>
        </w:rPr>
        <w:t xml:space="preserve">um maior cuidado com seus níveis de satisfação e </w:t>
      </w:r>
      <w:proofErr w:type="spellStart"/>
      <w:r w:rsidR="009D6A3D" w:rsidRPr="00690FD7">
        <w:rPr>
          <w:rFonts w:ascii="Arial" w:hAnsi="Arial" w:cs="Arial"/>
          <w:sz w:val="24"/>
          <w:szCs w:val="24"/>
        </w:rPr>
        <w:t>burnout</w:t>
      </w:r>
      <w:proofErr w:type="spellEnd"/>
      <w:r w:rsidR="009D6A3D" w:rsidRPr="00690FD7">
        <w:rPr>
          <w:rFonts w:ascii="Arial" w:hAnsi="Arial" w:cs="Arial"/>
          <w:sz w:val="24"/>
          <w:szCs w:val="24"/>
        </w:rPr>
        <w:t xml:space="preserve">. </w:t>
      </w:r>
      <w:r w:rsidR="009E41CD" w:rsidRPr="00690FD7">
        <w:rPr>
          <w:rFonts w:ascii="Arial" w:hAnsi="Arial" w:cs="Arial"/>
          <w:sz w:val="24"/>
          <w:szCs w:val="24"/>
        </w:rPr>
        <w:t xml:space="preserve"> </w:t>
      </w:r>
    </w:p>
    <w:p w14:paraId="77532730" w14:textId="06346A86" w:rsidR="009E41CD" w:rsidRPr="00690FD7" w:rsidRDefault="001A59C1" w:rsidP="005341E7">
      <w:pPr>
        <w:spacing w:line="360" w:lineRule="auto"/>
        <w:ind w:firstLine="432"/>
        <w:rPr>
          <w:rFonts w:ascii="Arial" w:hAnsi="Arial" w:cs="Arial"/>
          <w:sz w:val="24"/>
          <w:szCs w:val="24"/>
        </w:rPr>
      </w:pPr>
      <w:r w:rsidRPr="00690FD7">
        <w:rPr>
          <w:rFonts w:ascii="Arial" w:hAnsi="Arial" w:cs="Arial"/>
          <w:sz w:val="24"/>
          <w:szCs w:val="24"/>
        </w:rPr>
        <w:t>Os resultados aqui encontrados também fundamentam</w:t>
      </w:r>
      <w:r w:rsidR="009C0BBD" w:rsidRPr="00690FD7">
        <w:rPr>
          <w:rFonts w:ascii="Arial" w:hAnsi="Arial" w:cs="Arial"/>
          <w:sz w:val="24"/>
          <w:szCs w:val="24"/>
        </w:rPr>
        <w:t xml:space="preserve"> a importância da adaptabilidade individual na Engenharia de software</w:t>
      </w:r>
      <w:r w:rsidR="006607CE" w:rsidRPr="00690FD7">
        <w:rPr>
          <w:rFonts w:ascii="Arial" w:hAnsi="Arial" w:cs="Arial"/>
          <w:sz w:val="24"/>
          <w:szCs w:val="24"/>
        </w:rPr>
        <w:t>, levando assim uma reflexão sobre o processo educacional no desenvolvimento de software</w:t>
      </w:r>
      <w:r w:rsidR="009C0BBD" w:rsidRPr="00690FD7">
        <w:rPr>
          <w:rFonts w:ascii="Arial" w:hAnsi="Arial" w:cs="Arial"/>
          <w:sz w:val="24"/>
          <w:szCs w:val="24"/>
        </w:rPr>
        <w:t xml:space="preserve">. </w:t>
      </w:r>
      <w:r w:rsidR="006607CE" w:rsidRPr="00690FD7">
        <w:rPr>
          <w:rFonts w:ascii="Arial" w:hAnsi="Arial" w:cs="Arial"/>
          <w:sz w:val="24"/>
          <w:szCs w:val="24"/>
        </w:rPr>
        <w:t xml:space="preserve">Além disso, os resultados mostram a importância de se criar técnicas de desenvolvimento da </w:t>
      </w:r>
      <w:r w:rsidR="006607CE" w:rsidRPr="00690FD7">
        <w:rPr>
          <w:rFonts w:ascii="Arial" w:hAnsi="Arial" w:cs="Arial"/>
          <w:sz w:val="24"/>
          <w:szCs w:val="24"/>
        </w:rPr>
        <w:lastRenderedPageBreak/>
        <w:t>adaptabilidade individual para se ter melhores resultados. Essas técnicas podem ser aplicadas durante, antes ou até depois da graduação.</w:t>
      </w:r>
    </w:p>
    <w:p w14:paraId="3D4AFAFD" w14:textId="60DC8E7D" w:rsidR="00CA125C" w:rsidRDefault="000C60A7" w:rsidP="005C273B">
      <w:pPr>
        <w:spacing w:line="360" w:lineRule="auto"/>
        <w:ind w:firstLine="432"/>
        <w:rPr>
          <w:rFonts w:ascii="Arial" w:hAnsi="Arial" w:cs="Arial"/>
          <w:sz w:val="24"/>
          <w:szCs w:val="24"/>
        </w:rPr>
      </w:pPr>
      <w:r w:rsidRPr="001B7B87">
        <w:rPr>
          <w:rFonts w:ascii="Arial" w:hAnsi="Arial" w:cs="Arial"/>
          <w:sz w:val="24"/>
          <w:szCs w:val="24"/>
        </w:rPr>
        <w:t>Portanto, as</w:t>
      </w:r>
      <w:r w:rsidR="00D925D7" w:rsidRPr="001B7B87">
        <w:rPr>
          <w:rFonts w:ascii="Arial" w:hAnsi="Arial" w:cs="Arial"/>
          <w:sz w:val="24"/>
          <w:szCs w:val="24"/>
        </w:rPr>
        <w:t xml:space="preserve"> contribuiç</w:t>
      </w:r>
      <w:r w:rsidRPr="001B7B87">
        <w:rPr>
          <w:rFonts w:ascii="Arial" w:hAnsi="Arial" w:cs="Arial"/>
          <w:sz w:val="24"/>
          <w:szCs w:val="24"/>
        </w:rPr>
        <w:t>ões</w:t>
      </w:r>
      <w:r w:rsidR="00D925D7" w:rsidRPr="001B7B87">
        <w:rPr>
          <w:rFonts w:ascii="Arial" w:hAnsi="Arial" w:cs="Arial"/>
          <w:sz w:val="24"/>
          <w:szCs w:val="24"/>
        </w:rPr>
        <w:t xml:space="preserve"> prática</w:t>
      </w:r>
      <w:r w:rsidRPr="001B7B87">
        <w:rPr>
          <w:rFonts w:ascii="Arial" w:hAnsi="Arial" w:cs="Arial"/>
          <w:sz w:val="24"/>
          <w:szCs w:val="24"/>
        </w:rPr>
        <w:t>s</w:t>
      </w:r>
      <w:r w:rsidR="00D925D7" w:rsidRPr="001B7B87">
        <w:rPr>
          <w:rFonts w:ascii="Arial" w:hAnsi="Arial" w:cs="Arial"/>
          <w:sz w:val="24"/>
          <w:szCs w:val="24"/>
        </w:rPr>
        <w:t xml:space="preserve"> desta tese posicionam a </w:t>
      </w:r>
      <w:r w:rsidR="001B7B87">
        <w:rPr>
          <w:rFonts w:ascii="Arial" w:hAnsi="Arial" w:cs="Arial"/>
          <w:sz w:val="24"/>
          <w:szCs w:val="24"/>
        </w:rPr>
        <w:t>adaptabilidade individual c</w:t>
      </w:r>
      <w:r w:rsidR="00D925D7" w:rsidRPr="001B7B87">
        <w:rPr>
          <w:rFonts w:ascii="Arial" w:hAnsi="Arial" w:cs="Arial"/>
          <w:sz w:val="24"/>
          <w:szCs w:val="24"/>
        </w:rPr>
        <w:t xml:space="preserve">omo </w:t>
      </w:r>
      <w:r w:rsidR="005958AC">
        <w:rPr>
          <w:rFonts w:ascii="Arial" w:hAnsi="Arial" w:cs="Arial"/>
          <w:sz w:val="24"/>
          <w:szCs w:val="24"/>
        </w:rPr>
        <w:t xml:space="preserve">um constructo </w:t>
      </w:r>
      <w:r w:rsidRPr="001B7B87">
        <w:rPr>
          <w:rFonts w:ascii="Arial" w:hAnsi="Arial" w:cs="Arial"/>
          <w:sz w:val="24"/>
          <w:szCs w:val="24"/>
        </w:rPr>
        <w:t>impor</w:t>
      </w:r>
      <w:r w:rsidR="005958AC">
        <w:rPr>
          <w:rFonts w:ascii="Arial" w:hAnsi="Arial" w:cs="Arial"/>
          <w:sz w:val="24"/>
          <w:szCs w:val="24"/>
        </w:rPr>
        <w:t>ta</w:t>
      </w:r>
      <w:r w:rsidRPr="001B7B87">
        <w:rPr>
          <w:rFonts w:ascii="Arial" w:hAnsi="Arial" w:cs="Arial"/>
          <w:sz w:val="24"/>
          <w:szCs w:val="24"/>
        </w:rPr>
        <w:t>n</w:t>
      </w:r>
      <w:r w:rsidR="005958AC">
        <w:rPr>
          <w:rFonts w:ascii="Arial" w:hAnsi="Arial" w:cs="Arial"/>
          <w:sz w:val="24"/>
          <w:szCs w:val="24"/>
        </w:rPr>
        <w:t>te</w:t>
      </w:r>
      <w:r w:rsidRPr="001B7B87">
        <w:rPr>
          <w:rFonts w:ascii="Arial" w:hAnsi="Arial" w:cs="Arial"/>
          <w:sz w:val="24"/>
          <w:szCs w:val="24"/>
        </w:rPr>
        <w:t xml:space="preserve"> para os resultados em equipes de desenvolvimento de software,</w:t>
      </w:r>
      <w:r w:rsidR="00594699">
        <w:rPr>
          <w:rFonts w:ascii="Arial" w:hAnsi="Arial" w:cs="Arial"/>
          <w:sz w:val="24"/>
          <w:szCs w:val="24"/>
        </w:rPr>
        <w:t xml:space="preserve"> pois, </w:t>
      </w:r>
      <w:r w:rsidRPr="001B7B87">
        <w:rPr>
          <w:rFonts w:ascii="Arial" w:hAnsi="Arial" w:cs="Arial"/>
          <w:sz w:val="24"/>
          <w:szCs w:val="24"/>
        </w:rPr>
        <w:t xml:space="preserve">ter membros com </w:t>
      </w:r>
      <w:r w:rsidR="00594699">
        <w:rPr>
          <w:rFonts w:ascii="Arial" w:hAnsi="Arial" w:cs="Arial"/>
          <w:sz w:val="24"/>
          <w:szCs w:val="24"/>
        </w:rPr>
        <w:t>maior adaptabilidade</w:t>
      </w:r>
      <w:r w:rsidRPr="001B7B87">
        <w:rPr>
          <w:rFonts w:ascii="Arial" w:hAnsi="Arial" w:cs="Arial"/>
          <w:sz w:val="24"/>
          <w:szCs w:val="24"/>
        </w:rPr>
        <w:t xml:space="preserve"> para as situações ambientais que ocorrem no dia a</w:t>
      </w:r>
      <w:r w:rsidR="006607CE" w:rsidRPr="001B7B87">
        <w:rPr>
          <w:rFonts w:ascii="Arial" w:hAnsi="Arial" w:cs="Arial"/>
          <w:sz w:val="24"/>
          <w:szCs w:val="24"/>
        </w:rPr>
        <w:t xml:space="preserve"> </w:t>
      </w:r>
      <w:r w:rsidRPr="001B7B87">
        <w:rPr>
          <w:rFonts w:ascii="Arial" w:hAnsi="Arial" w:cs="Arial"/>
          <w:sz w:val="24"/>
          <w:szCs w:val="24"/>
        </w:rPr>
        <w:t>dia é importante</w:t>
      </w:r>
      <w:r w:rsidR="00CA125C">
        <w:rPr>
          <w:rFonts w:ascii="Arial" w:hAnsi="Arial" w:cs="Arial"/>
          <w:sz w:val="24"/>
          <w:szCs w:val="24"/>
        </w:rPr>
        <w:t xml:space="preserve"> </w:t>
      </w:r>
      <w:proofErr w:type="spellStart"/>
      <w:r w:rsidR="00CA125C">
        <w:rPr>
          <w:rFonts w:ascii="Arial" w:hAnsi="Arial" w:cs="Arial"/>
          <w:sz w:val="24"/>
          <w:szCs w:val="24"/>
        </w:rPr>
        <w:t>para</w:t>
      </w:r>
      <w:r w:rsidR="00594699">
        <w:rPr>
          <w:rFonts w:ascii="Arial" w:hAnsi="Arial" w:cs="Arial"/>
          <w:sz w:val="24"/>
          <w:szCs w:val="24"/>
        </w:rPr>
        <w:t>a</w:t>
      </w:r>
      <w:proofErr w:type="spellEnd"/>
      <w:r w:rsidR="00594699">
        <w:rPr>
          <w:rFonts w:ascii="Arial" w:hAnsi="Arial" w:cs="Arial"/>
          <w:sz w:val="24"/>
          <w:szCs w:val="24"/>
        </w:rPr>
        <w:t xml:space="preserve"> satisfação e o </w:t>
      </w:r>
      <w:proofErr w:type="spellStart"/>
      <w:r w:rsidR="00594699">
        <w:rPr>
          <w:rFonts w:ascii="Arial" w:hAnsi="Arial" w:cs="Arial"/>
          <w:sz w:val="24"/>
          <w:szCs w:val="24"/>
        </w:rPr>
        <w:t>burnout</w:t>
      </w:r>
      <w:proofErr w:type="spellEnd"/>
      <w:r w:rsidR="00594699">
        <w:rPr>
          <w:rFonts w:ascii="Arial" w:hAnsi="Arial" w:cs="Arial"/>
          <w:sz w:val="24"/>
          <w:szCs w:val="24"/>
        </w:rPr>
        <w:t xml:space="preserve"> dos indivíduos</w:t>
      </w:r>
      <w:r w:rsidRPr="001B7B87">
        <w:rPr>
          <w:rFonts w:ascii="Arial" w:hAnsi="Arial" w:cs="Arial"/>
          <w:sz w:val="24"/>
          <w:szCs w:val="24"/>
        </w:rPr>
        <w:t xml:space="preserve">. </w:t>
      </w:r>
    </w:p>
    <w:p w14:paraId="146432E1" w14:textId="59335F5B" w:rsidR="00AE5E7A" w:rsidRPr="001B7B87" w:rsidRDefault="000E4640" w:rsidP="005C273B">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sidR="00AC293D">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w:t>
      </w:r>
      <w:proofErr w:type="spellStart"/>
      <w:r w:rsidRPr="001B7B87">
        <w:rPr>
          <w:rFonts w:ascii="Arial" w:hAnsi="Arial" w:cs="Arial"/>
          <w:sz w:val="24"/>
          <w:szCs w:val="24"/>
        </w:rPr>
        <w:t>burnout</w:t>
      </w:r>
      <w:proofErr w:type="spellEnd"/>
      <w:r w:rsidRPr="001B7B87">
        <w:rPr>
          <w:rFonts w:ascii="Arial" w:hAnsi="Arial" w:cs="Arial"/>
          <w:sz w:val="24"/>
          <w:szCs w:val="24"/>
        </w:rPr>
        <w:t xml:space="preserve"> e satisfação, é possível dizer que esta tese contribui </w:t>
      </w:r>
      <w:r w:rsidR="00594699">
        <w:rPr>
          <w:rFonts w:ascii="Arial" w:hAnsi="Arial" w:cs="Arial"/>
          <w:sz w:val="24"/>
          <w:szCs w:val="24"/>
        </w:rPr>
        <w:t xml:space="preserve">também </w:t>
      </w:r>
      <w:r w:rsidRPr="001B7B87">
        <w:rPr>
          <w:rFonts w:ascii="Arial" w:hAnsi="Arial" w:cs="Arial"/>
          <w:sz w:val="24"/>
          <w:szCs w:val="24"/>
        </w:rPr>
        <w:t xml:space="preserve">para a </w:t>
      </w:r>
      <w:r w:rsidR="00D925D7" w:rsidRPr="001B7B87">
        <w:rPr>
          <w:rFonts w:ascii="Arial" w:hAnsi="Arial" w:cs="Arial"/>
          <w:sz w:val="24"/>
          <w:szCs w:val="24"/>
        </w:rPr>
        <w:t xml:space="preserve">melhoria da gestão de pessoas, </w:t>
      </w:r>
      <w:r w:rsidRPr="001B7B87">
        <w:rPr>
          <w:rFonts w:ascii="Arial" w:hAnsi="Arial" w:cs="Arial"/>
          <w:sz w:val="24"/>
          <w:szCs w:val="24"/>
        </w:rPr>
        <w:t xml:space="preserve">visto que a partir dos resultados observados e dos instrumentos criados é possível afirmar que foram desenvolvidas novas ferramentas capazes de auxiliar no processo de gestão de pessoas. </w:t>
      </w:r>
    </w:p>
    <w:p w14:paraId="28E4E502" w14:textId="21811499" w:rsidR="001E14A6" w:rsidRPr="00CA125C" w:rsidRDefault="00AE5E7A" w:rsidP="005341E7">
      <w:pPr>
        <w:spacing w:after="200"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 escala ou adaptações dela como uma ferramenta de diagnóstico</w:t>
      </w:r>
      <w:r w:rsidR="001E14A6" w:rsidRPr="00CA125C">
        <w:rPr>
          <w:rFonts w:ascii="Arial" w:hAnsi="Arial" w:cs="Arial"/>
          <w:sz w:val="24"/>
          <w:szCs w:val="24"/>
        </w:rPr>
        <w:t xml:space="preserve"> de como estão os membros da sua equipe</w:t>
      </w:r>
      <w:r w:rsidRPr="00CA125C">
        <w:rPr>
          <w:rFonts w:ascii="Arial" w:hAnsi="Arial" w:cs="Arial"/>
          <w:sz w:val="24"/>
          <w:szCs w:val="24"/>
        </w:rPr>
        <w:t>. Por exemplo, poderia ser usado para ajudar</w:t>
      </w:r>
      <w:r w:rsidR="001E14A6" w:rsidRPr="00CA125C">
        <w:rPr>
          <w:rFonts w:ascii="Arial" w:hAnsi="Arial" w:cs="Arial"/>
          <w:sz w:val="24"/>
          <w:szCs w:val="24"/>
        </w:rPr>
        <w:t xml:space="preserve"> os gestores nas decisões internas de seleção e realocação.</w:t>
      </w:r>
      <w:r w:rsidR="00594699">
        <w:rPr>
          <w:rFonts w:ascii="Arial" w:hAnsi="Arial" w:cs="Arial"/>
          <w:sz w:val="24"/>
          <w:szCs w:val="24"/>
        </w:rPr>
        <w:t xml:space="preserve"> </w:t>
      </w:r>
    </w:p>
    <w:p w14:paraId="7701D968" w14:textId="7BC3161E" w:rsidR="004E2A99" w:rsidRPr="009E10BD" w:rsidRDefault="006607CE" w:rsidP="009E10BD">
      <w:pPr>
        <w:spacing w:after="200" w:line="360" w:lineRule="auto"/>
        <w:ind w:firstLine="432"/>
        <w:rPr>
          <w:rFonts w:ascii="Arial" w:hAnsi="Arial" w:cs="Arial"/>
          <w:sz w:val="24"/>
          <w:szCs w:val="24"/>
        </w:rPr>
      </w:pPr>
      <w:r w:rsidRPr="00265F83">
        <w:rPr>
          <w:rFonts w:ascii="Arial" w:hAnsi="Arial" w:cs="Arial"/>
          <w:sz w:val="24"/>
          <w:szCs w:val="24"/>
        </w:rPr>
        <w:t>Um outro ponto que vale a pena ser mencionado é que tanto o gestor quanto o indivíduo pode</w:t>
      </w:r>
      <w:r w:rsidR="00031CF8" w:rsidRPr="00265F83">
        <w:rPr>
          <w:rFonts w:ascii="Arial" w:hAnsi="Arial" w:cs="Arial"/>
          <w:sz w:val="24"/>
          <w:szCs w:val="24"/>
        </w:rPr>
        <w:t>m</w:t>
      </w:r>
      <w:r w:rsidRPr="00265F83">
        <w:rPr>
          <w:rFonts w:ascii="Arial" w:hAnsi="Arial" w:cs="Arial"/>
          <w:sz w:val="24"/>
          <w:szCs w:val="24"/>
        </w:rPr>
        <w:t xml:space="preserve"> investir no aperfeiçoamento das adaptabilidade</w:t>
      </w:r>
      <w:r w:rsidR="00031CF8" w:rsidRPr="00265F83">
        <w:rPr>
          <w:rFonts w:ascii="Arial" w:hAnsi="Arial" w:cs="Arial"/>
          <w:sz w:val="24"/>
          <w:szCs w:val="24"/>
        </w:rPr>
        <w:t>s</w:t>
      </w:r>
      <w:r w:rsidRPr="00265F83">
        <w:rPr>
          <w:rFonts w:ascii="Arial" w:hAnsi="Arial" w:cs="Arial"/>
          <w:sz w:val="24"/>
          <w:szCs w:val="24"/>
        </w:rPr>
        <w:t xml:space="preserve"> individuais, buscando assim ter </w:t>
      </w:r>
      <w:proofErr w:type="gramStart"/>
      <w:r w:rsidRPr="00265F83">
        <w:rPr>
          <w:rFonts w:ascii="Arial" w:hAnsi="Arial" w:cs="Arial"/>
          <w:sz w:val="24"/>
          <w:szCs w:val="24"/>
        </w:rPr>
        <w:t>melhores</w:t>
      </w:r>
      <w:proofErr w:type="gramEnd"/>
      <w:r w:rsidRPr="00265F83">
        <w:rPr>
          <w:rFonts w:ascii="Arial" w:hAnsi="Arial" w:cs="Arial"/>
          <w:sz w:val="24"/>
          <w:szCs w:val="24"/>
        </w:rPr>
        <w:t xml:space="preserve"> resultados do</w:t>
      </w:r>
      <w:r w:rsidR="00594699">
        <w:rPr>
          <w:rFonts w:ascii="Arial" w:hAnsi="Arial" w:cs="Arial"/>
          <w:sz w:val="24"/>
          <w:szCs w:val="24"/>
        </w:rPr>
        <w:t>s</w:t>
      </w:r>
      <w:r w:rsidRPr="00265F83">
        <w:rPr>
          <w:rFonts w:ascii="Arial" w:hAnsi="Arial" w:cs="Arial"/>
          <w:sz w:val="24"/>
          <w:szCs w:val="24"/>
        </w:rPr>
        <w:t xml:space="preserve"> membros da equipe e de maneira individual. </w:t>
      </w:r>
    </w:p>
    <w:p w14:paraId="310A8826" w14:textId="229681EB" w:rsidR="005C273B" w:rsidRDefault="00D56A70" w:rsidP="00FF2AD4">
      <w:pPr>
        <w:pStyle w:val="PhD-Title2"/>
      </w:pPr>
      <w:bookmarkStart w:id="323" w:name="_Toc42242477"/>
      <w:r w:rsidRPr="00D56A70">
        <w:t>•</w:t>
      </w:r>
      <w:r w:rsidR="005C273B" w:rsidRPr="005C273B">
        <w:t xml:space="preserve"> </w:t>
      </w:r>
      <w:r w:rsidR="00450436">
        <w:t>LIMITAÇÕES</w:t>
      </w:r>
      <w:r w:rsidR="00063C23">
        <w:t xml:space="preserve"> E AMEÇAS</w:t>
      </w:r>
      <w:bookmarkEnd w:id="323"/>
    </w:p>
    <w:p w14:paraId="25F578D3" w14:textId="3A565005" w:rsidR="00A95AD1" w:rsidRDefault="00AB085C" w:rsidP="005341E7">
      <w:pPr>
        <w:spacing w:line="360" w:lineRule="auto"/>
        <w:ind w:firstLine="36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p>
    <w:p w14:paraId="4D5E3700" w14:textId="77777777" w:rsidR="00F011A1" w:rsidRDefault="00D25492" w:rsidP="005341E7">
      <w:pPr>
        <w:spacing w:line="360" w:lineRule="auto"/>
        <w:ind w:firstLine="360"/>
        <w:rPr>
          <w:rFonts w:ascii="Arial" w:hAnsi="Arial" w:cs="Arial"/>
          <w:sz w:val="24"/>
          <w:szCs w:val="24"/>
        </w:rPr>
      </w:pPr>
      <w:commentRangeStart w:id="324"/>
      <w:r>
        <w:rPr>
          <w:rFonts w:ascii="Arial" w:hAnsi="Arial" w:cs="Arial"/>
          <w:sz w:val="24"/>
          <w:szCs w:val="24"/>
        </w:rPr>
        <w:t xml:space="preserve">Antes de qualquer limitação e ameaça que serão </w:t>
      </w:r>
      <w:r w:rsidR="00184FDB">
        <w:rPr>
          <w:rFonts w:ascii="Arial" w:hAnsi="Arial" w:cs="Arial"/>
          <w:sz w:val="24"/>
          <w:szCs w:val="24"/>
        </w:rPr>
        <w:t>colocados aqui, uma reflexão mais profunda merece ser feita</w:t>
      </w:r>
      <w:r w:rsidR="00866FEF">
        <w:rPr>
          <w:rFonts w:ascii="Arial" w:hAnsi="Arial" w:cs="Arial"/>
          <w:sz w:val="24"/>
          <w:szCs w:val="24"/>
        </w:rPr>
        <w:t xml:space="preserve"> sobre o efeito da pandemia COVID-19 </w:t>
      </w:r>
      <w:r w:rsidR="00472FB8">
        <w:rPr>
          <w:rFonts w:ascii="Arial" w:hAnsi="Arial" w:cs="Arial"/>
          <w:sz w:val="24"/>
          <w:szCs w:val="24"/>
        </w:rPr>
        <w:t>no mundo</w:t>
      </w:r>
      <w:r w:rsidR="00D54EDB">
        <w:rPr>
          <w:rFonts w:ascii="Arial" w:hAnsi="Arial" w:cs="Arial"/>
          <w:sz w:val="24"/>
          <w:szCs w:val="24"/>
        </w:rPr>
        <w:t xml:space="preserve"> e nesta pesquisa</w:t>
      </w:r>
      <w:r w:rsidR="00184FDB">
        <w:rPr>
          <w:rFonts w:ascii="Arial" w:hAnsi="Arial" w:cs="Arial"/>
          <w:sz w:val="24"/>
          <w:szCs w:val="24"/>
        </w:rPr>
        <w:t xml:space="preserve">. </w:t>
      </w:r>
      <w:commentRangeEnd w:id="324"/>
      <w:r w:rsidR="006F2F99">
        <w:rPr>
          <w:rStyle w:val="Refdecomentrio"/>
        </w:rPr>
        <w:commentReference w:id="324"/>
      </w:r>
    </w:p>
    <w:p w14:paraId="2498CF31" w14:textId="7BE26712" w:rsidR="00C77457" w:rsidRDefault="00184FDB" w:rsidP="005341E7">
      <w:pPr>
        <w:spacing w:line="360" w:lineRule="auto"/>
        <w:ind w:firstLine="360"/>
        <w:rPr>
          <w:rFonts w:ascii="Arial" w:hAnsi="Arial" w:cs="Arial"/>
          <w:sz w:val="24"/>
          <w:szCs w:val="24"/>
        </w:rPr>
      </w:pPr>
      <w:r>
        <w:rPr>
          <w:rFonts w:ascii="Arial" w:hAnsi="Arial" w:cs="Arial"/>
          <w:sz w:val="24"/>
          <w:szCs w:val="24"/>
        </w:rPr>
        <w:t xml:space="preserve">Durante o desenvolvimento deste trabalho, </w:t>
      </w:r>
      <w:r w:rsidR="00866FEF">
        <w:rPr>
          <w:rFonts w:ascii="Arial" w:hAnsi="Arial" w:cs="Arial"/>
          <w:sz w:val="24"/>
          <w:szCs w:val="24"/>
        </w:rPr>
        <w:t>várias reuniões com pesquisadores</w:t>
      </w:r>
      <w:r w:rsidR="00C72196">
        <w:rPr>
          <w:rFonts w:ascii="Arial" w:hAnsi="Arial" w:cs="Arial"/>
          <w:sz w:val="24"/>
          <w:szCs w:val="24"/>
        </w:rPr>
        <w:t xml:space="preserve"> em formação e</w:t>
      </w:r>
      <w:r w:rsidR="00866FEF">
        <w:rPr>
          <w:rFonts w:ascii="Arial" w:hAnsi="Arial" w:cs="Arial"/>
          <w:sz w:val="24"/>
          <w:szCs w:val="24"/>
        </w:rPr>
        <w:t xml:space="preserve"> mais seniores foram realizadas</w:t>
      </w:r>
      <w:r w:rsidR="00472FB8">
        <w:rPr>
          <w:rFonts w:ascii="Arial" w:hAnsi="Arial" w:cs="Arial"/>
          <w:sz w:val="24"/>
          <w:szCs w:val="24"/>
        </w:rPr>
        <w:t xml:space="preserve">, uma </w:t>
      </w:r>
      <w:r w:rsidR="007E19AF">
        <w:rPr>
          <w:rFonts w:ascii="Arial" w:hAnsi="Arial" w:cs="Arial"/>
          <w:sz w:val="24"/>
          <w:szCs w:val="24"/>
        </w:rPr>
        <w:t>d</w:t>
      </w:r>
      <w:r w:rsidR="00472FB8">
        <w:rPr>
          <w:rFonts w:ascii="Arial" w:hAnsi="Arial" w:cs="Arial"/>
          <w:sz w:val="24"/>
          <w:szCs w:val="24"/>
        </w:rPr>
        <w:t xml:space="preserve">as questões levantadas era a importância da adaptabilidade física para a Engenharia de </w:t>
      </w:r>
      <w:r w:rsidR="00D54EDB">
        <w:rPr>
          <w:rFonts w:ascii="Arial" w:hAnsi="Arial" w:cs="Arial"/>
          <w:sz w:val="24"/>
          <w:szCs w:val="24"/>
        </w:rPr>
        <w:t>S</w:t>
      </w:r>
      <w:r w:rsidR="00472FB8">
        <w:rPr>
          <w:rFonts w:ascii="Arial" w:hAnsi="Arial" w:cs="Arial"/>
          <w:sz w:val="24"/>
          <w:szCs w:val="24"/>
        </w:rPr>
        <w:t>oftware</w:t>
      </w:r>
      <w:r w:rsidR="007E19AF">
        <w:rPr>
          <w:rFonts w:ascii="Arial" w:hAnsi="Arial" w:cs="Arial"/>
          <w:sz w:val="24"/>
          <w:szCs w:val="24"/>
        </w:rPr>
        <w:t>. V</w:t>
      </w:r>
      <w:r w:rsidR="00D54EDB">
        <w:rPr>
          <w:rFonts w:ascii="Arial" w:hAnsi="Arial" w:cs="Arial"/>
          <w:sz w:val="24"/>
          <w:szCs w:val="24"/>
        </w:rPr>
        <w:t>ários comentários surgira</w:t>
      </w:r>
      <w:r w:rsidR="0077333D">
        <w:rPr>
          <w:rFonts w:ascii="Arial" w:hAnsi="Arial" w:cs="Arial"/>
          <w:sz w:val="24"/>
          <w:szCs w:val="24"/>
        </w:rPr>
        <w:t>m como</w:t>
      </w:r>
      <w:r w:rsidR="007E19AF">
        <w:rPr>
          <w:rFonts w:ascii="Arial" w:hAnsi="Arial" w:cs="Arial"/>
          <w:sz w:val="24"/>
          <w:szCs w:val="24"/>
        </w:rPr>
        <w:t>:</w:t>
      </w:r>
      <w:r w:rsidR="0077333D">
        <w:rPr>
          <w:rFonts w:ascii="Arial" w:hAnsi="Arial" w:cs="Arial"/>
          <w:sz w:val="24"/>
          <w:szCs w:val="24"/>
        </w:rPr>
        <w:t xml:space="preserve"> qual é o impacto da luz, da ergonomia, do calor, nas </w:t>
      </w:r>
      <w:r w:rsidR="0077333D">
        <w:rPr>
          <w:rFonts w:ascii="Arial" w:hAnsi="Arial" w:cs="Arial"/>
          <w:sz w:val="24"/>
          <w:szCs w:val="24"/>
        </w:rPr>
        <w:lastRenderedPageBreak/>
        <w:t xml:space="preserve">variáveis </w:t>
      </w:r>
      <w:r w:rsidR="00C77457">
        <w:rPr>
          <w:rFonts w:ascii="Arial" w:hAnsi="Arial" w:cs="Arial"/>
          <w:sz w:val="24"/>
          <w:szCs w:val="24"/>
        </w:rPr>
        <w:t>investigadas?</w:t>
      </w:r>
      <w:r w:rsidR="009A0220">
        <w:rPr>
          <w:rFonts w:ascii="Arial" w:hAnsi="Arial" w:cs="Arial"/>
          <w:sz w:val="24"/>
          <w:szCs w:val="24"/>
        </w:rPr>
        <w:t xml:space="preserve"> Esse impacto vale a pena ser investigado? E de fato, não foi. Não foi</w:t>
      </w:r>
      <w:r w:rsidR="00E27208">
        <w:rPr>
          <w:rFonts w:ascii="Arial" w:hAnsi="Arial" w:cs="Arial"/>
          <w:sz w:val="24"/>
          <w:szCs w:val="24"/>
        </w:rPr>
        <w:t xml:space="preserve"> primeiro</w:t>
      </w:r>
      <w:r w:rsidR="009A0220">
        <w:rPr>
          <w:rFonts w:ascii="Arial" w:hAnsi="Arial" w:cs="Arial"/>
          <w:sz w:val="24"/>
          <w:szCs w:val="24"/>
        </w:rPr>
        <w:t xml:space="preserve"> porque a escala utilizada não tinha a adaptabilidade física porque </w:t>
      </w:r>
      <w:r w:rsidR="00624D1A">
        <w:rPr>
          <w:rFonts w:ascii="Arial" w:hAnsi="Arial" w:cs="Arial"/>
          <w:sz w:val="24"/>
          <w:szCs w:val="24"/>
        </w:rPr>
        <w:t>ela estaria muito ligada ao contexto militar, mas também porque durante essas reuniões</w:t>
      </w:r>
      <w:r w:rsidR="00C72196">
        <w:rPr>
          <w:rFonts w:ascii="Arial" w:hAnsi="Arial" w:cs="Arial"/>
          <w:sz w:val="24"/>
          <w:szCs w:val="24"/>
        </w:rPr>
        <w:t xml:space="preserve"> </w:t>
      </w:r>
      <w:r w:rsidR="00F45096">
        <w:rPr>
          <w:rFonts w:ascii="Arial" w:hAnsi="Arial" w:cs="Arial"/>
          <w:sz w:val="24"/>
          <w:szCs w:val="24"/>
        </w:rPr>
        <w:t>a nossa percepção era de que realmente não era interessante</w:t>
      </w:r>
      <w:r w:rsidR="003B7204">
        <w:rPr>
          <w:rFonts w:ascii="Arial" w:hAnsi="Arial" w:cs="Arial"/>
          <w:sz w:val="24"/>
          <w:szCs w:val="24"/>
        </w:rPr>
        <w:t xml:space="preserve"> naquele momento</w:t>
      </w:r>
      <w:r w:rsidR="009C2DA7">
        <w:rPr>
          <w:rFonts w:ascii="Arial" w:hAnsi="Arial" w:cs="Arial"/>
          <w:sz w:val="24"/>
          <w:szCs w:val="24"/>
        </w:rPr>
        <w:t xml:space="preserve"> investigar o quanto que os engenheiros de software precisam se adaptar fisicamente</w:t>
      </w:r>
      <w:r w:rsidR="00F45096">
        <w:rPr>
          <w:rFonts w:ascii="Arial" w:hAnsi="Arial" w:cs="Arial"/>
          <w:sz w:val="24"/>
          <w:szCs w:val="24"/>
        </w:rPr>
        <w:t>.</w:t>
      </w:r>
    </w:p>
    <w:p w14:paraId="1C48A1DE" w14:textId="53495A0E" w:rsidR="00D25492" w:rsidRPr="002927C0" w:rsidRDefault="00F45096" w:rsidP="005341E7">
      <w:pPr>
        <w:spacing w:line="360" w:lineRule="auto"/>
        <w:ind w:firstLine="360"/>
        <w:rPr>
          <w:rFonts w:ascii="Arial" w:hAnsi="Arial" w:cs="Arial"/>
          <w:sz w:val="24"/>
          <w:szCs w:val="24"/>
        </w:rPr>
      </w:pPr>
      <w:r>
        <w:rPr>
          <w:rFonts w:ascii="Arial" w:hAnsi="Arial" w:cs="Arial"/>
          <w:sz w:val="24"/>
          <w:szCs w:val="24"/>
        </w:rPr>
        <w:t xml:space="preserve"> </w:t>
      </w:r>
      <w:r w:rsidR="00594699">
        <w:rPr>
          <w:rFonts w:ascii="Arial" w:hAnsi="Arial" w:cs="Arial"/>
          <w:sz w:val="24"/>
          <w:szCs w:val="24"/>
        </w:rPr>
        <w:t>Com</w:t>
      </w:r>
      <w:r w:rsidR="00E27208">
        <w:rPr>
          <w:rFonts w:ascii="Arial" w:hAnsi="Arial" w:cs="Arial"/>
          <w:sz w:val="24"/>
          <w:szCs w:val="24"/>
        </w:rPr>
        <w:t xml:space="preserve"> a chegada do COVID-19, várias pessoas tiveram que trabalhar em casa, muitas vezes em condições diferente</w:t>
      </w:r>
      <w:r w:rsidR="00CA21BD">
        <w:rPr>
          <w:rFonts w:ascii="Arial" w:hAnsi="Arial" w:cs="Arial"/>
          <w:sz w:val="24"/>
          <w:szCs w:val="24"/>
        </w:rPr>
        <w:t>s</w:t>
      </w:r>
      <w:r w:rsidR="00FB18D3">
        <w:rPr>
          <w:rFonts w:ascii="Arial" w:hAnsi="Arial" w:cs="Arial"/>
          <w:sz w:val="24"/>
          <w:szCs w:val="24"/>
        </w:rPr>
        <w:t xml:space="preserve"> das que tinham no trabalho, e talvez justamente essa adaptabilidade física fosse importante nesse momento. </w:t>
      </w:r>
      <w:r w:rsidR="00CA21BD">
        <w:rPr>
          <w:rFonts w:ascii="Arial" w:hAnsi="Arial" w:cs="Arial"/>
          <w:sz w:val="24"/>
          <w:szCs w:val="24"/>
        </w:rPr>
        <w:t>Naquele momento</w:t>
      </w:r>
      <w:r w:rsidR="00DA7693">
        <w:rPr>
          <w:rFonts w:ascii="Arial" w:hAnsi="Arial" w:cs="Arial"/>
          <w:sz w:val="24"/>
          <w:szCs w:val="24"/>
        </w:rPr>
        <w:t xml:space="preserve"> da pesquisa</w:t>
      </w:r>
      <w:r w:rsidR="00CA21BD">
        <w:rPr>
          <w:rFonts w:ascii="Arial" w:hAnsi="Arial" w:cs="Arial"/>
          <w:sz w:val="24"/>
          <w:szCs w:val="24"/>
        </w:rPr>
        <w:t xml:space="preserve">, não se tinha a percepção que algo assim </w:t>
      </w:r>
      <w:r w:rsidR="00DA7693">
        <w:rPr>
          <w:rFonts w:ascii="Arial" w:hAnsi="Arial" w:cs="Arial"/>
          <w:sz w:val="24"/>
          <w:szCs w:val="24"/>
        </w:rPr>
        <w:t>poderia acontecer</w:t>
      </w:r>
      <w:r w:rsidR="00801710">
        <w:rPr>
          <w:rFonts w:ascii="Arial" w:hAnsi="Arial" w:cs="Arial"/>
          <w:sz w:val="24"/>
          <w:szCs w:val="24"/>
        </w:rPr>
        <w:t>.</w:t>
      </w:r>
      <w:r w:rsidR="00DA7693">
        <w:rPr>
          <w:rFonts w:ascii="Arial" w:hAnsi="Arial" w:cs="Arial"/>
          <w:sz w:val="24"/>
          <w:szCs w:val="24"/>
        </w:rPr>
        <w:t xml:space="preserve"> </w:t>
      </w:r>
      <w:r w:rsidR="00CA21BD">
        <w:rPr>
          <w:rFonts w:ascii="Arial" w:hAnsi="Arial" w:cs="Arial"/>
          <w:sz w:val="24"/>
          <w:szCs w:val="24"/>
        </w:rPr>
        <w:t>E a adaptabilidade dos indivíduos, não só</w:t>
      </w:r>
      <w:r w:rsidR="003B7204">
        <w:rPr>
          <w:rFonts w:ascii="Arial" w:hAnsi="Arial" w:cs="Arial"/>
          <w:sz w:val="24"/>
          <w:szCs w:val="24"/>
        </w:rPr>
        <w:t xml:space="preserve"> a</w:t>
      </w:r>
      <w:r w:rsidR="00CA21BD">
        <w:rPr>
          <w:rFonts w:ascii="Arial" w:hAnsi="Arial" w:cs="Arial"/>
          <w:sz w:val="24"/>
          <w:szCs w:val="24"/>
        </w:rPr>
        <w:t xml:space="preserve"> física, foi</w:t>
      </w:r>
      <w:r w:rsidR="006833E8">
        <w:rPr>
          <w:rFonts w:ascii="Arial" w:hAnsi="Arial" w:cs="Arial"/>
          <w:sz w:val="24"/>
          <w:szCs w:val="24"/>
        </w:rPr>
        <w:t xml:space="preserve"> requerida, o quanto lidar com crises, situações inesperadas, </w:t>
      </w:r>
      <w:r w:rsidR="0037176B">
        <w:rPr>
          <w:rFonts w:ascii="Arial" w:hAnsi="Arial" w:cs="Arial"/>
          <w:sz w:val="24"/>
          <w:szCs w:val="24"/>
        </w:rPr>
        <w:t>estresse, criatividade, interpessoal, cultural</w:t>
      </w:r>
      <w:r w:rsidR="00F011A1">
        <w:rPr>
          <w:rFonts w:ascii="Arial" w:hAnsi="Arial" w:cs="Arial"/>
          <w:sz w:val="24"/>
          <w:szCs w:val="24"/>
        </w:rPr>
        <w:t xml:space="preserve"> e aprendizado foi e está sendo requerido dos desenvolvedores </w:t>
      </w:r>
      <w:r w:rsidR="003B7204">
        <w:rPr>
          <w:rFonts w:ascii="Arial" w:hAnsi="Arial" w:cs="Arial"/>
          <w:sz w:val="24"/>
          <w:szCs w:val="24"/>
        </w:rPr>
        <w:t xml:space="preserve">durante a </w:t>
      </w:r>
      <w:r w:rsidR="005965CB">
        <w:rPr>
          <w:rFonts w:ascii="Arial" w:hAnsi="Arial" w:cs="Arial"/>
          <w:sz w:val="24"/>
          <w:szCs w:val="24"/>
        </w:rPr>
        <w:t>p</w:t>
      </w:r>
      <w:r w:rsidR="00F011A1">
        <w:rPr>
          <w:rFonts w:ascii="Arial" w:hAnsi="Arial" w:cs="Arial"/>
          <w:sz w:val="24"/>
          <w:szCs w:val="24"/>
        </w:rPr>
        <w:t>andemia?</w:t>
      </w:r>
      <w:r w:rsidR="00921A79">
        <w:rPr>
          <w:rFonts w:ascii="Arial" w:hAnsi="Arial" w:cs="Arial"/>
          <w:sz w:val="24"/>
          <w:szCs w:val="24"/>
        </w:rPr>
        <w:t xml:space="preserve"> De fato, </w:t>
      </w:r>
      <w:r w:rsidR="005965CB">
        <w:rPr>
          <w:rFonts w:ascii="Arial" w:hAnsi="Arial" w:cs="Arial"/>
          <w:sz w:val="24"/>
          <w:szCs w:val="24"/>
        </w:rPr>
        <w:t>ter</w:t>
      </w:r>
      <w:r w:rsidR="00921A79">
        <w:rPr>
          <w:rFonts w:ascii="Arial" w:hAnsi="Arial" w:cs="Arial"/>
          <w:sz w:val="24"/>
          <w:szCs w:val="24"/>
        </w:rPr>
        <w:t xml:space="preserve"> investigado a adaptabilidade física </w:t>
      </w:r>
      <w:r w:rsidR="005770C0">
        <w:rPr>
          <w:rFonts w:ascii="Arial" w:hAnsi="Arial" w:cs="Arial"/>
          <w:sz w:val="24"/>
          <w:szCs w:val="24"/>
        </w:rPr>
        <w:t xml:space="preserve">poderia </w:t>
      </w:r>
      <w:r w:rsidR="005965CB">
        <w:rPr>
          <w:rFonts w:ascii="Arial" w:hAnsi="Arial" w:cs="Arial"/>
          <w:sz w:val="24"/>
          <w:szCs w:val="24"/>
        </w:rPr>
        <w:t>estar auxiliando</w:t>
      </w:r>
      <w:r w:rsidR="00181E1F">
        <w:rPr>
          <w:rFonts w:ascii="Arial" w:hAnsi="Arial" w:cs="Arial"/>
          <w:sz w:val="24"/>
          <w:szCs w:val="24"/>
        </w:rPr>
        <w:t xml:space="preserve"> outros entendimentos</w:t>
      </w:r>
      <w:r w:rsidR="005770C0">
        <w:rPr>
          <w:rFonts w:ascii="Arial" w:hAnsi="Arial" w:cs="Arial"/>
          <w:sz w:val="24"/>
          <w:szCs w:val="24"/>
        </w:rPr>
        <w:t xml:space="preserve"> neste momento</w:t>
      </w:r>
      <w:r w:rsidR="00181E1F">
        <w:rPr>
          <w:rFonts w:ascii="Arial" w:hAnsi="Arial" w:cs="Arial"/>
          <w:sz w:val="24"/>
          <w:szCs w:val="24"/>
        </w:rPr>
        <w:t>.</w:t>
      </w:r>
    </w:p>
    <w:p w14:paraId="691C3396" w14:textId="37436766" w:rsidR="00042EBA" w:rsidRPr="002927C0" w:rsidRDefault="00594699" w:rsidP="005341E7">
      <w:pPr>
        <w:spacing w:after="200" w:line="360" w:lineRule="auto"/>
        <w:ind w:firstLine="360"/>
        <w:rPr>
          <w:rFonts w:ascii="Arial" w:hAnsi="Arial" w:cs="Arial"/>
          <w:sz w:val="24"/>
          <w:szCs w:val="24"/>
        </w:rPr>
      </w:pPr>
      <w:commentRangeStart w:id="325"/>
      <w:r>
        <w:rPr>
          <w:rFonts w:ascii="Arial" w:hAnsi="Arial" w:cs="Arial"/>
          <w:sz w:val="24"/>
          <w:szCs w:val="24"/>
        </w:rPr>
        <w:t xml:space="preserve">Dada </w:t>
      </w:r>
      <w:r w:rsidR="00181E1F">
        <w:rPr>
          <w:rFonts w:ascii="Arial" w:hAnsi="Arial" w:cs="Arial"/>
          <w:sz w:val="24"/>
          <w:szCs w:val="24"/>
        </w:rPr>
        <w:t>essas considerações, a</w:t>
      </w:r>
      <w:r w:rsidR="00042EBA" w:rsidRPr="002927C0">
        <w:rPr>
          <w:rFonts w:ascii="Arial" w:hAnsi="Arial" w:cs="Arial"/>
          <w:sz w:val="24"/>
          <w:szCs w:val="24"/>
        </w:rPr>
        <w:t xml:space="preserve"> primeira limitação é em relação aos pressupostos adotados nesta pesquisa. </w:t>
      </w:r>
      <w:commentRangeEnd w:id="325"/>
      <w:r w:rsidR="00C858B7">
        <w:rPr>
          <w:rStyle w:val="Refdecomentrio"/>
        </w:rPr>
        <w:commentReference w:id="325"/>
      </w:r>
      <w:r w:rsidR="00C22E04" w:rsidRPr="002927C0">
        <w:rPr>
          <w:rFonts w:ascii="Arial" w:hAnsi="Arial" w:cs="Arial"/>
          <w:sz w:val="24"/>
          <w:szCs w:val="24"/>
        </w:rPr>
        <w:t xml:space="preserve">O primeiro pressuposto informa que as pessoas e as equipes vão se adaptar em algum momento durante o processo de desenvolvimento de software. </w:t>
      </w:r>
      <w:r w:rsidR="00265F83" w:rsidRPr="002927C0">
        <w:rPr>
          <w:rFonts w:ascii="Arial" w:hAnsi="Arial" w:cs="Arial"/>
          <w:sz w:val="24"/>
          <w:szCs w:val="24"/>
        </w:rPr>
        <w:t>Este pressuposto pode ser considerado verda</w:t>
      </w:r>
      <w:r w:rsidR="002927C0" w:rsidRPr="002927C0">
        <w:rPr>
          <w:rFonts w:ascii="Arial" w:hAnsi="Arial" w:cs="Arial"/>
          <w:sz w:val="24"/>
          <w:szCs w:val="24"/>
        </w:rPr>
        <w:t>deiro a</w:t>
      </w:r>
      <w:r w:rsidR="00C22E04" w:rsidRPr="002927C0">
        <w:rPr>
          <w:rFonts w:ascii="Arial" w:hAnsi="Arial" w:cs="Arial"/>
          <w:sz w:val="24"/>
          <w:szCs w:val="24"/>
        </w:rPr>
        <w:t xml:space="preserve">o se observar estudos como o de </w:t>
      </w:r>
      <w:r w:rsidR="00C22E04" w:rsidRPr="002927C0">
        <w:rPr>
          <w:rFonts w:ascii="Arial" w:hAnsi="Arial" w:cs="Arial"/>
          <w:sz w:val="24"/>
          <w:szCs w:val="24"/>
        </w:rPr>
        <w:fldChar w:fldCharType="begin" w:fldLock="1"/>
      </w:r>
      <w:r w:rsidR="00682B4E">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et al., 2013)","manualFormatting":"Ahmed et al. (2013)","plainTextFormattedCitation":"(AHMED et al., 2013)","previouslyFormattedCitation":"(AHMED et al., 2013)"},"properties":{"noteIndex":0},"schema":"https://github.com/citation-style-language/schema/raw/master/csl-citation.json"}</w:instrText>
      </w:r>
      <w:r w:rsidR="00C22E04" w:rsidRPr="002927C0">
        <w:rPr>
          <w:rFonts w:ascii="Arial" w:hAnsi="Arial" w:cs="Arial"/>
          <w:sz w:val="24"/>
          <w:szCs w:val="24"/>
        </w:rPr>
        <w:fldChar w:fldCharType="separate"/>
      </w:r>
      <w:r w:rsidR="00C22E04" w:rsidRPr="002927C0">
        <w:rPr>
          <w:rFonts w:ascii="Arial" w:hAnsi="Arial" w:cs="Arial"/>
          <w:noProof/>
          <w:sz w:val="24"/>
          <w:szCs w:val="24"/>
        </w:rPr>
        <w:t xml:space="preserve">Ahmed </w:t>
      </w:r>
      <w:r w:rsidR="00C22E04" w:rsidRPr="002927C0">
        <w:rPr>
          <w:rFonts w:ascii="Arial" w:hAnsi="Arial" w:cs="Arial"/>
          <w:i/>
          <w:noProof/>
          <w:sz w:val="24"/>
          <w:szCs w:val="24"/>
        </w:rPr>
        <w:t>et al.</w:t>
      </w:r>
      <w:r w:rsidR="00C22E04" w:rsidRPr="002927C0">
        <w:rPr>
          <w:rFonts w:ascii="Arial" w:hAnsi="Arial" w:cs="Arial"/>
          <w:noProof/>
          <w:sz w:val="24"/>
          <w:szCs w:val="24"/>
        </w:rPr>
        <w:t xml:space="preserve"> (2013)</w:t>
      </w:r>
      <w:r w:rsidR="00C22E04" w:rsidRPr="002927C0">
        <w:rPr>
          <w:rFonts w:ascii="Arial" w:hAnsi="Arial" w:cs="Arial"/>
          <w:sz w:val="24"/>
          <w:szCs w:val="24"/>
        </w:rPr>
        <w:fldChar w:fldCharType="end"/>
      </w:r>
      <w:r w:rsidR="00C22E04" w:rsidRPr="002927C0">
        <w:rPr>
          <w:rFonts w:ascii="Arial" w:hAnsi="Arial" w:cs="Arial"/>
          <w:sz w:val="24"/>
          <w:szCs w:val="24"/>
        </w:rPr>
        <w:t xml:space="preserve"> que afirma que o próprio mercado solicita a adaptação dos indivíduos quando vai contratar, ou o M</w:t>
      </w:r>
      <w:r w:rsidR="00586024" w:rsidRPr="002927C0">
        <w:rPr>
          <w:rFonts w:ascii="Arial" w:hAnsi="Arial" w:cs="Arial"/>
          <w:sz w:val="24"/>
          <w:szCs w:val="24"/>
        </w:rPr>
        <w:t>inistério da Educação (2016)</w:t>
      </w:r>
      <w:r w:rsidR="00C22E04" w:rsidRPr="002927C0">
        <w:rPr>
          <w:rFonts w:ascii="Arial" w:hAnsi="Arial" w:cs="Arial"/>
          <w:sz w:val="24"/>
          <w:szCs w:val="24"/>
        </w:rPr>
        <w:t xml:space="preserve"> que informa que o egresso deve ter características de adaptabilidade, ou ainda o estudo de </w:t>
      </w:r>
      <w:r w:rsidR="00C22E04" w:rsidRPr="002927C0">
        <w:rPr>
          <w:rFonts w:ascii="Arial" w:hAnsi="Arial" w:cs="Arial"/>
          <w:sz w:val="24"/>
          <w:szCs w:val="24"/>
        </w:rPr>
        <w:fldChar w:fldCharType="begin" w:fldLock="1"/>
      </w:r>
      <w:r w:rsidR="00682B4E">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C22E04" w:rsidRPr="002927C0">
        <w:rPr>
          <w:rFonts w:ascii="Arial" w:hAnsi="Arial" w:cs="Arial"/>
          <w:sz w:val="24"/>
          <w:szCs w:val="24"/>
        </w:rPr>
        <w:fldChar w:fldCharType="separate"/>
      </w:r>
      <w:r w:rsidR="00C22E04" w:rsidRPr="002927C0">
        <w:rPr>
          <w:rFonts w:ascii="Arial" w:hAnsi="Arial" w:cs="Arial"/>
          <w:noProof/>
          <w:sz w:val="24"/>
          <w:szCs w:val="24"/>
        </w:rPr>
        <w:t xml:space="preserve">Kude </w:t>
      </w:r>
      <w:r w:rsidR="00C22E04" w:rsidRPr="002927C0">
        <w:rPr>
          <w:rFonts w:ascii="Arial" w:hAnsi="Arial" w:cs="Arial"/>
          <w:i/>
          <w:noProof/>
          <w:sz w:val="24"/>
          <w:szCs w:val="24"/>
        </w:rPr>
        <w:t>et al.</w:t>
      </w:r>
      <w:r w:rsidR="00C22E04" w:rsidRPr="002927C0">
        <w:rPr>
          <w:rFonts w:ascii="Arial" w:hAnsi="Arial" w:cs="Arial"/>
          <w:noProof/>
          <w:sz w:val="24"/>
          <w:szCs w:val="24"/>
        </w:rPr>
        <w:t xml:space="preserve"> (2014)</w:t>
      </w:r>
      <w:r w:rsidR="00C22E04" w:rsidRPr="002927C0">
        <w:rPr>
          <w:rFonts w:ascii="Arial" w:hAnsi="Arial" w:cs="Arial"/>
          <w:sz w:val="24"/>
          <w:szCs w:val="24"/>
        </w:rPr>
        <w:fldChar w:fldCharType="end"/>
      </w:r>
      <w:r w:rsidR="00C22E04" w:rsidRPr="002927C0">
        <w:rPr>
          <w:rFonts w:ascii="Arial" w:hAnsi="Arial" w:cs="Arial"/>
          <w:sz w:val="24"/>
          <w:szCs w:val="24"/>
        </w:rPr>
        <w:t xml:space="preserve"> sobre a adaptação de equipes de desenvolvimento de software</w:t>
      </w:r>
      <w:r w:rsidR="00586024" w:rsidRPr="002927C0">
        <w:rPr>
          <w:rFonts w:ascii="Arial" w:hAnsi="Arial" w:cs="Arial"/>
          <w:sz w:val="24"/>
          <w:szCs w:val="24"/>
        </w:rPr>
        <w:t xml:space="preserve">, </w:t>
      </w:r>
      <w:commentRangeStart w:id="326"/>
      <w:r w:rsidR="00586024" w:rsidRPr="002927C0">
        <w:rPr>
          <w:rFonts w:ascii="Arial" w:hAnsi="Arial" w:cs="Arial"/>
          <w:sz w:val="24"/>
          <w:szCs w:val="24"/>
        </w:rPr>
        <w:t xml:space="preserve">todavia </w:t>
      </w:r>
      <w:r w:rsidR="002927C0" w:rsidRPr="002927C0">
        <w:rPr>
          <w:rFonts w:ascii="Arial" w:hAnsi="Arial" w:cs="Arial"/>
          <w:sz w:val="24"/>
          <w:szCs w:val="24"/>
        </w:rPr>
        <w:t>são</w:t>
      </w:r>
      <w:r w:rsidR="00586024" w:rsidRPr="002927C0">
        <w:rPr>
          <w:rFonts w:ascii="Arial" w:hAnsi="Arial" w:cs="Arial"/>
          <w:sz w:val="24"/>
          <w:szCs w:val="24"/>
        </w:rPr>
        <w:t xml:space="preserve"> necessário</w:t>
      </w:r>
      <w:r w:rsidR="002927C0" w:rsidRPr="002927C0">
        <w:rPr>
          <w:rFonts w:ascii="Arial" w:hAnsi="Arial" w:cs="Arial"/>
          <w:sz w:val="24"/>
          <w:szCs w:val="24"/>
        </w:rPr>
        <w:t>s</w:t>
      </w:r>
      <w:r w:rsidR="00586024" w:rsidRPr="002927C0">
        <w:rPr>
          <w:rFonts w:ascii="Arial" w:hAnsi="Arial" w:cs="Arial"/>
          <w:sz w:val="24"/>
          <w:szCs w:val="24"/>
        </w:rPr>
        <w:t xml:space="preserve"> maiores esforços para embasar a adaptação dos indivíduos</w:t>
      </w:r>
      <w:r w:rsidR="00C22E04" w:rsidRPr="002927C0">
        <w:rPr>
          <w:rFonts w:ascii="Arial" w:hAnsi="Arial" w:cs="Arial"/>
          <w:sz w:val="24"/>
          <w:szCs w:val="24"/>
        </w:rPr>
        <w:t xml:space="preserve">. </w:t>
      </w:r>
      <w:commentRangeEnd w:id="326"/>
      <w:r w:rsidR="00C858B7">
        <w:rPr>
          <w:rStyle w:val="Refdecomentrio"/>
        </w:rPr>
        <w:commentReference w:id="326"/>
      </w:r>
    </w:p>
    <w:p w14:paraId="74E4C6F1" w14:textId="03DA8995" w:rsidR="00586024" w:rsidRPr="002927C0" w:rsidRDefault="00586024" w:rsidP="005341E7">
      <w:pPr>
        <w:spacing w:after="200" w:line="360" w:lineRule="auto"/>
        <w:ind w:firstLine="360"/>
        <w:rPr>
          <w:rFonts w:ascii="Arial" w:hAnsi="Arial" w:cs="Arial"/>
          <w:sz w:val="24"/>
          <w:szCs w:val="24"/>
        </w:rPr>
      </w:pPr>
      <w:commentRangeStart w:id="327"/>
      <w:r w:rsidRPr="002927C0">
        <w:rPr>
          <w:rFonts w:ascii="Arial" w:hAnsi="Arial" w:cs="Arial"/>
          <w:sz w:val="24"/>
          <w:szCs w:val="24"/>
        </w:rPr>
        <w:t xml:space="preserve">O segundo pressuposto afirma que a adaptação individual é um traço estável, mas que pode ser alterado conforme o </w:t>
      </w:r>
      <w:r w:rsidR="00167CD2" w:rsidRPr="002927C0">
        <w:rPr>
          <w:rFonts w:ascii="Arial" w:hAnsi="Arial" w:cs="Arial"/>
          <w:sz w:val="24"/>
          <w:szCs w:val="24"/>
        </w:rPr>
        <w:t>indivíduo</w:t>
      </w:r>
      <w:r w:rsidRPr="002927C0">
        <w:rPr>
          <w:rFonts w:ascii="Arial" w:hAnsi="Arial" w:cs="Arial"/>
          <w:sz w:val="24"/>
          <w:szCs w:val="24"/>
        </w:rPr>
        <w:t xml:space="preserve"> convive com o ambiente </w:t>
      </w:r>
      <w:proofErr w:type="gramStart"/>
      <w:r w:rsidRPr="002927C0">
        <w:rPr>
          <w:rFonts w:ascii="Arial" w:hAnsi="Arial" w:cs="Arial"/>
          <w:sz w:val="24"/>
          <w:szCs w:val="24"/>
        </w:rPr>
        <w:t>e também</w:t>
      </w:r>
      <w:proofErr w:type="gramEnd"/>
      <w:r w:rsidRPr="002927C0">
        <w:rPr>
          <w:rFonts w:ascii="Arial" w:hAnsi="Arial" w:cs="Arial"/>
          <w:sz w:val="24"/>
          <w:szCs w:val="24"/>
        </w:rPr>
        <w:t xml:space="preserve"> pode ser treinável. </w:t>
      </w:r>
      <w:r w:rsidR="00521B68" w:rsidRPr="002927C0">
        <w:rPr>
          <w:rFonts w:ascii="Arial" w:hAnsi="Arial" w:cs="Arial"/>
          <w:sz w:val="24"/>
          <w:szCs w:val="24"/>
        </w:rPr>
        <w:t xml:space="preserve">Esse pressuposto tem base teórica em </w:t>
      </w:r>
      <w:r w:rsidR="002927C0" w:rsidRPr="002927C0">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2927C0" w:rsidRPr="002927C0">
        <w:rPr>
          <w:rFonts w:ascii="Arial" w:hAnsi="Arial" w:cs="Arial"/>
          <w:sz w:val="24"/>
          <w:szCs w:val="24"/>
        </w:rPr>
        <w:fldChar w:fldCharType="separate"/>
      </w:r>
      <w:r w:rsidR="002927C0" w:rsidRPr="002927C0">
        <w:rPr>
          <w:rFonts w:ascii="Arial" w:hAnsi="Arial" w:cs="Arial"/>
          <w:noProof/>
          <w:sz w:val="24"/>
          <w:szCs w:val="24"/>
        </w:rPr>
        <w:t>Ployhart et al. (2006)</w:t>
      </w:r>
      <w:r w:rsidR="002927C0" w:rsidRPr="002927C0">
        <w:rPr>
          <w:rFonts w:ascii="Arial" w:hAnsi="Arial" w:cs="Arial"/>
          <w:sz w:val="24"/>
          <w:szCs w:val="24"/>
        </w:rPr>
        <w:fldChar w:fldCharType="end"/>
      </w:r>
      <w:r w:rsidR="00521B68" w:rsidRPr="002927C0">
        <w:rPr>
          <w:rFonts w:ascii="Arial" w:hAnsi="Arial" w:cs="Arial"/>
          <w:sz w:val="24"/>
          <w:szCs w:val="24"/>
        </w:rPr>
        <w:t>. Significa dizer que são necessárias mais observações com a mesma amostra para acompanhar sua evolução ou suposta diminuição da adaptabilidade dos indivíduos.</w:t>
      </w:r>
      <w:commentRangeEnd w:id="327"/>
      <w:r w:rsidR="00C858B7">
        <w:rPr>
          <w:rStyle w:val="Refdecomentrio"/>
        </w:rPr>
        <w:commentReference w:id="327"/>
      </w:r>
    </w:p>
    <w:p w14:paraId="1556DA39" w14:textId="38816731" w:rsidR="00042EBA" w:rsidRPr="002927C0" w:rsidRDefault="00042EBA" w:rsidP="005341E7">
      <w:pPr>
        <w:spacing w:after="200" w:line="360" w:lineRule="auto"/>
        <w:ind w:firstLine="720"/>
        <w:rPr>
          <w:rFonts w:ascii="Arial" w:hAnsi="Arial" w:cs="Arial"/>
          <w:sz w:val="24"/>
          <w:szCs w:val="24"/>
        </w:rPr>
      </w:pPr>
      <w:r w:rsidRPr="002927C0">
        <w:rPr>
          <w:rFonts w:ascii="Arial" w:hAnsi="Arial" w:cs="Arial"/>
          <w:sz w:val="24"/>
          <w:szCs w:val="24"/>
        </w:rPr>
        <w:t>A segunda limitação é quanto</w:t>
      </w:r>
      <w:r w:rsidR="00521B68" w:rsidRPr="002927C0">
        <w:rPr>
          <w:rFonts w:ascii="Arial" w:hAnsi="Arial" w:cs="Arial"/>
          <w:sz w:val="24"/>
          <w:szCs w:val="24"/>
        </w:rPr>
        <w:t xml:space="preserve"> </w:t>
      </w:r>
      <w:proofErr w:type="spellStart"/>
      <w:r w:rsidR="00594699">
        <w:rPr>
          <w:rFonts w:ascii="Arial" w:hAnsi="Arial" w:cs="Arial"/>
          <w:sz w:val="24"/>
          <w:szCs w:val="24"/>
        </w:rPr>
        <w:t>a</w:t>
      </w:r>
      <w:proofErr w:type="spellEnd"/>
      <w:r w:rsidR="00521B68" w:rsidRPr="002927C0">
        <w:rPr>
          <w:rFonts w:ascii="Arial" w:hAnsi="Arial" w:cs="Arial"/>
          <w:sz w:val="24"/>
          <w:szCs w:val="24"/>
        </w:rPr>
        <w:t xml:space="preserve"> como foi conduzida a pesquisa. Como falado anteriormente, foi utilizado um </w:t>
      </w:r>
      <w:proofErr w:type="spellStart"/>
      <w:r w:rsidR="00521B68" w:rsidRPr="002927C0">
        <w:rPr>
          <w:rFonts w:ascii="Arial" w:hAnsi="Arial" w:cs="Arial"/>
          <w:i/>
          <w:iCs/>
          <w:sz w:val="24"/>
          <w:szCs w:val="24"/>
        </w:rPr>
        <w:t>survey</w:t>
      </w:r>
      <w:proofErr w:type="spellEnd"/>
      <w:r w:rsidR="00521B68" w:rsidRPr="002927C0">
        <w:rPr>
          <w:rFonts w:ascii="Arial" w:hAnsi="Arial" w:cs="Arial"/>
          <w:i/>
          <w:iCs/>
          <w:sz w:val="24"/>
          <w:szCs w:val="24"/>
        </w:rPr>
        <w:t xml:space="preserve"> </w:t>
      </w:r>
      <w:proofErr w:type="spellStart"/>
      <w:r w:rsidR="00521B68" w:rsidRPr="002927C0">
        <w:rPr>
          <w:rFonts w:ascii="Arial" w:hAnsi="Arial" w:cs="Arial"/>
          <w:i/>
          <w:iCs/>
          <w:sz w:val="24"/>
          <w:szCs w:val="24"/>
        </w:rPr>
        <w:t>cross</w:t>
      </w:r>
      <w:proofErr w:type="spellEnd"/>
      <w:r w:rsidR="00521B68" w:rsidRPr="002927C0">
        <w:rPr>
          <w:rFonts w:ascii="Arial" w:hAnsi="Arial" w:cs="Arial"/>
          <w:i/>
          <w:iCs/>
          <w:sz w:val="24"/>
          <w:szCs w:val="24"/>
        </w:rPr>
        <w:t xml:space="preserve"> </w:t>
      </w:r>
      <w:proofErr w:type="spellStart"/>
      <w:r w:rsidR="00521B68" w:rsidRPr="002927C0">
        <w:rPr>
          <w:rFonts w:ascii="Arial" w:hAnsi="Arial" w:cs="Arial"/>
          <w:i/>
          <w:iCs/>
          <w:sz w:val="24"/>
          <w:szCs w:val="24"/>
        </w:rPr>
        <w:t>section</w:t>
      </w:r>
      <w:ins w:id="328" w:author="Microsoft Office User" w:date="2020-09-01T15:58:00Z">
        <w:r w:rsidR="00C858B7">
          <w:rPr>
            <w:rFonts w:ascii="Arial" w:hAnsi="Arial" w:cs="Arial"/>
            <w:i/>
            <w:iCs/>
            <w:sz w:val="24"/>
            <w:szCs w:val="24"/>
          </w:rPr>
          <w:t>al</w:t>
        </w:r>
      </w:ins>
      <w:proofErr w:type="spellEnd"/>
      <w:r w:rsidR="00521B68" w:rsidRPr="002927C0">
        <w:rPr>
          <w:rFonts w:ascii="Arial" w:hAnsi="Arial" w:cs="Arial"/>
          <w:sz w:val="24"/>
          <w:szCs w:val="24"/>
        </w:rPr>
        <w:t>.</w:t>
      </w:r>
      <w:r w:rsidRPr="002927C0">
        <w:rPr>
          <w:rFonts w:ascii="Arial" w:hAnsi="Arial" w:cs="Arial"/>
          <w:sz w:val="24"/>
          <w:szCs w:val="24"/>
        </w:rPr>
        <w:t xml:space="preserve"> </w:t>
      </w:r>
      <w:r w:rsidR="00337EC9" w:rsidRPr="002927C0">
        <w:rPr>
          <w:rFonts w:ascii="Arial" w:hAnsi="Arial" w:cs="Arial"/>
          <w:sz w:val="24"/>
          <w:szCs w:val="24"/>
        </w:rPr>
        <w:t xml:space="preserve">Este método mede as variáveis a partir de um </w:t>
      </w:r>
      <w:r w:rsidR="00337EC9" w:rsidRPr="002927C0">
        <w:rPr>
          <w:rFonts w:ascii="Arial" w:hAnsi="Arial" w:cs="Arial"/>
          <w:i/>
          <w:iCs/>
          <w:sz w:val="24"/>
          <w:szCs w:val="24"/>
        </w:rPr>
        <w:t>snapshot</w:t>
      </w:r>
      <w:r w:rsidR="00337EC9" w:rsidRPr="002927C0">
        <w:rPr>
          <w:rFonts w:ascii="Arial" w:hAnsi="Arial" w:cs="Arial"/>
          <w:sz w:val="24"/>
          <w:szCs w:val="24"/>
        </w:rPr>
        <w:t xml:space="preserve">, ou seja, de um retrato do atual momento dos indivíduos, feito </w:t>
      </w:r>
      <w:r w:rsidR="00337EC9" w:rsidRPr="002927C0">
        <w:rPr>
          <w:rFonts w:ascii="Arial" w:hAnsi="Arial" w:cs="Arial"/>
          <w:sz w:val="24"/>
          <w:szCs w:val="24"/>
        </w:rPr>
        <w:lastRenderedPageBreak/>
        <w:t>de maneira estática, dentro do contexto de sua equipe e projeto. Portanto, um estudo futuro propondo a investigação de equipes em diversos momentos, por exemplo, de sua formação até o fim do projeto,</w:t>
      </w:r>
      <w:r w:rsidR="0098309E" w:rsidRPr="002927C0">
        <w:rPr>
          <w:rFonts w:ascii="Arial" w:hAnsi="Arial" w:cs="Arial"/>
          <w:sz w:val="24"/>
          <w:szCs w:val="24"/>
        </w:rPr>
        <w:t xml:space="preserve"> ou seja, um estudo longitudinal,</w:t>
      </w:r>
      <w:r w:rsidR="00337EC9" w:rsidRPr="002927C0">
        <w:rPr>
          <w:rFonts w:ascii="Arial" w:hAnsi="Arial" w:cs="Arial"/>
          <w:sz w:val="24"/>
          <w:szCs w:val="24"/>
        </w:rPr>
        <w:t xml:space="preserve"> se faz necessário para entender o efeito do </w:t>
      </w:r>
      <w:r w:rsidR="00496252" w:rsidRPr="002927C0">
        <w:rPr>
          <w:rFonts w:ascii="Arial" w:hAnsi="Arial" w:cs="Arial"/>
          <w:sz w:val="24"/>
          <w:szCs w:val="24"/>
        </w:rPr>
        <w:t>dinamismo</w:t>
      </w:r>
      <w:r w:rsidR="00337EC9" w:rsidRPr="002927C0">
        <w:rPr>
          <w:rFonts w:ascii="Arial" w:hAnsi="Arial" w:cs="Arial"/>
          <w:sz w:val="24"/>
          <w:szCs w:val="24"/>
        </w:rPr>
        <w:t xml:space="preserve"> nos resultados e na adaptabilidade individual.</w:t>
      </w:r>
    </w:p>
    <w:p w14:paraId="4FE2379D" w14:textId="65CF2894" w:rsidR="00042EBA" w:rsidRPr="002927C0" w:rsidRDefault="00042EBA" w:rsidP="005341E7">
      <w:pPr>
        <w:spacing w:after="200" w:line="360" w:lineRule="auto"/>
        <w:ind w:firstLine="720"/>
        <w:rPr>
          <w:rFonts w:ascii="Arial" w:hAnsi="Arial" w:cs="Arial"/>
          <w:sz w:val="24"/>
          <w:szCs w:val="24"/>
        </w:rPr>
      </w:pPr>
      <w:r w:rsidRPr="002927C0">
        <w:rPr>
          <w:rFonts w:ascii="Arial" w:hAnsi="Arial" w:cs="Arial"/>
          <w:sz w:val="24"/>
          <w:szCs w:val="24"/>
        </w:rPr>
        <w:t xml:space="preserve">A terceira limitação </w:t>
      </w:r>
      <w:r w:rsidR="0098309E" w:rsidRPr="002927C0">
        <w:rPr>
          <w:rFonts w:ascii="Arial" w:hAnsi="Arial" w:cs="Arial"/>
          <w:sz w:val="24"/>
          <w:szCs w:val="24"/>
        </w:rPr>
        <w:t xml:space="preserve">parte da premissa de alguns valores da análise estatística </w:t>
      </w:r>
      <w:r w:rsidR="001B0794" w:rsidRPr="001B0794">
        <w:rPr>
          <w:rFonts w:ascii="Arial" w:hAnsi="Arial" w:cs="Arial"/>
          <w:sz w:val="24"/>
          <w:szCs w:val="24"/>
        </w:rPr>
        <w:t>da</w:t>
      </w:r>
      <w:r w:rsidR="001B0794">
        <w:rPr>
          <w:rFonts w:ascii="Arial" w:hAnsi="Arial" w:cs="Arial"/>
          <w:sz w:val="24"/>
          <w:szCs w:val="24"/>
        </w:rPr>
        <w:t>s</w:t>
      </w:r>
      <w:r w:rsidR="001B0794" w:rsidRPr="001B0794">
        <w:rPr>
          <w:rFonts w:ascii="Arial" w:hAnsi="Arial" w:cs="Arial"/>
          <w:sz w:val="24"/>
          <w:szCs w:val="24"/>
        </w:rPr>
        <w:t xml:space="preserve"> escala</w:t>
      </w:r>
      <w:r w:rsidR="001B0794">
        <w:rPr>
          <w:rFonts w:ascii="Arial" w:hAnsi="Arial" w:cs="Arial"/>
          <w:sz w:val="24"/>
          <w:szCs w:val="24"/>
        </w:rPr>
        <w:t>s</w:t>
      </w:r>
      <w:r w:rsidR="001B0794" w:rsidRPr="001B0794">
        <w:rPr>
          <w:rFonts w:ascii="Arial" w:hAnsi="Arial" w:cs="Arial"/>
          <w:sz w:val="24"/>
          <w:szCs w:val="24"/>
        </w:rPr>
        <w:t xml:space="preserve"> </w:t>
      </w:r>
      <w:r w:rsidR="0098309E" w:rsidRPr="002927C0">
        <w:rPr>
          <w:rFonts w:ascii="Arial" w:hAnsi="Arial" w:cs="Arial"/>
          <w:sz w:val="24"/>
          <w:szCs w:val="24"/>
        </w:rPr>
        <w:t>precisam ser melhorad</w:t>
      </w:r>
      <w:r w:rsidR="001B0794">
        <w:rPr>
          <w:rFonts w:ascii="Arial" w:hAnsi="Arial" w:cs="Arial"/>
          <w:sz w:val="24"/>
          <w:szCs w:val="24"/>
        </w:rPr>
        <w:t>a</w:t>
      </w:r>
      <w:r w:rsidR="0098309E" w:rsidRPr="002927C0">
        <w:rPr>
          <w:rFonts w:ascii="Arial" w:hAnsi="Arial" w:cs="Arial"/>
          <w:sz w:val="24"/>
          <w:szCs w:val="24"/>
        </w:rPr>
        <w:t>s em outros estudos, por exemplo</w:t>
      </w:r>
      <w:r w:rsidR="000F5BDB" w:rsidRPr="002927C0">
        <w:rPr>
          <w:rFonts w:ascii="Arial" w:hAnsi="Arial" w:cs="Arial"/>
          <w:sz w:val="24"/>
          <w:szCs w:val="24"/>
        </w:rPr>
        <w:t>,</w:t>
      </w:r>
      <w:r w:rsidR="00A61D6C" w:rsidRPr="002927C0">
        <w:rPr>
          <w:rFonts w:ascii="Arial" w:hAnsi="Arial" w:cs="Arial"/>
          <w:sz w:val="24"/>
          <w:szCs w:val="24"/>
        </w:rPr>
        <w:t xml:space="preserve"> a variância média extraída </w:t>
      </w:r>
      <w:r w:rsidR="001B0794" w:rsidRPr="001B0794">
        <w:rPr>
          <w:rFonts w:ascii="Arial" w:hAnsi="Arial" w:cs="Arial"/>
          <w:sz w:val="24"/>
          <w:szCs w:val="24"/>
        </w:rPr>
        <w:t xml:space="preserve">da escala </w:t>
      </w:r>
      <w:r w:rsidR="00A61D6C" w:rsidRPr="002927C0">
        <w:rPr>
          <w:rFonts w:ascii="Arial" w:hAnsi="Arial" w:cs="Arial"/>
          <w:sz w:val="24"/>
          <w:szCs w:val="24"/>
        </w:rPr>
        <w:t xml:space="preserve">de adaptabilidade individual. </w:t>
      </w:r>
      <w:r w:rsidR="00124EA5" w:rsidRPr="002927C0">
        <w:rPr>
          <w:rFonts w:ascii="Arial" w:hAnsi="Arial" w:cs="Arial"/>
          <w:sz w:val="24"/>
          <w:szCs w:val="24"/>
        </w:rPr>
        <w:t xml:space="preserve">Embora </w:t>
      </w:r>
      <w:r w:rsidR="001B0794" w:rsidRPr="001B0794">
        <w:rPr>
          <w:rFonts w:ascii="Arial" w:hAnsi="Arial" w:cs="Arial"/>
          <w:sz w:val="24"/>
          <w:szCs w:val="24"/>
        </w:rPr>
        <w:t xml:space="preserve">a escala </w:t>
      </w:r>
      <w:r w:rsidR="00124EA5" w:rsidRPr="002927C0">
        <w:rPr>
          <w:rFonts w:ascii="Arial" w:hAnsi="Arial" w:cs="Arial"/>
          <w:sz w:val="24"/>
          <w:szCs w:val="24"/>
        </w:rPr>
        <w:t xml:space="preserve">original tenha dimensões com a </w:t>
      </w:r>
      <w:r w:rsidR="00036E93" w:rsidRPr="002927C0">
        <w:rPr>
          <w:rFonts w:ascii="Arial" w:hAnsi="Arial" w:cs="Arial"/>
          <w:sz w:val="24"/>
          <w:szCs w:val="24"/>
        </w:rPr>
        <w:t>variância</w:t>
      </w:r>
      <w:r w:rsidR="00124EA5" w:rsidRPr="002927C0">
        <w:rPr>
          <w:rFonts w:ascii="Arial" w:hAnsi="Arial" w:cs="Arial"/>
          <w:sz w:val="24"/>
          <w:szCs w:val="24"/>
        </w:rPr>
        <w:t xml:space="preserve"> média extraída perto do limite (0,5), mais e</w:t>
      </w:r>
      <w:r w:rsidR="00A61D6C" w:rsidRPr="002927C0">
        <w:rPr>
          <w:rFonts w:ascii="Arial" w:hAnsi="Arial" w:cs="Arial"/>
          <w:sz w:val="24"/>
          <w:szCs w:val="24"/>
        </w:rPr>
        <w:t>studos</w:t>
      </w:r>
      <w:r w:rsidR="00650F61" w:rsidRPr="002927C0">
        <w:rPr>
          <w:rFonts w:ascii="Arial" w:hAnsi="Arial" w:cs="Arial"/>
          <w:sz w:val="24"/>
          <w:szCs w:val="24"/>
        </w:rPr>
        <w:t xml:space="preserve"> são necessários</w:t>
      </w:r>
      <w:r w:rsidR="00A61D6C" w:rsidRPr="002927C0">
        <w:rPr>
          <w:rFonts w:ascii="Arial" w:hAnsi="Arial" w:cs="Arial"/>
          <w:sz w:val="24"/>
          <w:szCs w:val="24"/>
        </w:rPr>
        <w:t xml:space="preserve"> utilizando</w:t>
      </w:r>
      <w:r w:rsidR="00F054D8" w:rsidRPr="002927C0">
        <w:rPr>
          <w:rFonts w:ascii="Arial" w:hAnsi="Arial" w:cs="Arial"/>
          <w:sz w:val="24"/>
          <w:szCs w:val="24"/>
        </w:rPr>
        <w:t xml:space="preserve"> </w:t>
      </w:r>
      <w:r w:rsidR="001B0794">
        <w:rPr>
          <w:rFonts w:ascii="Arial" w:hAnsi="Arial" w:cs="Arial"/>
          <w:sz w:val="24"/>
          <w:szCs w:val="24"/>
        </w:rPr>
        <w:t>a escala traduzida</w:t>
      </w:r>
      <w:r w:rsidR="00F054D8" w:rsidRPr="002927C0">
        <w:rPr>
          <w:rFonts w:ascii="Arial" w:hAnsi="Arial" w:cs="Arial"/>
          <w:sz w:val="24"/>
          <w:szCs w:val="24"/>
        </w:rPr>
        <w:t xml:space="preserve"> e o original </w:t>
      </w:r>
      <w:r w:rsidR="00036E93" w:rsidRPr="002927C0">
        <w:rPr>
          <w:rFonts w:ascii="Arial" w:hAnsi="Arial" w:cs="Arial"/>
          <w:sz w:val="24"/>
          <w:szCs w:val="24"/>
        </w:rPr>
        <w:t>p</w:t>
      </w:r>
      <w:r w:rsidR="0098309E" w:rsidRPr="002927C0">
        <w:rPr>
          <w:rFonts w:ascii="Arial" w:hAnsi="Arial" w:cs="Arial"/>
          <w:sz w:val="24"/>
          <w:szCs w:val="24"/>
        </w:rPr>
        <w:t>ara aumentar sua confiabilidade.</w:t>
      </w:r>
    </w:p>
    <w:p w14:paraId="20FF7168" w14:textId="2E0735E3" w:rsidR="00B651A0" w:rsidRPr="002927C0" w:rsidRDefault="0098309E" w:rsidP="005341E7">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w:t>
      </w:r>
      <w:r w:rsidR="00B651A0" w:rsidRPr="002927C0">
        <w:rPr>
          <w:rFonts w:ascii="Arial" w:hAnsi="Arial" w:cs="Arial"/>
          <w:sz w:val="24"/>
          <w:szCs w:val="24"/>
        </w:rPr>
        <w:t>, pois</w:t>
      </w:r>
      <w:r w:rsidR="00621923">
        <w:rPr>
          <w:rFonts w:ascii="Arial" w:hAnsi="Arial" w:cs="Arial"/>
          <w:sz w:val="24"/>
          <w:szCs w:val="24"/>
        </w:rPr>
        <w:t>, existem outros</w:t>
      </w:r>
      <w:r w:rsidR="00B651A0" w:rsidRPr="002927C0">
        <w:rPr>
          <w:rFonts w:ascii="Arial" w:hAnsi="Arial" w:cs="Arial"/>
          <w:sz w:val="24"/>
          <w:szCs w:val="24"/>
        </w:rPr>
        <w:t xml:space="preserve"> fatores como o suporte mútuo, </w:t>
      </w:r>
      <w:r w:rsidR="001B24A5" w:rsidRPr="002927C0">
        <w:rPr>
          <w:rFonts w:ascii="Arial" w:hAnsi="Arial" w:cs="Arial"/>
          <w:sz w:val="24"/>
          <w:szCs w:val="24"/>
        </w:rPr>
        <w:t>liderança</w:t>
      </w:r>
      <w:r w:rsidR="00B651A0" w:rsidRPr="002927C0">
        <w:rPr>
          <w:rFonts w:ascii="Arial" w:hAnsi="Arial" w:cs="Arial"/>
          <w:sz w:val="24"/>
          <w:szCs w:val="24"/>
        </w:rPr>
        <w:t xml:space="preserve"> </w:t>
      </w:r>
      <w:r w:rsidR="00621923">
        <w:rPr>
          <w:rFonts w:ascii="Arial" w:hAnsi="Arial" w:cs="Arial"/>
          <w:sz w:val="24"/>
          <w:szCs w:val="24"/>
        </w:rPr>
        <w:t xml:space="preserve">que </w:t>
      </w:r>
      <w:r w:rsidR="00B651A0" w:rsidRPr="002927C0">
        <w:rPr>
          <w:rFonts w:ascii="Arial" w:hAnsi="Arial" w:cs="Arial"/>
          <w:sz w:val="24"/>
          <w:szCs w:val="24"/>
        </w:rPr>
        <w:t xml:space="preserve">também afetam as relações da adaptabilidade individual, assim como </w:t>
      </w:r>
      <w:r w:rsidR="00621923">
        <w:rPr>
          <w:rFonts w:ascii="Arial" w:hAnsi="Arial" w:cs="Arial"/>
          <w:sz w:val="24"/>
          <w:szCs w:val="24"/>
        </w:rPr>
        <w:t xml:space="preserve">a satisfação e o </w:t>
      </w:r>
      <w:proofErr w:type="spellStart"/>
      <w:r w:rsidR="00621923">
        <w:rPr>
          <w:rFonts w:ascii="Arial" w:hAnsi="Arial" w:cs="Arial"/>
          <w:sz w:val="24"/>
          <w:szCs w:val="24"/>
        </w:rPr>
        <w:t>burnout</w:t>
      </w:r>
      <w:proofErr w:type="spellEnd"/>
      <w:r w:rsidR="00621923">
        <w:rPr>
          <w:rFonts w:ascii="Arial" w:hAnsi="Arial" w:cs="Arial"/>
          <w:sz w:val="24"/>
          <w:szCs w:val="24"/>
        </w:rPr>
        <w:t xml:space="preserve"> </w:t>
      </w:r>
      <w:r w:rsidR="008010DA">
        <w:rPr>
          <w:rFonts w:ascii="Arial" w:hAnsi="Arial" w:cs="Arial"/>
          <w:sz w:val="24"/>
          <w:szCs w:val="24"/>
        </w:rPr>
        <w:fldChar w:fldCharType="begin" w:fldLock="1"/>
      </w:r>
      <w:r w:rsidR="00405B2E">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8010DA">
        <w:rPr>
          <w:rFonts w:ascii="Arial" w:hAnsi="Arial" w:cs="Arial"/>
          <w:sz w:val="24"/>
          <w:szCs w:val="24"/>
        </w:rPr>
        <w:fldChar w:fldCharType="separate"/>
      </w:r>
      <w:r w:rsidR="008010DA" w:rsidRPr="008010DA">
        <w:rPr>
          <w:rFonts w:ascii="Arial" w:hAnsi="Arial" w:cs="Arial"/>
          <w:noProof/>
          <w:sz w:val="24"/>
          <w:szCs w:val="24"/>
        </w:rPr>
        <w:t>(BARNETT; BRADLEY, 2007; HOEGL; GEMUENDEN, 2001; NELSON; COOPRIDER, 1996; WEIMAR, 2013)</w:t>
      </w:r>
      <w:r w:rsidR="008010DA">
        <w:rPr>
          <w:rFonts w:ascii="Arial" w:hAnsi="Arial" w:cs="Arial"/>
          <w:sz w:val="24"/>
          <w:szCs w:val="24"/>
        </w:rPr>
        <w:fldChar w:fldCharType="end"/>
      </w:r>
      <w:r w:rsidR="00B651A0" w:rsidRPr="002927C0">
        <w:rPr>
          <w:rFonts w:ascii="Arial" w:hAnsi="Arial" w:cs="Arial"/>
          <w:sz w:val="24"/>
          <w:szCs w:val="24"/>
        </w:rPr>
        <w:t xml:space="preserve">. </w:t>
      </w:r>
    </w:p>
    <w:p w14:paraId="34517D59" w14:textId="25B692CD" w:rsidR="00403C82" w:rsidRPr="002927C0" w:rsidRDefault="00042EBA" w:rsidP="005341E7">
      <w:pPr>
        <w:spacing w:after="200" w:line="360" w:lineRule="auto"/>
        <w:ind w:firstLine="720"/>
        <w:rPr>
          <w:rFonts w:ascii="Arial" w:hAnsi="Arial" w:cs="Arial"/>
          <w:sz w:val="24"/>
          <w:szCs w:val="24"/>
        </w:rPr>
      </w:pPr>
      <w:r w:rsidRPr="002927C0">
        <w:rPr>
          <w:rFonts w:ascii="Arial" w:hAnsi="Arial" w:cs="Arial"/>
          <w:sz w:val="24"/>
          <w:szCs w:val="24"/>
        </w:rPr>
        <w:t xml:space="preserve">A quarta limitação está em ser </w:t>
      </w:r>
      <w:r w:rsidR="005464F3">
        <w:rPr>
          <w:rFonts w:ascii="Arial" w:hAnsi="Arial" w:cs="Arial"/>
          <w:sz w:val="24"/>
          <w:szCs w:val="24"/>
        </w:rPr>
        <w:t>uma escala</w:t>
      </w:r>
      <w:r w:rsidRPr="002927C0">
        <w:rPr>
          <w:rFonts w:ascii="Arial" w:hAnsi="Arial" w:cs="Arial"/>
          <w:sz w:val="24"/>
          <w:szCs w:val="24"/>
        </w:rPr>
        <w:t xml:space="preserve"> auto </w:t>
      </w:r>
      <w:del w:id="329" w:author="Microsoft Office User" w:date="2020-09-01T15:59:00Z">
        <w:r w:rsidRPr="002927C0" w:rsidDel="00C858B7">
          <w:rPr>
            <w:rFonts w:ascii="Arial" w:hAnsi="Arial" w:cs="Arial"/>
            <w:sz w:val="24"/>
            <w:szCs w:val="24"/>
          </w:rPr>
          <w:delText>avaliativ</w:delText>
        </w:r>
        <w:r w:rsidR="005464F3" w:rsidDel="00C858B7">
          <w:rPr>
            <w:rFonts w:ascii="Arial" w:hAnsi="Arial" w:cs="Arial"/>
            <w:sz w:val="24"/>
            <w:szCs w:val="24"/>
          </w:rPr>
          <w:delText>a</w:delText>
        </w:r>
        <w:r w:rsidR="001B24A5" w:rsidRPr="002927C0" w:rsidDel="00C858B7">
          <w:rPr>
            <w:rFonts w:ascii="Arial" w:hAnsi="Arial" w:cs="Arial"/>
            <w:sz w:val="24"/>
            <w:szCs w:val="24"/>
          </w:rPr>
          <w:delText xml:space="preserve"> </w:delText>
        </w:r>
      </w:del>
      <w:ins w:id="330" w:author="Microsoft Office User" w:date="2020-09-01T15:59:00Z">
        <w:r w:rsidR="00C858B7" w:rsidRPr="002927C0">
          <w:rPr>
            <w:rFonts w:ascii="Arial" w:hAnsi="Arial" w:cs="Arial"/>
            <w:sz w:val="24"/>
            <w:szCs w:val="24"/>
          </w:rPr>
          <w:t>avaliativ</w:t>
        </w:r>
        <w:r w:rsidR="00C858B7">
          <w:rPr>
            <w:rFonts w:ascii="Arial" w:hAnsi="Arial" w:cs="Arial"/>
            <w:sz w:val="24"/>
            <w:szCs w:val="24"/>
          </w:rPr>
          <w:t xml:space="preserve">a. </w:t>
        </w:r>
      </w:ins>
      <w:r w:rsidR="001B24A5" w:rsidRPr="002927C0">
        <w:rPr>
          <w:rFonts w:ascii="Arial" w:hAnsi="Arial" w:cs="Arial"/>
          <w:sz w:val="24"/>
          <w:szCs w:val="24"/>
        </w:rPr>
        <w:t>Alguns autores como</w:t>
      </w:r>
      <w:r w:rsidR="00DC5E5F" w:rsidRPr="002927C0">
        <w:rPr>
          <w:rFonts w:ascii="Arial" w:hAnsi="Arial" w:cs="Arial"/>
          <w:sz w:val="24"/>
          <w:szCs w:val="24"/>
        </w:rPr>
        <w:t xml:space="preserve"> </w:t>
      </w:r>
      <w:r w:rsidR="00DC5E5F" w:rsidRPr="002927C0">
        <w:rPr>
          <w:rFonts w:ascii="Arial" w:hAnsi="Arial" w:cs="Arial"/>
          <w:sz w:val="24"/>
          <w:szCs w:val="24"/>
        </w:rPr>
        <w:fldChar w:fldCharType="begin" w:fldLock="1"/>
      </w:r>
      <w:r w:rsidR="00682B4E">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et al., 2006)","manualFormatting":"Demetriou, Ozer e Essau (2015) e Fan et al. (2006)","plainTextFormattedCitation":"(DEMETRIOU; OZER; ESSAU, 2015; FAN et al., 2006)","previouslyFormattedCitation":"(DEMETRIOU; OZER; ESSAU, 2015; FAN et al., 2006)"},"properties":{"noteIndex":0},"schema":"https://github.com/citation-style-language/schema/raw/master/csl-citation.json"}</w:instrText>
      </w:r>
      <w:r w:rsidR="00DC5E5F" w:rsidRPr="002927C0">
        <w:rPr>
          <w:rFonts w:ascii="Arial" w:hAnsi="Arial" w:cs="Arial"/>
          <w:sz w:val="24"/>
          <w:szCs w:val="24"/>
        </w:rPr>
        <w:fldChar w:fldCharType="separate"/>
      </w:r>
      <w:r w:rsidR="00DC5E5F" w:rsidRPr="002927C0">
        <w:rPr>
          <w:rFonts w:ascii="Arial" w:hAnsi="Arial" w:cs="Arial"/>
          <w:noProof/>
          <w:sz w:val="24"/>
          <w:szCs w:val="24"/>
        </w:rPr>
        <w:t>Demetriou, Ozer e Essau (2015) e</w:t>
      </w:r>
      <w:r w:rsidR="008010DA">
        <w:rPr>
          <w:rFonts w:ascii="Arial" w:hAnsi="Arial" w:cs="Arial"/>
          <w:noProof/>
          <w:sz w:val="24"/>
          <w:szCs w:val="24"/>
        </w:rPr>
        <w:t xml:space="preserve"> </w:t>
      </w:r>
      <w:r w:rsidR="00DC5E5F" w:rsidRPr="002927C0">
        <w:rPr>
          <w:rFonts w:ascii="Arial" w:hAnsi="Arial" w:cs="Arial"/>
          <w:noProof/>
          <w:sz w:val="24"/>
          <w:szCs w:val="24"/>
        </w:rPr>
        <w:t xml:space="preserve">Fan </w:t>
      </w:r>
      <w:r w:rsidR="00DC5E5F" w:rsidRPr="002927C0">
        <w:rPr>
          <w:rFonts w:ascii="Arial" w:hAnsi="Arial" w:cs="Arial"/>
          <w:i/>
          <w:noProof/>
          <w:sz w:val="24"/>
          <w:szCs w:val="24"/>
        </w:rPr>
        <w:t>et al.</w:t>
      </w:r>
      <w:r w:rsidR="00DC5E5F" w:rsidRPr="002927C0">
        <w:rPr>
          <w:rFonts w:ascii="Arial" w:hAnsi="Arial" w:cs="Arial"/>
          <w:noProof/>
          <w:sz w:val="24"/>
          <w:szCs w:val="24"/>
        </w:rPr>
        <w:t xml:space="preserve"> (2006)</w:t>
      </w:r>
      <w:r w:rsidR="00DC5E5F" w:rsidRPr="002927C0">
        <w:rPr>
          <w:rFonts w:ascii="Arial" w:hAnsi="Arial" w:cs="Arial"/>
          <w:sz w:val="24"/>
          <w:szCs w:val="24"/>
        </w:rPr>
        <w:fldChar w:fldCharType="end"/>
      </w:r>
      <w:r w:rsidR="001B24A5" w:rsidRPr="002927C0">
        <w:rPr>
          <w:rFonts w:ascii="Arial" w:hAnsi="Arial" w:cs="Arial"/>
          <w:sz w:val="24"/>
          <w:szCs w:val="24"/>
        </w:rPr>
        <w:t xml:space="preserve"> </w:t>
      </w:r>
      <w:r w:rsidR="00833110" w:rsidRPr="002927C0">
        <w:rPr>
          <w:rFonts w:ascii="Arial" w:hAnsi="Arial" w:cs="Arial"/>
          <w:sz w:val="24"/>
          <w:szCs w:val="24"/>
        </w:rPr>
        <w:t xml:space="preserve">afirmam que os respondentes tendem a se avaliar </w:t>
      </w:r>
      <w:r w:rsidR="002C0DDA" w:rsidRPr="002927C0">
        <w:rPr>
          <w:rFonts w:ascii="Arial" w:hAnsi="Arial" w:cs="Arial"/>
          <w:sz w:val="24"/>
          <w:szCs w:val="24"/>
        </w:rPr>
        <w:t xml:space="preserve">diferente e </w:t>
      </w:r>
      <w:r w:rsidR="00833110" w:rsidRPr="002927C0">
        <w:rPr>
          <w:rFonts w:ascii="Arial" w:hAnsi="Arial" w:cs="Arial"/>
          <w:sz w:val="24"/>
          <w:szCs w:val="24"/>
        </w:rPr>
        <w:t>acima do seu real potencial quando estão se autoavaliando</w:t>
      </w:r>
      <w:r w:rsidR="002C0DDA" w:rsidRPr="002927C0">
        <w:rPr>
          <w:rFonts w:ascii="Arial" w:hAnsi="Arial" w:cs="Arial"/>
          <w:sz w:val="24"/>
          <w:szCs w:val="24"/>
        </w:rPr>
        <w:t xml:space="preserve">. </w:t>
      </w:r>
      <w:r w:rsidR="00C17498" w:rsidRPr="002927C0">
        <w:rPr>
          <w:rFonts w:ascii="Arial" w:hAnsi="Arial" w:cs="Arial"/>
          <w:sz w:val="24"/>
          <w:szCs w:val="24"/>
        </w:rPr>
        <w:t>Uma possível solução</w:t>
      </w:r>
      <w:r w:rsidR="002C0DDA" w:rsidRPr="002927C0">
        <w:rPr>
          <w:rFonts w:ascii="Arial" w:hAnsi="Arial" w:cs="Arial"/>
          <w:sz w:val="24"/>
          <w:szCs w:val="24"/>
        </w:rPr>
        <w:t xml:space="preserve"> em um trabalho futuro é avaliar a percepção da equipe quanto a adaptabilidade do </w:t>
      </w:r>
      <w:r w:rsidR="002E04F6" w:rsidRPr="002927C0">
        <w:rPr>
          <w:rFonts w:ascii="Arial" w:hAnsi="Arial" w:cs="Arial"/>
          <w:sz w:val="24"/>
          <w:szCs w:val="24"/>
        </w:rPr>
        <w:t>indivíduo</w:t>
      </w:r>
      <w:r w:rsidR="002C0DDA" w:rsidRPr="002927C0">
        <w:rPr>
          <w:rFonts w:ascii="Arial" w:hAnsi="Arial" w:cs="Arial"/>
          <w:sz w:val="24"/>
          <w:szCs w:val="24"/>
        </w:rPr>
        <w:t xml:space="preserve"> e cruzar os dados.</w:t>
      </w:r>
    </w:p>
    <w:p w14:paraId="786CBB5A" w14:textId="0A4945AE" w:rsidR="00416F4B" w:rsidRDefault="00AC280B" w:rsidP="00416F4B">
      <w:pPr>
        <w:widowControl w:val="0"/>
        <w:tabs>
          <w:tab w:val="num" w:pos="720"/>
        </w:tabs>
        <w:spacing w:after="0" w:line="360" w:lineRule="auto"/>
        <w:ind w:firstLine="567"/>
        <w:rPr>
          <w:rFonts w:ascii="Arial" w:hAnsi="Arial" w:cs="Arial"/>
          <w:sz w:val="24"/>
          <w:szCs w:val="24"/>
        </w:rPr>
      </w:pPr>
      <w:r>
        <w:rPr>
          <w:rFonts w:ascii="Arial" w:hAnsi="Arial" w:cs="Arial"/>
          <w:sz w:val="24"/>
          <w:szCs w:val="24"/>
        </w:rPr>
        <w:t>Outra limitação que merece ser discutida é</w:t>
      </w:r>
      <w:r w:rsidR="00594699">
        <w:rPr>
          <w:rFonts w:ascii="Arial" w:hAnsi="Arial" w:cs="Arial"/>
          <w:sz w:val="24"/>
          <w:szCs w:val="24"/>
        </w:rPr>
        <w:t xml:space="preserve"> que</w:t>
      </w:r>
      <w:r>
        <w:rPr>
          <w:rFonts w:ascii="Arial" w:hAnsi="Arial" w:cs="Arial"/>
          <w:sz w:val="24"/>
          <w:szCs w:val="24"/>
        </w:rPr>
        <w:t xml:space="preserve"> </w:t>
      </w:r>
      <w:r w:rsidR="00B41C6B" w:rsidRPr="002927C0">
        <w:rPr>
          <w:rFonts w:ascii="Arial" w:hAnsi="Arial" w:cs="Arial"/>
          <w:sz w:val="24"/>
          <w:szCs w:val="24"/>
        </w:rPr>
        <w:t>questões culturais</w:t>
      </w:r>
      <w:r w:rsidR="006C2B7D">
        <w:rPr>
          <w:rFonts w:ascii="Arial" w:hAnsi="Arial" w:cs="Arial"/>
          <w:sz w:val="24"/>
          <w:szCs w:val="24"/>
        </w:rPr>
        <w:t xml:space="preserve"> e de idiomas</w:t>
      </w:r>
      <w:r w:rsidR="00B41C6B" w:rsidRPr="002927C0">
        <w:rPr>
          <w:rFonts w:ascii="Arial" w:hAnsi="Arial" w:cs="Arial"/>
          <w:sz w:val="24"/>
          <w:szCs w:val="24"/>
        </w:rPr>
        <w:t xml:space="preserve"> podem afetar os resultados aqui encontrados visto que a população alvo era praticantes de Engenharia de Software de empresas brasileiras</w:t>
      </w:r>
      <w:r w:rsidR="006C2B7D">
        <w:rPr>
          <w:rFonts w:ascii="Arial" w:hAnsi="Arial" w:cs="Arial"/>
          <w:sz w:val="24"/>
          <w:szCs w:val="24"/>
        </w:rPr>
        <w:t xml:space="preserve"> que falavam português</w:t>
      </w:r>
      <w:r w:rsidR="00B41C6B" w:rsidRPr="002927C0">
        <w:rPr>
          <w:rFonts w:ascii="Arial" w:hAnsi="Arial" w:cs="Arial"/>
          <w:sz w:val="24"/>
          <w:szCs w:val="24"/>
        </w:rPr>
        <w:t>.</w:t>
      </w:r>
      <w:r w:rsidR="00AA3A88">
        <w:rPr>
          <w:rFonts w:ascii="Arial" w:hAnsi="Arial" w:cs="Arial"/>
          <w:sz w:val="24"/>
          <w:szCs w:val="24"/>
        </w:rPr>
        <w:t xml:space="preserve"> A psicometria enfrenta esse problema </w:t>
      </w:r>
      <w:r w:rsidR="0065596A">
        <w:rPr>
          <w:rFonts w:ascii="Arial" w:hAnsi="Arial" w:cs="Arial"/>
          <w:sz w:val="24"/>
          <w:szCs w:val="24"/>
        </w:rPr>
        <w:t>constantemente</w:t>
      </w:r>
      <w:r w:rsidR="00AA3A88">
        <w:rPr>
          <w:rFonts w:ascii="Arial" w:hAnsi="Arial" w:cs="Arial"/>
          <w:sz w:val="24"/>
          <w:szCs w:val="24"/>
        </w:rPr>
        <w:t>, e</w:t>
      </w:r>
      <w:r w:rsidR="00594699">
        <w:rPr>
          <w:rFonts w:ascii="Arial" w:hAnsi="Arial" w:cs="Arial"/>
          <w:sz w:val="24"/>
          <w:szCs w:val="24"/>
        </w:rPr>
        <w:t>,</w:t>
      </w:r>
      <w:r w:rsidR="00AA3A88">
        <w:rPr>
          <w:rFonts w:ascii="Arial" w:hAnsi="Arial" w:cs="Arial"/>
          <w:sz w:val="24"/>
          <w:szCs w:val="24"/>
        </w:rPr>
        <w:t xml:space="preserve"> apenas com diversos estudos, em diversos contextos e utilizado </w:t>
      </w:r>
      <w:r w:rsidR="0065596A">
        <w:rPr>
          <w:rFonts w:ascii="Arial" w:hAnsi="Arial" w:cs="Arial"/>
          <w:sz w:val="24"/>
          <w:szCs w:val="24"/>
        </w:rPr>
        <w:t>línguas diferentes pode se ter uma maior confiança no instrumento</w:t>
      </w:r>
      <w:r w:rsidR="00416F4B">
        <w:rPr>
          <w:rFonts w:ascii="Arial" w:hAnsi="Arial" w:cs="Arial"/>
          <w:sz w:val="24"/>
          <w:szCs w:val="24"/>
        </w:rPr>
        <w:t>.</w:t>
      </w:r>
    </w:p>
    <w:p w14:paraId="10DC8644" w14:textId="00C702A4" w:rsidR="00B81C0F" w:rsidDel="00C858B7" w:rsidRDefault="00E7209C" w:rsidP="00E7209C">
      <w:pPr>
        <w:widowControl w:val="0"/>
        <w:tabs>
          <w:tab w:val="num" w:pos="720"/>
        </w:tabs>
        <w:spacing w:after="0" w:line="360" w:lineRule="auto"/>
        <w:ind w:firstLine="567"/>
        <w:rPr>
          <w:del w:id="331" w:author="Microsoft Office User" w:date="2020-09-01T16:00:00Z"/>
          <w:rFonts w:ascii="Arial" w:hAnsi="Arial" w:cs="Arial"/>
          <w:sz w:val="24"/>
          <w:szCs w:val="24"/>
        </w:rPr>
      </w:pPr>
      <w:del w:id="332" w:author="Microsoft Office User" w:date="2020-09-01T16:00:00Z">
        <w:r w:rsidDel="00C858B7">
          <w:rPr>
            <w:rFonts w:ascii="Arial" w:hAnsi="Arial" w:cs="Arial"/>
            <w:sz w:val="24"/>
            <w:szCs w:val="24"/>
          </w:rPr>
          <w:delText xml:space="preserve">Apesar de terem sido aplicados um conjunto de ações para mitigar problemas relacionados a ética, esta pesquisa não foi avaliada pelo </w:delText>
        </w:r>
        <w:r w:rsidR="00B81C0F" w:rsidDel="00C858B7">
          <w:rPr>
            <w:rFonts w:ascii="Arial" w:hAnsi="Arial" w:cs="Arial"/>
            <w:sz w:val="24"/>
            <w:szCs w:val="24"/>
          </w:rPr>
          <w:delText xml:space="preserve">conselho de ética da universidade. </w:delText>
        </w:r>
        <w:r w:rsidR="008D0855" w:rsidDel="00C858B7">
          <w:rPr>
            <w:rFonts w:ascii="Arial" w:hAnsi="Arial" w:cs="Arial"/>
            <w:sz w:val="24"/>
            <w:szCs w:val="24"/>
          </w:rPr>
          <w:delText xml:space="preserve">Isso é um problema para grande parte das pesquisas com seres humanos na Engenharia de Software no Brasil que merece ser tratado. Uma sugestão </w:delText>
        </w:r>
        <w:r w:rsidR="002617E8" w:rsidDel="00C858B7">
          <w:rPr>
            <w:rFonts w:ascii="Arial" w:hAnsi="Arial" w:cs="Arial"/>
            <w:sz w:val="24"/>
            <w:szCs w:val="24"/>
          </w:rPr>
          <w:lastRenderedPageBreak/>
          <w:delText>para mitigar isso seria criar um conselho interno que envolva em sua grande maioria pesquisadores de computação para avaliar os trabalhos</w:delText>
        </w:r>
        <w:r w:rsidR="00F9186D" w:rsidDel="00C858B7">
          <w:rPr>
            <w:rFonts w:ascii="Arial" w:hAnsi="Arial" w:cs="Arial"/>
            <w:sz w:val="24"/>
            <w:szCs w:val="24"/>
          </w:rPr>
          <w:delText xml:space="preserve"> de maneira mais rápida e com um maior entendimento na área</w:delText>
        </w:r>
        <w:r w:rsidR="002617E8" w:rsidDel="00C858B7">
          <w:rPr>
            <w:rFonts w:ascii="Arial" w:hAnsi="Arial" w:cs="Arial"/>
            <w:sz w:val="24"/>
            <w:szCs w:val="24"/>
          </w:rPr>
          <w:delText>.</w:delText>
        </w:r>
      </w:del>
    </w:p>
    <w:p w14:paraId="11116F3A" w14:textId="28C40F92" w:rsidR="00403C82" w:rsidRPr="00063C23" w:rsidRDefault="00AC280B" w:rsidP="00AC280B">
      <w:pPr>
        <w:spacing w:after="200" w:line="360" w:lineRule="auto"/>
        <w:ind w:firstLine="720"/>
        <w:rPr>
          <w:rFonts w:ascii="Arial" w:hAnsi="Arial" w:cs="Arial"/>
          <w:sz w:val="24"/>
          <w:szCs w:val="24"/>
        </w:rPr>
      </w:pPr>
      <w:r>
        <w:rPr>
          <w:rFonts w:ascii="Arial" w:hAnsi="Arial" w:cs="Arial"/>
          <w:sz w:val="24"/>
          <w:szCs w:val="24"/>
        </w:rPr>
        <w:t>D</w:t>
      </w:r>
      <w:r w:rsidR="00403C82" w:rsidRPr="00063C23">
        <w:rPr>
          <w:rFonts w:ascii="Arial" w:hAnsi="Arial" w:cs="Arial"/>
          <w:sz w:val="24"/>
          <w:szCs w:val="24"/>
        </w:rPr>
        <w:t xml:space="preserve">urante todo este trabalho foram realizados procedimentos que buscavam garantir que o instrumento utilizado nesta pesquisa estivesse medindo o que se desejava. Quando são realizadas pesquisas da área de Psicometria, em que são criados questionários, existem diversas formas de se discutir a validade </w:t>
      </w:r>
      <w:r w:rsidR="00403C82" w:rsidRPr="00063C23">
        <w:rPr>
          <w:rFonts w:ascii="Arial" w:hAnsi="Arial" w:cs="Arial"/>
          <w:sz w:val="24"/>
          <w:szCs w:val="24"/>
        </w:rPr>
        <w:fldChar w:fldCharType="begin" w:fldLock="1"/>
      </w:r>
      <w:r w:rsidR="00403C82"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403C82" w:rsidRPr="00063C23">
        <w:rPr>
          <w:rFonts w:ascii="Arial" w:hAnsi="Arial" w:cs="Arial"/>
          <w:sz w:val="24"/>
          <w:szCs w:val="24"/>
        </w:rPr>
        <w:fldChar w:fldCharType="separate"/>
      </w:r>
      <w:r w:rsidR="00403C82" w:rsidRPr="00063C23">
        <w:rPr>
          <w:rFonts w:ascii="Arial" w:hAnsi="Arial" w:cs="Arial"/>
          <w:noProof/>
          <w:sz w:val="24"/>
          <w:szCs w:val="24"/>
        </w:rPr>
        <w:t>(PASQUALI, 1997)</w:t>
      </w:r>
      <w:r w:rsidR="00403C82" w:rsidRPr="00063C23">
        <w:rPr>
          <w:rFonts w:ascii="Arial" w:hAnsi="Arial" w:cs="Arial"/>
          <w:sz w:val="24"/>
          <w:szCs w:val="24"/>
        </w:rPr>
        <w:fldChar w:fldCharType="end"/>
      </w:r>
      <w:r w:rsidR="00403C82" w:rsidRPr="00063C23">
        <w:rPr>
          <w:rFonts w:ascii="Arial" w:hAnsi="Arial" w:cs="Arial"/>
          <w:sz w:val="24"/>
          <w:szCs w:val="24"/>
        </w:rPr>
        <w:t>, contudo</w:t>
      </w:r>
      <w:r w:rsidR="00B13285" w:rsidRPr="00063C23">
        <w:rPr>
          <w:rFonts w:ascii="Arial" w:hAnsi="Arial" w:cs="Arial"/>
          <w:sz w:val="24"/>
          <w:szCs w:val="24"/>
        </w:rPr>
        <w:t>,</w:t>
      </w:r>
      <w:r w:rsidR="00403C82" w:rsidRPr="00063C23">
        <w:rPr>
          <w:rFonts w:ascii="Arial" w:hAnsi="Arial" w:cs="Arial"/>
          <w:sz w:val="24"/>
          <w:szCs w:val="24"/>
        </w:rPr>
        <w:t xml:space="preserve"> </w:t>
      </w:r>
      <w:r w:rsidR="00B13285" w:rsidRPr="00063C23">
        <w:rPr>
          <w:rFonts w:ascii="Arial" w:hAnsi="Arial" w:cs="Arial"/>
          <w:sz w:val="24"/>
          <w:szCs w:val="24"/>
        </w:rPr>
        <w:t xml:space="preserve">algumas são mais utilizadas e </w:t>
      </w:r>
      <w:r w:rsidR="00403C82" w:rsidRPr="00063C23">
        <w:rPr>
          <w:rFonts w:ascii="Arial" w:hAnsi="Arial" w:cs="Arial"/>
          <w:sz w:val="24"/>
          <w:szCs w:val="24"/>
        </w:rPr>
        <w:t xml:space="preserve"> serão discutidas a seguir.</w:t>
      </w:r>
    </w:p>
    <w:p w14:paraId="64E4C435" w14:textId="1C93DBC8" w:rsidR="00403C82" w:rsidRPr="00063C23" w:rsidRDefault="00403C82" w:rsidP="005341E7">
      <w:pPr>
        <w:spacing w:after="200" w:line="360" w:lineRule="auto"/>
        <w:ind w:firstLine="360"/>
        <w:rPr>
          <w:rFonts w:ascii="Arial" w:hAnsi="Arial" w:cs="Arial"/>
          <w:sz w:val="24"/>
          <w:szCs w:val="24"/>
        </w:rPr>
      </w:pPr>
      <w:r w:rsidRPr="00063C23">
        <w:rPr>
          <w:rFonts w:ascii="Arial" w:hAnsi="Arial" w:cs="Arial"/>
          <w:sz w:val="24"/>
          <w:szCs w:val="24"/>
        </w:rPr>
        <w:t>A primeira validade é a de face e conteúdo. Esta validade busca realizar uma avaliação do quão apropriado é o questionário criado para um grupo de revisões que tenham conhecimento no assunto. (COSTA, 2011</w:t>
      </w:r>
      <w:r w:rsidR="00A60D57" w:rsidRPr="00063C23">
        <w:rPr>
          <w:rFonts w:ascii="Arial" w:hAnsi="Arial" w:cs="Arial"/>
          <w:sz w:val="24"/>
          <w:szCs w:val="24"/>
        </w:rPr>
        <w:t xml:space="preserve">, HAIR </w:t>
      </w:r>
      <w:r w:rsidRPr="00063C23">
        <w:rPr>
          <w:rFonts w:ascii="Arial" w:hAnsi="Arial" w:cs="Arial"/>
          <w:sz w:val="24"/>
          <w:szCs w:val="24"/>
        </w:rPr>
        <w:t xml:space="preserve">et al 2009). </w:t>
      </w:r>
    </w:p>
    <w:p w14:paraId="374811AD" w14:textId="2D03CF96" w:rsidR="00403C82" w:rsidRPr="00063C23" w:rsidRDefault="00403C82" w:rsidP="005341E7">
      <w:pPr>
        <w:spacing w:after="200" w:line="360" w:lineRule="auto"/>
        <w:ind w:firstLine="360"/>
        <w:rPr>
          <w:rFonts w:ascii="Arial" w:hAnsi="Arial" w:cs="Arial"/>
          <w:sz w:val="24"/>
          <w:szCs w:val="24"/>
        </w:rPr>
      </w:pPr>
      <w:r w:rsidRPr="00063C23">
        <w:rPr>
          <w:rFonts w:ascii="Arial" w:hAnsi="Arial" w:cs="Arial"/>
          <w:sz w:val="24"/>
          <w:szCs w:val="24"/>
        </w:rPr>
        <w:t xml:space="preserve">Como já comentado anteriormente, </w:t>
      </w:r>
      <w:r w:rsidR="005464F3">
        <w:rPr>
          <w:rFonts w:ascii="Arial" w:hAnsi="Arial" w:cs="Arial"/>
          <w:sz w:val="24"/>
          <w:szCs w:val="24"/>
        </w:rPr>
        <w:t>as escalas</w:t>
      </w:r>
      <w:r w:rsidRPr="00063C23">
        <w:rPr>
          <w:rFonts w:ascii="Arial" w:hAnsi="Arial" w:cs="Arial"/>
          <w:sz w:val="24"/>
          <w:szCs w:val="24"/>
        </w:rPr>
        <w:t xml:space="preserve"> de adaptabilidade individual e instabilidade foram desenvolvidos utilizando as técnicas propostas por </w:t>
      </w:r>
      <w:r w:rsidRPr="00063C23">
        <w:rPr>
          <w:rFonts w:ascii="Arial" w:hAnsi="Arial" w:cs="Arial"/>
          <w:sz w:val="24"/>
          <w:szCs w:val="24"/>
        </w:rPr>
        <w:fldChar w:fldCharType="begin" w:fldLock="1"/>
      </w:r>
      <w:r w:rsidR="001679EE" w:rsidRPr="00063C23">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Pr="00063C23">
        <w:rPr>
          <w:rFonts w:ascii="Arial" w:hAnsi="Arial" w:cs="Arial"/>
          <w:sz w:val="24"/>
          <w:szCs w:val="24"/>
        </w:rPr>
        <w:fldChar w:fldCharType="separate"/>
      </w:r>
      <w:r w:rsidRPr="00063C23">
        <w:rPr>
          <w:rFonts w:ascii="Arial" w:hAnsi="Arial" w:cs="Arial"/>
          <w:noProof/>
          <w:sz w:val="24"/>
          <w:szCs w:val="24"/>
        </w:rPr>
        <w:t>Dias-Jr (2016)</w:t>
      </w:r>
      <w:r w:rsidRPr="00063C23">
        <w:rPr>
          <w:rFonts w:ascii="Arial" w:hAnsi="Arial" w:cs="Arial"/>
          <w:sz w:val="24"/>
          <w:szCs w:val="24"/>
        </w:rPr>
        <w:fldChar w:fldCharType="end"/>
      </w:r>
      <w:r w:rsidRPr="00063C23">
        <w:rPr>
          <w:rFonts w:ascii="Arial" w:hAnsi="Arial" w:cs="Arial"/>
          <w:sz w:val="24"/>
          <w:szCs w:val="24"/>
        </w:rPr>
        <w:t xml:space="preserve"> com consulta de pesquisadores na área de aspectos humanos e praticantes da indústria. Estas etapas foram realizadas justamente com o objetivo de trazer uma maior validade para esta pesquisa e estão descritas na seções </w:t>
      </w:r>
      <w:r w:rsidRPr="00063C23">
        <w:rPr>
          <w:rFonts w:ascii="Arial" w:hAnsi="Arial" w:cs="Arial"/>
          <w:sz w:val="24"/>
          <w:szCs w:val="24"/>
        </w:rPr>
        <w:fldChar w:fldCharType="begin"/>
      </w:r>
      <w:r w:rsidRPr="00063C23">
        <w:rPr>
          <w:rFonts w:ascii="Arial" w:hAnsi="Arial" w:cs="Arial"/>
          <w:sz w:val="24"/>
          <w:szCs w:val="24"/>
        </w:rPr>
        <w:instrText xml:space="preserve"> REF _Ref38382630 \r \h </w:instrText>
      </w:r>
      <w:r w:rsidR="005341E7" w:rsidRPr="00063C23">
        <w:rPr>
          <w:rFonts w:ascii="Arial" w:hAnsi="Arial" w:cs="Arial"/>
          <w:sz w:val="24"/>
          <w:szCs w:val="24"/>
        </w:rPr>
        <w:instrText xml:space="preserve"> \* MERGEFORMAT </w:instrText>
      </w:r>
      <w:r w:rsidRPr="00063C23">
        <w:rPr>
          <w:rFonts w:ascii="Arial" w:hAnsi="Arial" w:cs="Arial"/>
          <w:sz w:val="24"/>
          <w:szCs w:val="24"/>
        </w:rPr>
      </w:r>
      <w:r w:rsidRPr="00063C23">
        <w:rPr>
          <w:rFonts w:ascii="Arial" w:hAnsi="Arial" w:cs="Arial"/>
          <w:sz w:val="24"/>
          <w:szCs w:val="24"/>
        </w:rPr>
        <w:fldChar w:fldCharType="separate"/>
      </w:r>
      <w:r w:rsidR="00FF1FB9">
        <w:rPr>
          <w:rFonts w:ascii="Arial" w:hAnsi="Arial" w:cs="Arial"/>
          <w:sz w:val="24"/>
          <w:szCs w:val="24"/>
        </w:rPr>
        <w:t xml:space="preserve">4.5 </w:t>
      </w:r>
      <w:r w:rsidRPr="00063C23">
        <w:rPr>
          <w:rFonts w:ascii="Arial" w:hAnsi="Arial" w:cs="Arial"/>
          <w:sz w:val="24"/>
          <w:szCs w:val="24"/>
        </w:rPr>
        <w:fldChar w:fldCharType="end"/>
      </w:r>
      <w:r w:rsidRPr="00063C23">
        <w:rPr>
          <w:rFonts w:ascii="Arial" w:hAnsi="Arial" w:cs="Arial"/>
          <w:sz w:val="24"/>
          <w:szCs w:val="24"/>
        </w:rPr>
        <w:t xml:space="preserve"> e </w:t>
      </w:r>
      <w:r w:rsidRPr="00063C23">
        <w:rPr>
          <w:rFonts w:ascii="Arial" w:hAnsi="Arial" w:cs="Arial"/>
          <w:sz w:val="24"/>
          <w:szCs w:val="24"/>
        </w:rPr>
        <w:fldChar w:fldCharType="begin"/>
      </w:r>
      <w:r w:rsidRPr="00063C23">
        <w:rPr>
          <w:rFonts w:ascii="Arial" w:hAnsi="Arial" w:cs="Arial"/>
          <w:sz w:val="24"/>
          <w:szCs w:val="24"/>
        </w:rPr>
        <w:instrText xml:space="preserve"> REF _Ref38382634 \r \h </w:instrText>
      </w:r>
      <w:r w:rsidR="005341E7" w:rsidRPr="00063C23">
        <w:rPr>
          <w:rFonts w:ascii="Arial" w:hAnsi="Arial" w:cs="Arial"/>
          <w:sz w:val="24"/>
          <w:szCs w:val="24"/>
        </w:rPr>
        <w:instrText xml:space="preserve"> \* MERGEFORMAT </w:instrText>
      </w:r>
      <w:r w:rsidRPr="00063C23">
        <w:rPr>
          <w:rFonts w:ascii="Arial" w:hAnsi="Arial" w:cs="Arial"/>
          <w:sz w:val="24"/>
          <w:szCs w:val="24"/>
        </w:rPr>
      </w:r>
      <w:r w:rsidRPr="00063C23">
        <w:rPr>
          <w:rFonts w:ascii="Arial" w:hAnsi="Arial" w:cs="Arial"/>
          <w:sz w:val="24"/>
          <w:szCs w:val="24"/>
        </w:rPr>
        <w:fldChar w:fldCharType="separate"/>
      </w:r>
      <w:r w:rsidR="00FF1FB9">
        <w:rPr>
          <w:rFonts w:ascii="Arial" w:hAnsi="Arial" w:cs="Arial"/>
          <w:sz w:val="24"/>
          <w:szCs w:val="24"/>
        </w:rPr>
        <w:t xml:space="preserve">4.6 </w:t>
      </w:r>
      <w:r w:rsidRPr="00063C23">
        <w:rPr>
          <w:rFonts w:ascii="Arial" w:hAnsi="Arial" w:cs="Arial"/>
          <w:sz w:val="24"/>
          <w:szCs w:val="24"/>
        </w:rPr>
        <w:fldChar w:fldCharType="end"/>
      </w:r>
      <w:r w:rsidRPr="00063C23">
        <w:rPr>
          <w:rFonts w:ascii="Arial" w:hAnsi="Arial" w:cs="Arial"/>
          <w:sz w:val="24"/>
          <w:szCs w:val="24"/>
        </w:rPr>
        <w:t>.</w:t>
      </w:r>
    </w:p>
    <w:p w14:paraId="62DAED51" w14:textId="77777777" w:rsidR="00403C82" w:rsidRPr="00063C23" w:rsidRDefault="00403C82" w:rsidP="005341E7">
      <w:pPr>
        <w:spacing w:after="200" w:line="360" w:lineRule="auto"/>
        <w:ind w:firstLine="360"/>
        <w:rPr>
          <w:rFonts w:ascii="Arial" w:hAnsi="Arial" w:cs="Arial"/>
          <w:sz w:val="24"/>
          <w:szCs w:val="24"/>
        </w:rPr>
      </w:pPr>
      <w:r w:rsidRPr="00063C23">
        <w:rPr>
          <w:rFonts w:ascii="Arial" w:hAnsi="Arial" w:cs="Arial"/>
          <w:sz w:val="24"/>
          <w:szCs w:val="24"/>
        </w:rPr>
        <w:t>Os principais objetivos da realização dos pré-testes foram a realização da verificação da importância das adaptabilidades individuais e das instabilidades propostos para a Engenharia de Software, avaliação da adequação dos itens de adaptabilidade individual e das instabilidades; e avaliação da clareza dos itens por especialistas.</w:t>
      </w:r>
    </w:p>
    <w:p w14:paraId="03CF239B" w14:textId="77777777" w:rsidR="00403C82" w:rsidRPr="00063C23" w:rsidRDefault="00403C82" w:rsidP="005341E7">
      <w:pPr>
        <w:spacing w:after="200" w:line="360" w:lineRule="auto"/>
        <w:ind w:firstLine="360"/>
        <w:rPr>
          <w:rFonts w:ascii="Arial" w:hAnsi="Arial" w:cs="Arial"/>
          <w:sz w:val="24"/>
          <w:szCs w:val="24"/>
        </w:rPr>
      </w:pPr>
      <w:r w:rsidRPr="00063C23">
        <w:rPr>
          <w:rFonts w:ascii="Arial" w:hAnsi="Arial" w:cs="Arial"/>
          <w:sz w:val="24"/>
          <w:szCs w:val="24"/>
        </w:rPr>
        <w:t xml:space="preserve">De acordo com </w:t>
      </w:r>
      <w:proofErr w:type="spellStart"/>
      <w:r w:rsidRPr="00063C23">
        <w:rPr>
          <w:rFonts w:ascii="Arial" w:hAnsi="Arial" w:cs="Arial"/>
          <w:sz w:val="24"/>
          <w:szCs w:val="24"/>
        </w:rPr>
        <w:t>Hair</w:t>
      </w:r>
      <w:proofErr w:type="spellEnd"/>
      <w:r w:rsidRPr="00063C23">
        <w:rPr>
          <w:rFonts w:ascii="Arial" w:hAnsi="Arial" w:cs="Arial"/>
          <w:sz w:val="24"/>
          <w:szCs w:val="24"/>
        </w:rPr>
        <w:t xml:space="preserve"> et al. (2009), a validade de construto refere-se a quão bem um instrumento mede o construto que foi projetado para medir. Ele pode ser dividido em duas validades: convergente e divergente. </w:t>
      </w:r>
    </w:p>
    <w:p w14:paraId="3C95A95B" w14:textId="4AFE92EC" w:rsidR="00403C82" w:rsidRPr="00063C23" w:rsidRDefault="00403C82" w:rsidP="005341E7">
      <w:pPr>
        <w:spacing w:after="200" w:line="360" w:lineRule="auto"/>
        <w:ind w:firstLine="360"/>
        <w:rPr>
          <w:rFonts w:ascii="Arial" w:hAnsi="Arial" w:cs="Arial"/>
          <w:sz w:val="24"/>
          <w:szCs w:val="24"/>
        </w:rPr>
      </w:pPr>
      <w:r w:rsidRPr="00063C23">
        <w:rPr>
          <w:rFonts w:ascii="Arial" w:hAnsi="Arial" w:cs="Arial"/>
          <w:sz w:val="24"/>
          <w:szCs w:val="24"/>
        </w:rPr>
        <w:t xml:space="preserve"> A validade convergente busca entender o quanto questões diferentes estão medindo o mesmo conceito, fornecendo resultados semelhantes, enquanto a validade divergente avalia se os itens investigados não se correlacionam com outros conceitos distintos (HAIR et al. 2009). Na </w:t>
      </w:r>
      <w:r w:rsidR="00637EA9">
        <w:rPr>
          <w:rFonts w:ascii="Arial" w:hAnsi="Arial" w:cs="Arial"/>
          <w:sz w:val="24"/>
          <w:szCs w:val="24"/>
        </w:rPr>
        <w:t>S</w:t>
      </w:r>
      <w:r w:rsidRPr="00063C23">
        <w:rPr>
          <w:rFonts w:ascii="Arial" w:hAnsi="Arial" w:cs="Arial"/>
          <w:sz w:val="24"/>
          <w:szCs w:val="24"/>
        </w:rPr>
        <w:t xml:space="preserve">eção </w:t>
      </w:r>
      <w:r w:rsidRPr="00063C23">
        <w:rPr>
          <w:rFonts w:ascii="Arial" w:hAnsi="Arial" w:cs="Arial"/>
          <w:sz w:val="24"/>
          <w:szCs w:val="24"/>
        </w:rPr>
        <w:fldChar w:fldCharType="begin"/>
      </w:r>
      <w:r w:rsidRPr="00063C23">
        <w:rPr>
          <w:rFonts w:ascii="Arial" w:hAnsi="Arial" w:cs="Arial"/>
          <w:sz w:val="24"/>
          <w:szCs w:val="24"/>
        </w:rPr>
        <w:instrText xml:space="preserve"> REF _Ref38441734 \r \h </w:instrText>
      </w:r>
      <w:r w:rsidR="005341E7" w:rsidRPr="00063C23">
        <w:rPr>
          <w:rFonts w:ascii="Arial" w:hAnsi="Arial" w:cs="Arial"/>
          <w:sz w:val="24"/>
          <w:szCs w:val="24"/>
        </w:rPr>
        <w:instrText xml:space="preserve"> \* MERGEFORMAT </w:instrText>
      </w:r>
      <w:r w:rsidRPr="00063C23">
        <w:rPr>
          <w:rFonts w:ascii="Arial" w:hAnsi="Arial" w:cs="Arial"/>
          <w:sz w:val="24"/>
          <w:szCs w:val="24"/>
        </w:rPr>
      </w:r>
      <w:r w:rsidRPr="00063C23">
        <w:rPr>
          <w:rFonts w:ascii="Arial" w:hAnsi="Arial" w:cs="Arial"/>
          <w:sz w:val="24"/>
          <w:szCs w:val="24"/>
        </w:rPr>
        <w:fldChar w:fldCharType="separate"/>
      </w:r>
      <w:r w:rsidRPr="00063C23">
        <w:rPr>
          <w:rFonts w:ascii="Arial" w:hAnsi="Arial" w:cs="Arial"/>
          <w:sz w:val="24"/>
          <w:szCs w:val="24"/>
        </w:rPr>
        <w:t xml:space="preserve">5 </w:t>
      </w:r>
      <w:r w:rsidRPr="00063C23">
        <w:rPr>
          <w:rFonts w:ascii="Arial" w:hAnsi="Arial" w:cs="Arial"/>
          <w:sz w:val="24"/>
          <w:szCs w:val="24"/>
        </w:rPr>
        <w:fldChar w:fldCharType="end"/>
      </w:r>
      <w:r w:rsidRPr="00063C23">
        <w:rPr>
          <w:rFonts w:ascii="Arial" w:hAnsi="Arial" w:cs="Arial"/>
          <w:sz w:val="24"/>
          <w:szCs w:val="24"/>
        </w:rPr>
        <w:t xml:space="preserve">todos os resultados sobre as validades </w:t>
      </w:r>
      <w:r w:rsidR="005464F3" w:rsidRPr="005464F3">
        <w:rPr>
          <w:rFonts w:ascii="Arial" w:hAnsi="Arial" w:cs="Arial"/>
          <w:sz w:val="24"/>
          <w:szCs w:val="24"/>
        </w:rPr>
        <w:t>da</w:t>
      </w:r>
      <w:r w:rsidR="005464F3">
        <w:rPr>
          <w:rFonts w:ascii="Arial" w:hAnsi="Arial" w:cs="Arial"/>
          <w:sz w:val="24"/>
          <w:szCs w:val="24"/>
        </w:rPr>
        <w:t>s</w:t>
      </w:r>
      <w:r w:rsidR="005464F3" w:rsidRPr="005464F3">
        <w:rPr>
          <w:rFonts w:ascii="Arial" w:hAnsi="Arial" w:cs="Arial"/>
          <w:sz w:val="24"/>
          <w:szCs w:val="24"/>
        </w:rPr>
        <w:t xml:space="preserve"> escala</w:t>
      </w:r>
      <w:r w:rsidRPr="00063C23">
        <w:rPr>
          <w:rFonts w:ascii="Arial" w:hAnsi="Arial" w:cs="Arial"/>
          <w:sz w:val="24"/>
          <w:szCs w:val="24"/>
        </w:rPr>
        <w:t xml:space="preserve"> de adaptabilidade, instabilidade, </w:t>
      </w:r>
      <w:proofErr w:type="spellStart"/>
      <w:r w:rsidRPr="00063C23">
        <w:rPr>
          <w:rFonts w:ascii="Arial" w:hAnsi="Arial" w:cs="Arial"/>
          <w:sz w:val="24"/>
          <w:szCs w:val="24"/>
        </w:rPr>
        <w:t>burnout</w:t>
      </w:r>
      <w:proofErr w:type="spellEnd"/>
      <w:r w:rsidRPr="00063C23">
        <w:rPr>
          <w:rFonts w:ascii="Arial" w:hAnsi="Arial" w:cs="Arial"/>
          <w:sz w:val="24"/>
          <w:szCs w:val="24"/>
        </w:rPr>
        <w:t xml:space="preserve"> e satisfação são discutidos. </w:t>
      </w:r>
    </w:p>
    <w:p w14:paraId="2CFDB667" w14:textId="190C056E" w:rsidR="00847D73" w:rsidRPr="00063C23" w:rsidRDefault="00B13285" w:rsidP="005341E7">
      <w:pPr>
        <w:spacing w:after="200" w:line="360" w:lineRule="auto"/>
        <w:ind w:firstLine="360"/>
        <w:rPr>
          <w:rFonts w:ascii="Arial" w:hAnsi="Arial" w:cs="Arial"/>
          <w:sz w:val="24"/>
          <w:szCs w:val="24"/>
        </w:rPr>
      </w:pPr>
      <w:r w:rsidRPr="00063C23">
        <w:rPr>
          <w:rFonts w:ascii="Arial" w:hAnsi="Arial" w:cs="Arial"/>
          <w:sz w:val="24"/>
          <w:szCs w:val="24"/>
        </w:rPr>
        <w:t xml:space="preserve">Uma outra maneira de aumentar a validade de constructos também é utilizar </w:t>
      </w:r>
      <w:r w:rsidR="005464F3">
        <w:rPr>
          <w:rFonts w:ascii="Arial" w:hAnsi="Arial" w:cs="Arial"/>
          <w:sz w:val="24"/>
          <w:szCs w:val="24"/>
        </w:rPr>
        <w:t>escalas</w:t>
      </w:r>
      <w:r w:rsidRPr="00063C23">
        <w:rPr>
          <w:rFonts w:ascii="Arial" w:hAnsi="Arial" w:cs="Arial"/>
          <w:sz w:val="24"/>
          <w:szCs w:val="24"/>
        </w:rPr>
        <w:t xml:space="preserve"> já utilizad</w:t>
      </w:r>
      <w:r w:rsidR="005464F3">
        <w:rPr>
          <w:rFonts w:ascii="Arial" w:hAnsi="Arial" w:cs="Arial"/>
          <w:sz w:val="24"/>
          <w:szCs w:val="24"/>
        </w:rPr>
        <w:t>a</w:t>
      </w:r>
      <w:r w:rsidRPr="00063C23">
        <w:rPr>
          <w:rFonts w:ascii="Arial" w:hAnsi="Arial" w:cs="Arial"/>
          <w:sz w:val="24"/>
          <w:szCs w:val="24"/>
        </w:rPr>
        <w:t>s e validad</w:t>
      </w:r>
      <w:r w:rsidR="005464F3">
        <w:rPr>
          <w:rFonts w:ascii="Arial" w:hAnsi="Arial" w:cs="Arial"/>
          <w:sz w:val="24"/>
          <w:szCs w:val="24"/>
        </w:rPr>
        <w:t>a</w:t>
      </w:r>
      <w:r w:rsidRPr="00063C23">
        <w:rPr>
          <w:rFonts w:ascii="Arial" w:hAnsi="Arial" w:cs="Arial"/>
          <w:sz w:val="24"/>
          <w:szCs w:val="24"/>
        </w:rPr>
        <w:t xml:space="preserve">s em pesquisas prévias (HAIR et al. 2009). Por isso, </w:t>
      </w:r>
      <w:r w:rsidRPr="00063C23">
        <w:rPr>
          <w:rFonts w:ascii="Arial" w:hAnsi="Arial" w:cs="Arial"/>
          <w:sz w:val="24"/>
          <w:szCs w:val="24"/>
        </w:rPr>
        <w:lastRenderedPageBreak/>
        <w:t>foram utilizad</w:t>
      </w:r>
      <w:r w:rsidR="00EC7E40">
        <w:rPr>
          <w:rFonts w:ascii="Arial" w:hAnsi="Arial" w:cs="Arial"/>
          <w:sz w:val="24"/>
          <w:szCs w:val="24"/>
        </w:rPr>
        <w:t xml:space="preserve">as escalas </w:t>
      </w:r>
      <w:r w:rsidRPr="00063C23">
        <w:rPr>
          <w:rFonts w:ascii="Arial" w:hAnsi="Arial" w:cs="Arial"/>
          <w:sz w:val="24"/>
          <w:szCs w:val="24"/>
        </w:rPr>
        <w:t>que já era</w:t>
      </w:r>
      <w:r w:rsidR="00847D73" w:rsidRPr="00063C23">
        <w:rPr>
          <w:rFonts w:ascii="Arial" w:hAnsi="Arial" w:cs="Arial"/>
          <w:sz w:val="24"/>
          <w:szCs w:val="24"/>
        </w:rPr>
        <w:t>m</w:t>
      </w:r>
      <w:r w:rsidRPr="00063C23">
        <w:rPr>
          <w:rFonts w:ascii="Arial" w:hAnsi="Arial" w:cs="Arial"/>
          <w:sz w:val="24"/>
          <w:szCs w:val="24"/>
        </w:rPr>
        <w:t xml:space="preserve"> </w:t>
      </w:r>
      <w:r w:rsidR="00847D73" w:rsidRPr="00063C23">
        <w:rPr>
          <w:rFonts w:ascii="Arial" w:hAnsi="Arial" w:cs="Arial"/>
          <w:sz w:val="24"/>
          <w:szCs w:val="24"/>
        </w:rPr>
        <w:t>conhecid</w:t>
      </w:r>
      <w:r w:rsidR="00EC7E40">
        <w:rPr>
          <w:rFonts w:ascii="Arial" w:hAnsi="Arial" w:cs="Arial"/>
          <w:sz w:val="24"/>
          <w:szCs w:val="24"/>
        </w:rPr>
        <w:t>a</w:t>
      </w:r>
      <w:r w:rsidR="00847D73" w:rsidRPr="00063C23">
        <w:rPr>
          <w:rFonts w:ascii="Arial" w:hAnsi="Arial" w:cs="Arial"/>
          <w:sz w:val="24"/>
          <w:szCs w:val="24"/>
        </w:rPr>
        <w:t>s e validad</w:t>
      </w:r>
      <w:r w:rsidR="00EC7E40">
        <w:rPr>
          <w:rFonts w:ascii="Arial" w:hAnsi="Arial" w:cs="Arial"/>
          <w:sz w:val="24"/>
          <w:szCs w:val="24"/>
        </w:rPr>
        <w:t>a</w:t>
      </w:r>
      <w:r w:rsidR="00847D73" w:rsidRPr="00063C23">
        <w:rPr>
          <w:rFonts w:ascii="Arial" w:hAnsi="Arial" w:cs="Arial"/>
          <w:sz w:val="24"/>
          <w:szCs w:val="24"/>
        </w:rPr>
        <w:t>s</w:t>
      </w:r>
      <w:r w:rsidRPr="00063C23">
        <w:rPr>
          <w:rFonts w:ascii="Arial" w:hAnsi="Arial" w:cs="Arial"/>
          <w:sz w:val="24"/>
          <w:szCs w:val="24"/>
        </w:rPr>
        <w:t xml:space="preserve"> em diversas </w:t>
      </w:r>
      <w:r w:rsidR="00847D73" w:rsidRPr="00063C23">
        <w:rPr>
          <w:rFonts w:ascii="Arial" w:hAnsi="Arial" w:cs="Arial"/>
          <w:sz w:val="24"/>
          <w:szCs w:val="24"/>
        </w:rPr>
        <w:t>áreas,</w:t>
      </w:r>
      <w:r w:rsidRPr="00063C23">
        <w:rPr>
          <w:rFonts w:ascii="Arial" w:hAnsi="Arial" w:cs="Arial"/>
          <w:sz w:val="24"/>
          <w:szCs w:val="24"/>
        </w:rPr>
        <w:t xml:space="preserve"> mas também com trabalhos na Engenharia de Software, como o de satisfação e </w:t>
      </w:r>
      <w:proofErr w:type="spellStart"/>
      <w:r w:rsidRPr="00063C23">
        <w:rPr>
          <w:rFonts w:ascii="Arial" w:hAnsi="Arial" w:cs="Arial"/>
          <w:sz w:val="24"/>
          <w:szCs w:val="24"/>
        </w:rPr>
        <w:t>burnout</w:t>
      </w:r>
      <w:proofErr w:type="spellEnd"/>
      <w:r w:rsidRPr="00063C23">
        <w:rPr>
          <w:rFonts w:ascii="Arial" w:hAnsi="Arial" w:cs="Arial"/>
          <w:sz w:val="24"/>
          <w:szCs w:val="24"/>
        </w:rPr>
        <w:t xml:space="preserve"> que já foram utilizados pelo grupo HASE e </w:t>
      </w:r>
      <w:r w:rsidR="00EC7E40">
        <w:rPr>
          <w:rFonts w:ascii="Arial" w:hAnsi="Arial" w:cs="Arial"/>
          <w:sz w:val="24"/>
          <w:szCs w:val="24"/>
        </w:rPr>
        <w:t>uma escala</w:t>
      </w:r>
      <w:r w:rsidRPr="00063C23">
        <w:rPr>
          <w:rFonts w:ascii="Arial" w:hAnsi="Arial" w:cs="Arial"/>
          <w:sz w:val="24"/>
          <w:szCs w:val="24"/>
        </w:rPr>
        <w:t xml:space="preserve"> de adaptabilidade já investigad</w:t>
      </w:r>
      <w:r w:rsidR="00EC7E40">
        <w:rPr>
          <w:rFonts w:ascii="Arial" w:hAnsi="Arial" w:cs="Arial"/>
          <w:sz w:val="24"/>
          <w:szCs w:val="24"/>
        </w:rPr>
        <w:t>a</w:t>
      </w:r>
      <w:r w:rsidRPr="00063C23">
        <w:rPr>
          <w:rFonts w:ascii="Arial" w:hAnsi="Arial" w:cs="Arial"/>
          <w:sz w:val="24"/>
          <w:szCs w:val="24"/>
        </w:rPr>
        <w:t xml:space="preserve"> </w:t>
      </w:r>
      <w:r w:rsidR="00847D73" w:rsidRPr="00063C23">
        <w:rPr>
          <w:rFonts w:ascii="Arial" w:hAnsi="Arial" w:cs="Arial"/>
          <w:sz w:val="24"/>
          <w:szCs w:val="24"/>
        </w:rPr>
        <w:t xml:space="preserve">fora da área de Engenharia de Software. Mesmo assim, foram utilizados teste para aumentar ainda mais sua confiabilidade. Esses testes podem ser observados na Seção </w:t>
      </w:r>
      <w:r w:rsidR="00847D73" w:rsidRPr="00063C23">
        <w:rPr>
          <w:rFonts w:ascii="Arial" w:hAnsi="Arial" w:cs="Arial"/>
          <w:sz w:val="24"/>
          <w:szCs w:val="24"/>
        </w:rPr>
        <w:fldChar w:fldCharType="begin"/>
      </w:r>
      <w:r w:rsidR="00847D73" w:rsidRPr="00063C23">
        <w:rPr>
          <w:rFonts w:ascii="Arial" w:hAnsi="Arial" w:cs="Arial"/>
          <w:sz w:val="24"/>
          <w:szCs w:val="24"/>
        </w:rPr>
        <w:instrText xml:space="preserve"> REF _Ref38442758 \r \h </w:instrText>
      </w:r>
      <w:r w:rsidR="005341E7" w:rsidRPr="00063C23">
        <w:rPr>
          <w:rFonts w:ascii="Arial" w:hAnsi="Arial" w:cs="Arial"/>
          <w:sz w:val="24"/>
          <w:szCs w:val="24"/>
        </w:rPr>
        <w:instrText xml:space="preserve"> \* MERGEFORMAT </w:instrText>
      </w:r>
      <w:r w:rsidR="00847D73" w:rsidRPr="00063C23">
        <w:rPr>
          <w:rFonts w:ascii="Arial" w:hAnsi="Arial" w:cs="Arial"/>
          <w:sz w:val="24"/>
          <w:szCs w:val="24"/>
        </w:rPr>
      </w:r>
      <w:r w:rsidR="00847D73" w:rsidRPr="00063C23">
        <w:rPr>
          <w:rFonts w:ascii="Arial" w:hAnsi="Arial" w:cs="Arial"/>
          <w:sz w:val="24"/>
          <w:szCs w:val="24"/>
        </w:rPr>
        <w:fldChar w:fldCharType="separate"/>
      </w:r>
      <w:r w:rsidR="00847D73" w:rsidRPr="00063C23">
        <w:rPr>
          <w:rFonts w:ascii="Arial" w:hAnsi="Arial" w:cs="Arial"/>
          <w:sz w:val="24"/>
          <w:szCs w:val="24"/>
        </w:rPr>
        <w:t>5</w:t>
      </w:r>
      <w:r w:rsidR="00847D73" w:rsidRPr="00063C23">
        <w:rPr>
          <w:rFonts w:ascii="Arial" w:hAnsi="Arial" w:cs="Arial"/>
          <w:sz w:val="24"/>
          <w:szCs w:val="24"/>
        </w:rPr>
        <w:fldChar w:fldCharType="end"/>
      </w:r>
      <w:r w:rsidR="00847D73" w:rsidRPr="00063C23">
        <w:rPr>
          <w:rFonts w:ascii="Arial" w:hAnsi="Arial" w:cs="Arial"/>
          <w:sz w:val="24"/>
          <w:szCs w:val="24"/>
        </w:rPr>
        <w:t xml:space="preserve">. </w:t>
      </w:r>
    </w:p>
    <w:p w14:paraId="18B9683A" w14:textId="39E518E5" w:rsidR="00B13285" w:rsidRPr="00063C23" w:rsidRDefault="00847D73" w:rsidP="005341E7">
      <w:pPr>
        <w:spacing w:after="200" w:line="360" w:lineRule="auto"/>
        <w:ind w:firstLine="360"/>
        <w:rPr>
          <w:rFonts w:ascii="Arial" w:hAnsi="Arial" w:cs="Arial"/>
          <w:sz w:val="24"/>
          <w:szCs w:val="24"/>
        </w:rPr>
      </w:pPr>
      <w:r w:rsidRPr="00063C23">
        <w:rPr>
          <w:rFonts w:ascii="Arial" w:hAnsi="Arial" w:cs="Arial"/>
          <w:sz w:val="24"/>
          <w:szCs w:val="24"/>
        </w:rPr>
        <w:t xml:space="preserve">Todavia, vale a pena mencionar que </w:t>
      </w:r>
      <w:r w:rsidR="00FB191D">
        <w:rPr>
          <w:rFonts w:ascii="Arial" w:hAnsi="Arial" w:cs="Arial"/>
          <w:sz w:val="24"/>
          <w:szCs w:val="24"/>
        </w:rPr>
        <w:t>essas escalas</w:t>
      </w:r>
      <w:r w:rsidRPr="00063C23">
        <w:rPr>
          <w:rFonts w:ascii="Arial" w:hAnsi="Arial" w:cs="Arial"/>
          <w:sz w:val="24"/>
          <w:szCs w:val="24"/>
        </w:rPr>
        <w:t xml:space="preserve"> não foram criad</w:t>
      </w:r>
      <w:r w:rsidR="00FB191D">
        <w:rPr>
          <w:rFonts w:ascii="Arial" w:hAnsi="Arial" w:cs="Arial"/>
          <w:sz w:val="24"/>
          <w:szCs w:val="24"/>
        </w:rPr>
        <w:t>a</w:t>
      </w:r>
      <w:r w:rsidRPr="00063C23">
        <w:rPr>
          <w:rFonts w:ascii="Arial" w:hAnsi="Arial" w:cs="Arial"/>
          <w:sz w:val="24"/>
          <w:szCs w:val="24"/>
        </w:rPr>
        <w:t xml:space="preserve">s para o contexto de </w:t>
      </w:r>
      <w:r w:rsidR="0063637E">
        <w:rPr>
          <w:rFonts w:ascii="Arial" w:hAnsi="Arial" w:cs="Arial"/>
          <w:sz w:val="24"/>
          <w:szCs w:val="24"/>
        </w:rPr>
        <w:t>E</w:t>
      </w:r>
      <w:r w:rsidRPr="00063C23">
        <w:rPr>
          <w:rFonts w:ascii="Arial" w:hAnsi="Arial" w:cs="Arial"/>
          <w:sz w:val="24"/>
          <w:szCs w:val="24"/>
        </w:rPr>
        <w:t xml:space="preserve">ngenharia de </w:t>
      </w:r>
      <w:r w:rsidR="0063637E">
        <w:rPr>
          <w:rFonts w:ascii="Arial" w:hAnsi="Arial" w:cs="Arial"/>
          <w:sz w:val="24"/>
          <w:szCs w:val="24"/>
        </w:rPr>
        <w:t>S</w:t>
      </w:r>
      <w:r w:rsidRPr="00063C23">
        <w:rPr>
          <w:rFonts w:ascii="Arial" w:hAnsi="Arial" w:cs="Arial"/>
          <w:sz w:val="24"/>
          <w:szCs w:val="24"/>
        </w:rPr>
        <w:t xml:space="preserve">oftware e isto pode levar aos </w:t>
      </w:r>
      <w:r w:rsidR="00506475">
        <w:rPr>
          <w:rFonts w:ascii="Arial" w:hAnsi="Arial" w:cs="Arial"/>
          <w:sz w:val="24"/>
          <w:szCs w:val="24"/>
        </w:rPr>
        <w:t>respondentes</w:t>
      </w:r>
      <w:r w:rsidRPr="00063C23">
        <w:rPr>
          <w:rFonts w:ascii="Arial" w:hAnsi="Arial" w:cs="Arial"/>
          <w:sz w:val="24"/>
          <w:szCs w:val="24"/>
        </w:rPr>
        <w:t xml:space="preserve"> realizarem uma má interpretação das questões, impactando assim na validade dos dados. Muito embora, como apresentado na Seção 5, nossos dados indicam boa consistência interna, indicando assim que a as ameaças a validade de constructo foram minimizadas. </w:t>
      </w:r>
    </w:p>
    <w:p w14:paraId="6CD68C18" w14:textId="4F8DB90D" w:rsidR="00B41C6B" w:rsidRPr="00063C23" w:rsidRDefault="00E51D1F" w:rsidP="005341E7">
      <w:pPr>
        <w:spacing w:after="200" w:line="360" w:lineRule="auto"/>
        <w:ind w:firstLine="360"/>
        <w:rPr>
          <w:rFonts w:ascii="Arial" w:hAnsi="Arial" w:cs="Arial"/>
          <w:sz w:val="24"/>
          <w:szCs w:val="24"/>
        </w:rPr>
      </w:pPr>
      <w:r w:rsidRPr="00063C23">
        <w:rPr>
          <w:rFonts w:ascii="Arial" w:hAnsi="Arial" w:cs="Arial"/>
          <w:sz w:val="24"/>
          <w:szCs w:val="24"/>
        </w:rPr>
        <w:t xml:space="preserve">Quanto a validade externa, o </w:t>
      </w:r>
      <w:proofErr w:type="spellStart"/>
      <w:r w:rsidRPr="00063C23">
        <w:rPr>
          <w:rFonts w:ascii="Arial" w:hAnsi="Arial" w:cs="Arial"/>
          <w:sz w:val="24"/>
          <w:szCs w:val="24"/>
        </w:rPr>
        <w:t>survey</w:t>
      </w:r>
      <w:proofErr w:type="spellEnd"/>
      <w:r w:rsidRPr="00063C23">
        <w:rPr>
          <w:rFonts w:ascii="Arial" w:hAnsi="Arial" w:cs="Arial"/>
          <w:sz w:val="24"/>
          <w:szCs w:val="24"/>
        </w:rPr>
        <w:t xml:space="preserve"> foi realizado por profissionais que trabalham em empresas brasileiras e que falam português, portanto, </w:t>
      </w:r>
      <w:del w:id="333" w:author="Microsoft Office User" w:date="2020-09-01T16:01:00Z">
        <w:r w:rsidRPr="00063C23" w:rsidDel="00C858B7">
          <w:rPr>
            <w:rFonts w:ascii="Arial" w:hAnsi="Arial" w:cs="Arial"/>
            <w:sz w:val="24"/>
            <w:szCs w:val="24"/>
          </w:rPr>
          <w:delText>os resultados</w:delText>
        </w:r>
      </w:del>
      <w:ins w:id="334" w:author="Microsoft Office User" w:date="2020-09-01T16:01:00Z">
        <w:r w:rsidR="00C858B7">
          <w:rPr>
            <w:rFonts w:ascii="Arial" w:hAnsi="Arial" w:cs="Arial"/>
            <w:sz w:val="24"/>
            <w:szCs w:val="24"/>
          </w:rPr>
          <w:t>as conclusões</w:t>
        </w:r>
      </w:ins>
      <w:r w:rsidRPr="00063C23">
        <w:rPr>
          <w:rFonts w:ascii="Arial" w:hAnsi="Arial" w:cs="Arial"/>
          <w:sz w:val="24"/>
          <w:szCs w:val="24"/>
        </w:rPr>
        <w:t xml:space="preserve"> devem ser </w:t>
      </w:r>
      <w:proofErr w:type="gramStart"/>
      <w:r w:rsidR="00B41C6B" w:rsidRPr="00063C23">
        <w:rPr>
          <w:rFonts w:ascii="Arial" w:hAnsi="Arial" w:cs="Arial"/>
          <w:sz w:val="24"/>
          <w:szCs w:val="24"/>
        </w:rPr>
        <w:t>limitad</w:t>
      </w:r>
      <w:ins w:id="335" w:author="Microsoft Office User" w:date="2020-09-01T16:01:00Z">
        <w:r w:rsidR="00C858B7">
          <w:rPr>
            <w:rFonts w:ascii="Arial" w:hAnsi="Arial" w:cs="Arial"/>
            <w:sz w:val="24"/>
            <w:szCs w:val="24"/>
          </w:rPr>
          <w:t>a</w:t>
        </w:r>
      </w:ins>
      <w:proofErr w:type="gramEnd"/>
      <w:del w:id="336" w:author="Microsoft Office User" w:date="2020-09-01T16:01:00Z">
        <w:r w:rsidR="00B41C6B" w:rsidRPr="00063C23" w:rsidDel="00C858B7">
          <w:rPr>
            <w:rFonts w:ascii="Arial" w:hAnsi="Arial" w:cs="Arial"/>
            <w:sz w:val="24"/>
            <w:szCs w:val="24"/>
          </w:rPr>
          <w:delText>o</w:delText>
        </w:r>
      </w:del>
      <w:r w:rsidR="00B41C6B" w:rsidRPr="00063C23">
        <w:rPr>
          <w:rFonts w:ascii="Arial" w:hAnsi="Arial" w:cs="Arial"/>
          <w:sz w:val="24"/>
          <w:szCs w:val="24"/>
        </w:rPr>
        <w:t xml:space="preserve">s a estas condições. Para tentar diminuir esta ameaça, </w:t>
      </w:r>
      <w:proofErr w:type="gramStart"/>
      <w:r w:rsidR="00B41C6B" w:rsidRPr="00063C23">
        <w:rPr>
          <w:rFonts w:ascii="Arial" w:hAnsi="Arial" w:cs="Arial"/>
          <w:sz w:val="24"/>
          <w:szCs w:val="24"/>
        </w:rPr>
        <w:t>um grande número de</w:t>
      </w:r>
      <w:proofErr w:type="gramEnd"/>
      <w:r w:rsidR="00B41C6B" w:rsidRPr="00063C23">
        <w:rPr>
          <w:rFonts w:ascii="Arial" w:hAnsi="Arial" w:cs="Arial"/>
          <w:sz w:val="24"/>
          <w:szCs w:val="24"/>
        </w:rPr>
        <w:t xml:space="preserve"> </w:t>
      </w:r>
      <w:commentRangeStart w:id="337"/>
      <w:r w:rsidR="00B41C6B" w:rsidRPr="00063C23">
        <w:rPr>
          <w:rFonts w:ascii="Arial" w:hAnsi="Arial" w:cs="Arial"/>
          <w:sz w:val="24"/>
          <w:szCs w:val="24"/>
        </w:rPr>
        <w:t xml:space="preserve">entrevistas </w:t>
      </w:r>
      <w:commentRangeEnd w:id="337"/>
      <w:r w:rsidR="00C858B7">
        <w:rPr>
          <w:rStyle w:val="Refdecomentrio"/>
        </w:rPr>
        <w:commentReference w:id="337"/>
      </w:r>
      <w:r w:rsidR="00B41C6B" w:rsidRPr="00063C23">
        <w:rPr>
          <w:rFonts w:ascii="Arial" w:hAnsi="Arial" w:cs="Arial"/>
          <w:sz w:val="24"/>
          <w:szCs w:val="24"/>
        </w:rPr>
        <w:t>fo</w:t>
      </w:r>
      <w:r w:rsidR="00504C72" w:rsidRPr="00063C23">
        <w:rPr>
          <w:rFonts w:ascii="Arial" w:hAnsi="Arial" w:cs="Arial"/>
          <w:sz w:val="24"/>
          <w:szCs w:val="24"/>
        </w:rPr>
        <w:t>i</w:t>
      </w:r>
      <w:r w:rsidR="00B41C6B" w:rsidRPr="00063C23">
        <w:rPr>
          <w:rFonts w:ascii="Arial" w:hAnsi="Arial" w:cs="Arial"/>
          <w:sz w:val="24"/>
          <w:szCs w:val="24"/>
        </w:rPr>
        <w:t xml:space="preserve"> realizad</w:t>
      </w:r>
      <w:r w:rsidR="00504C72" w:rsidRPr="00063C23">
        <w:rPr>
          <w:rFonts w:ascii="Arial" w:hAnsi="Arial" w:cs="Arial"/>
          <w:sz w:val="24"/>
          <w:szCs w:val="24"/>
        </w:rPr>
        <w:t>o</w:t>
      </w:r>
      <w:r w:rsidR="00B41C6B" w:rsidRPr="00063C23">
        <w:rPr>
          <w:rFonts w:ascii="Arial" w:hAnsi="Arial" w:cs="Arial"/>
          <w:sz w:val="24"/>
          <w:szCs w:val="24"/>
        </w:rPr>
        <w:t xml:space="preserve">, seguindo as recomendações de </w:t>
      </w:r>
      <w:proofErr w:type="spellStart"/>
      <w:r w:rsidR="00B41C6B" w:rsidRPr="00063C23">
        <w:rPr>
          <w:rFonts w:ascii="Arial" w:hAnsi="Arial" w:cs="Arial"/>
          <w:sz w:val="24"/>
          <w:szCs w:val="24"/>
        </w:rPr>
        <w:t>Hair</w:t>
      </w:r>
      <w:proofErr w:type="spellEnd"/>
      <w:r w:rsidR="00B41C6B" w:rsidRPr="00063C23">
        <w:rPr>
          <w:rFonts w:ascii="Arial" w:hAnsi="Arial" w:cs="Arial"/>
          <w:sz w:val="24"/>
          <w:szCs w:val="24"/>
        </w:rPr>
        <w:t xml:space="preserve"> et al. (2009), muito embora, questões culturais não são mitigadas com apenas esta ação. </w:t>
      </w:r>
    </w:p>
    <w:p w14:paraId="39EBC27A" w14:textId="3FD3B586" w:rsidR="00AA5204" w:rsidRPr="00063C23" w:rsidRDefault="00AA5204" w:rsidP="005341E7">
      <w:pPr>
        <w:spacing w:after="200" w:line="360" w:lineRule="auto"/>
        <w:ind w:firstLine="360"/>
        <w:rPr>
          <w:rFonts w:ascii="Arial" w:hAnsi="Arial" w:cs="Arial"/>
          <w:sz w:val="24"/>
          <w:szCs w:val="24"/>
        </w:rPr>
      </w:pPr>
      <w:r w:rsidRPr="00063C23">
        <w:rPr>
          <w:rFonts w:ascii="Arial" w:hAnsi="Arial" w:cs="Arial"/>
          <w:sz w:val="24"/>
          <w:szCs w:val="24"/>
        </w:rPr>
        <w:t xml:space="preserve">Quanto </w:t>
      </w:r>
      <w:r w:rsidR="00EC7E40">
        <w:rPr>
          <w:rFonts w:ascii="Arial" w:hAnsi="Arial" w:cs="Arial"/>
          <w:sz w:val="24"/>
          <w:szCs w:val="24"/>
        </w:rPr>
        <w:t>as escalas</w:t>
      </w:r>
      <w:r w:rsidRPr="00063C23">
        <w:rPr>
          <w:rFonts w:ascii="Arial" w:hAnsi="Arial" w:cs="Arial"/>
          <w:sz w:val="24"/>
          <w:szCs w:val="24"/>
        </w:rPr>
        <w:t xml:space="preserve"> de satisfação e </w:t>
      </w:r>
      <w:proofErr w:type="spellStart"/>
      <w:r w:rsidRPr="00063C23">
        <w:rPr>
          <w:rFonts w:ascii="Arial" w:hAnsi="Arial" w:cs="Arial"/>
          <w:sz w:val="24"/>
          <w:szCs w:val="24"/>
        </w:rPr>
        <w:t>burnout</w:t>
      </w:r>
      <w:proofErr w:type="spellEnd"/>
      <w:r w:rsidRPr="00063C23">
        <w:rPr>
          <w:rFonts w:ascii="Arial" w:hAnsi="Arial" w:cs="Arial"/>
          <w:sz w:val="24"/>
          <w:szCs w:val="24"/>
        </w:rPr>
        <w:t xml:space="preserve">, foram observados bons resultados </w:t>
      </w:r>
      <w:r w:rsidR="00C073C5" w:rsidRPr="00063C23">
        <w:rPr>
          <w:rFonts w:ascii="Arial" w:hAnsi="Arial" w:cs="Arial"/>
          <w:sz w:val="24"/>
          <w:szCs w:val="24"/>
        </w:rPr>
        <w:t>estatísticos</w:t>
      </w:r>
      <w:r w:rsidRPr="00063C23">
        <w:rPr>
          <w:rFonts w:ascii="Arial" w:hAnsi="Arial" w:cs="Arial"/>
          <w:sz w:val="24"/>
          <w:szCs w:val="24"/>
        </w:rPr>
        <w:t xml:space="preserve"> com bons</w:t>
      </w:r>
      <w:r w:rsidR="00C073C5" w:rsidRPr="00063C23">
        <w:rPr>
          <w:rFonts w:ascii="Arial" w:hAnsi="Arial" w:cs="Arial"/>
          <w:sz w:val="24"/>
          <w:szCs w:val="24"/>
        </w:rPr>
        <w:t xml:space="preserve"> índices de</w:t>
      </w:r>
      <w:r w:rsidRPr="00063C23">
        <w:rPr>
          <w:rFonts w:ascii="Arial" w:hAnsi="Arial" w:cs="Arial"/>
          <w:sz w:val="24"/>
          <w:szCs w:val="24"/>
        </w:rPr>
        <w:t xml:space="preserve"> alfa de </w:t>
      </w:r>
      <w:proofErr w:type="spellStart"/>
      <w:ins w:id="338" w:author="Microsoft Office User" w:date="2020-09-01T16:02:00Z">
        <w:r w:rsidR="00C858B7">
          <w:rPr>
            <w:rFonts w:ascii="Arial" w:hAnsi="Arial" w:cs="Arial"/>
            <w:sz w:val="24"/>
            <w:szCs w:val="24"/>
          </w:rPr>
          <w:t>C</w:t>
        </w:r>
      </w:ins>
      <w:del w:id="339" w:author="Microsoft Office User" w:date="2020-09-01T16:02:00Z">
        <w:r w:rsidRPr="00063C23" w:rsidDel="00C858B7">
          <w:rPr>
            <w:rFonts w:ascii="Arial" w:hAnsi="Arial" w:cs="Arial"/>
            <w:sz w:val="24"/>
            <w:szCs w:val="24"/>
          </w:rPr>
          <w:delText>c</w:delText>
        </w:r>
      </w:del>
      <w:r w:rsidRPr="00063C23">
        <w:rPr>
          <w:rFonts w:ascii="Arial" w:hAnsi="Arial" w:cs="Arial"/>
          <w:sz w:val="24"/>
          <w:szCs w:val="24"/>
        </w:rPr>
        <w:t>ronbach</w:t>
      </w:r>
      <w:proofErr w:type="spellEnd"/>
      <w:r w:rsidRPr="00063C23">
        <w:rPr>
          <w:rFonts w:ascii="Arial" w:hAnsi="Arial" w:cs="Arial"/>
          <w:sz w:val="24"/>
          <w:szCs w:val="24"/>
        </w:rPr>
        <w:t xml:space="preserve">, variabilidade composta e discriminante, assim como bons AVE. </w:t>
      </w:r>
      <w:r w:rsidR="00EC7E40">
        <w:rPr>
          <w:rFonts w:ascii="Arial" w:hAnsi="Arial" w:cs="Arial"/>
          <w:sz w:val="24"/>
          <w:szCs w:val="24"/>
        </w:rPr>
        <w:t>A</w:t>
      </w:r>
      <w:r w:rsidR="00EC7E40" w:rsidRPr="00EC7E40">
        <w:rPr>
          <w:rFonts w:ascii="Arial" w:hAnsi="Arial" w:cs="Arial"/>
          <w:sz w:val="24"/>
          <w:szCs w:val="24"/>
        </w:rPr>
        <w:t xml:space="preserve"> escala </w:t>
      </w:r>
      <w:r w:rsidRPr="00063C23">
        <w:rPr>
          <w:rFonts w:ascii="Arial" w:hAnsi="Arial" w:cs="Arial"/>
          <w:sz w:val="24"/>
          <w:szCs w:val="24"/>
        </w:rPr>
        <w:t xml:space="preserve">de </w:t>
      </w:r>
      <w:proofErr w:type="spellStart"/>
      <w:r w:rsidRPr="00063C23">
        <w:rPr>
          <w:rFonts w:ascii="Arial" w:hAnsi="Arial" w:cs="Arial"/>
          <w:sz w:val="24"/>
          <w:szCs w:val="24"/>
        </w:rPr>
        <w:t>burnout</w:t>
      </w:r>
      <w:proofErr w:type="spellEnd"/>
      <w:r w:rsidRPr="00063C23">
        <w:rPr>
          <w:rFonts w:ascii="Arial" w:hAnsi="Arial" w:cs="Arial"/>
          <w:sz w:val="24"/>
          <w:szCs w:val="24"/>
        </w:rPr>
        <w:t xml:space="preserve"> teve uma análise fatorial confirmatória consistente, aumentando a confiabilidade dos resultados aqui apresentados.</w:t>
      </w:r>
    </w:p>
    <w:p w14:paraId="3C147940" w14:textId="27FDEEB2" w:rsidR="00582EB3" w:rsidRDefault="00AA5204" w:rsidP="005341E7">
      <w:pPr>
        <w:spacing w:after="200" w:line="360" w:lineRule="auto"/>
        <w:ind w:firstLine="360"/>
        <w:rPr>
          <w:rFonts w:ascii="Arial" w:hAnsi="Arial" w:cs="Arial"/>
          <w:sz w:val="24"/>
          <w:szCs w:val="24"/>
        </w:rPr>
      </w:pPr>
      <w:r w:rsidRPr="00063C23">
        <w:rPr>
          <w:rFonts w:ascii="Arial" w:hAnsi="Arial" w:cs="Arial"/>
          <w:sz w:val="24"/>
          <w:szCs w:val="24"/>
        </w:rPr>
        <w:t xml:space="preserve">Os </w:t>
      </w:r>
      <w:r w:rsidR="00C073C5" w:rsidRPr="00063C23">
        <w:rPr>
          <w:rFonts w:ascii="Arial" w:hAnsi="Arial" w:cs="Arial"/>
          <w:sz w:val="24"/>
          <w:szCs w:val="24"/>
        </w:rPr>
        <w:t>índices</w:t>
      </w:r>
      <w:r w:rsidRPr="00063C23">
        <w:rPr>
          <w:rFonts w:ascii="Arial" w:hAnsi="Arial" w:cs="Arial"/>
          <w:sz w:val="24"/>
          <w:szCs w:val="24"/>
        </w:rPr>
        <w:t xml:space="preserve"> de confiabilidade </w:t>
      </w:r>
      <w:r w:rsidR="00EC7E40" w:rsidRPr="00EC7E40">
        <w:rPr>
          <w:rFonts w:ascii="Arial" w:hAnsi="Arial" w:cs="Arial"/>
          <w:sz w:val="24"/>
          <w:szCs w:val="24"/>
        </w:rPr>
        <w:t xml:space="preserve">da escala </w:t>
      </w:r>
      <w:r w:rsidRPr="00063C23">
        <w:rPr>
          <w:rFonts w:ascii="Arial" w:hAnsi="Arial" w:cs="Arial"/>
          <w:sz w:val="24"/>
          <w:szCs w:val="24"/>
        </w:rPr>
        <w:t xml:space="preserve">de adaptabilidade individual foram adequados, todavia </w:t>
      </w:r>
      <w:r w:rsidR="00D64E71" w:rsidRPr="00063C23">
        <w:rPr>
          <w:rFonts w:ascii="Arial" w:hAnsi="Arial" w:cs="Arial"/>
          <w:sz w:val="24"/>
          <w:szCs w:val="24"/>
        </w:rPr>
        <w:t>os índices de variância média extraída (AVE) foram</w:t>
      </w:r>
      <w:r w:rsidRPr="00063C23">
        <w:rPr>
          <w:rFonts w:ascii="Arial" w:hAnsi="Arial" w:cs="Arial"/>
          <w:sz w:val="24"/>
          <w:szCs w:val="24"/>
        </w:rPr>
        <w:t xml:space="preserve"> baixo</w:t>
      </w:r>
      <w:r w:rsidR="00D64E71" w:rsidRPr="00063C23">
        <w:rPr>
          <w:rFonts w:ascii="Arial" w:hAnsi="Arial" w:cs="Arial"/>
          <w:sz w:val="24"/>
          <w:szCs w:val="24"/>
        </w:rPr>
        <w:t>s</w:t>
      </w:r>
      <w:r w:rsidRPr="00063C23">
        <w:rPr>
          <w:rFonts w:ascii="Arial" w:hAnsi="Arial" w:cs="Arial"/>
          <w:sz w:val="24"/>
          <w:szCs w:val="24"/>
        </w:rPr>
        <w:t>. Um</w:t>
      </w:r>
      <w:r w:rsidR="00D64E71" w:rsidRPr="00063C23">
        <w:rPr>
          <w:rFonts w:ascii="Arial" w:hAnsi="Arial" w:cs="Arial"/>
          <w:sz w:val="24"/>
          <w:szCs w:val="24"/>
        </w:rPr>
        <w:t>a</w:t>
      </w:r>
      <w:r w:rsidRPr="00063C23">
        <w:rPr>
          <w:rFonts w:ascii="Arial" w:hAnsi="Arial" w:cs="Arial"/>
          <w:sz w:val="24"/>
          <w:szCs w:val="24"/>
        </w:rPr>
        <w:t xml:space="preserve"> baixa AVE indica que a quantidade média de variação</w:t>
      </w:r>
      <w:r w:rsidR="00757DD0">
        <w:rPr>
          <w:rFonts w:ascii="Arial" w:hAnsi="Arial" w:cs="Arial"/>
          <w:sz w:val="24"/>
          <w:szCs w:val="24"/>
        </w:rPr>
        <w:t xml:space="preserve"> das respostas</w:t>
      </w:r>
      <w:r w:rsidRPr="00063C23">
        <w:rPr>
          <w:rFonts w:ascii="Arial" w:hAnsi="Arial" w:cs="Arial"/>
          <w:sz w:val="24"/>
          <w:szCs w:val="24"/>
        </w:rPr>
        <w:t xml:space="preserve"> </w:t>
      </w:r>
      <w:r w:rsidR="00757DD0">
        <w:rPr>
          <w:rFonts w:ascii="Arial" w:hAnsi="Arial" w:cs="Arial"/>
          <w:sz w:val="24"/>
          <w:szCs w:val="24"/>
        </w:rPr>
        <w:t>das</w:t>
      </w:r>
      <w:r w:rsidRPr="00063C23">
        <w:rPr>
          <w:rFonts w:ascii="Arial" w:hAnsi="Arial" w:cs="Arial"/>
          <w:sz w:val="24"/>
          <w:szCs w:val="24"/>
        </w:rPr>
        <w:t xml:space="preserve"> variáveis</w:t>
      </w:r>
      <w:r w:rsidR="00757DD0">
        <w:rPr>
          <w:rFonts w:ascii="Arial" w:hAnsi="Arial" w:cs="Arial"/>
          <w:sz w:val="24"/>
          <w:szCs w:val="24"/>
        </w:rPr>
        <w:t xml:space="preserve"> analisadas</w:t>
      </w:r>
      <w:r w:rsidRPr="00063C23">
        <w:rPr>
          <w:rFonts w:ascii="Arial" w:hAnsi="Arial" w:cs="Arial"/>
          <w:sz w:val="24"/>
          <w:szCs w:val="24"/>
        </w:rPr>
        <w:t xml:space="preserve"> está baixa, isso pode </w:t>
      </w:r>
      <w:r w:rsidR="00D64E71" w:rsidRPr="00063C23">
        <w:rPr>
          <w:rFonts w:ascii="Arial" w:hAnsi="Arial" w:cs="Arial"/>
          <w:sz w:val="24"/>
          <w:szCs w:val="24"/>
        </w:rPr>
        <w:t>significar</w:t>
      </w:r>
      <w:r w:rsidRPr="00063C23">
        <w:rPr>
          <w:rFonts w:ascii="Arial" w:hAnsi="Arial" w:cs="Arial"/>
          <w:sz w:val="24"/>
          <w:szCs w:val="24"/>
        </w:rPr>
        <w:t xml:space="preserve"> problemas na validade convergente. </w:t>
      </w:r>
    </w:p>
    <w:p w14:paraId="5922D551" w14:textId="7FFB1041" w:rsidR="00AA5204" w:rsidRPr="00063C23" w:rsidRDefault="00AA5204" w:rsidP="005341E7">
      <w:pPr>
        <w:spacing w:after="200" w:line="360" w:lineRule="auto"/>
        <w:ind w:firstLine="360"/>
        <w:rPr>
          <w:rFonts w:ascii="Arial" w:hAnsi="Arial" w:cs="Arial"/>
          <w:sz w:val="24"/>
          <w:szCs w:val="24"/>
        </w:rPr>
      </w:pPr>
      <w:r w:rsidRPr="00063C23">
        <w:rPr>
          <w:rFonts w:ascii="Arial" w:hAnsi="Arial" w:cs="Arial"/>
          <w:sz w:val="24"/>
          <w:szCs w:val="24"/>
        </w:rPr>
        <w:t xml:space="preserve">Vale </w:t>
      </w:r>
      <w:r w:rsidR="00C073C5" w:rsidRPr="00063C23">
        <w:rPr>
          <w:rFonts w:ascii="Arial" w:hAnsi="Arial" w:cs="Arial"/>
          <w:sz w:val="24"/>
          <w:szCs w:val="24"/>
        </w:rPr>
        <w:t>ressaltar</w:t>
      </w:r>
      <w:r w:rsidRPr="00063C23">
        <w:rPr>
          <w:rFonts w:ascii="Arial" w:hAnsi="Arial" w:cs="Arial"/>
          <w:sz w:val="24"/>
          <w:szCs w:val="24"/>
        </w:rPr>
        <w:t xml:space="preserve"> que se AVE for menor que 0,5, mas a confiabilidade composta for superior a 0,6, a validade convergente do construto ainda é adequada (FORNELL; LARCKER, 1981; LAM, 2012; SALKIND, 2010). </w:t>
      </w:r>
      <w:r w:rsidR="00D64E71" w:rsidRPr="00063C23">
        <w:rPr>
          <w:rFonts w:ascii="Arial" w:hAnsi="Arial" w:cs="Arial"/>
          <w:sz w:val="24"/>
          <w:szCs w:val="24"/>
        </w:rPr>
        <w:t>Foi justamente o que ocorreu neste estudo</w:t>
      </w:r>
      <w:r w:rsidR="0062329D" w:rsidRPr="00063C23">
        <w:rPr>
          <w:rFonts w:ascii="Arial" w:hAnsi="Arial" w:cs="Arial"/>
          <w:sz w:val="24"/>
          <w:szCs w:val="24"/>
        </w:rPr>
        <w:t xml:space="preserve">, portanto, maiores investigações são necessárias para </w:t>
      </w:r>
      <w:r w:rsidR="00593A13" w:rsidRPr="00063C23">
        <w:rPr>
          <w:rFonts w:ascii="Arial" w:hAnsi="Arial" w:cs="Arial"/>
          <w:sz w:val="24"/>
          <w:szCs w:val="24"/>
        </w:rPr>
        <w:t>aumentar a</w:t>
      </w:r>
      <w:r w:rsidR="00582EB3">
        <w:rPr>
          <w:rFonts w:ascii="Arial" w:hAnsi="Arial" w:cs="Arial"/>
          <w:sz w:val="24"/>
          <w:szCs w:val="24"/>
        </w:rPr>
        <w:t>inda mais</w:t>
      </w:r>
      <w:r w:rsidR="00593A13" w:rsidRPr="00063C23">
        <w:rPr>
          <w:rFonts w:ascii="Arial" w:hAnsi="Arial" w:cs="Arial"/>
          <w:sz w:val="24"/>
          <w:szCs w:val="24"/>
        </w:rPr>
        <w:t xml:space="preserve"> qualidade </w:t>
      </w:r>
      <w:r w:rsidR="00F34636" w:rsidRPr="00F34636">
        <w:rPr>
          <w:rFonts w:ascii="Arial" w:hAnsi="Arial" w:cs="Arial"/>
          <w:sz w:val="24"/>
          <w:szCs w:val="24"/>
        </w:rPr>
        <w:t>da escala</w:t>
      </w:r>
      <w:r w:rsidR="00D64E71" w:rsidRPr="00063C23">
        <w:rPr>
          <w:rFonts w:ascii="Arial" w:hAnsi="Arial" w:cs="Arial"/>
          <w:sz w:val="24"/>
          <w:szCs w:val="24"/>
        </w:rPr>
        <w:t xml:space="preserve">. </w:t>
      </w:r>
    </w:p>
    <w:p w14:paraId="07B98F06" w14:textId="7A8AC6AA" w:rsidR="00403C82" w:rsidRDefault="00F34636" w:rsidP="005341E7">
      <w:pPr>
        <w:spacing w:after="200" w:line="360" w:lineRule="auto"/>
        <w:ind w:firstLine="360"/>
        <w:rPr>
          <w:rFonts w:ascii="Arial" w:hAnsi="Arial" w:cs="Arial"/>
          <w:sz w:val="24"/>
          <w:szCs w:val="24"/>
        </w:rPr>
      </w:pPr>
      <w:r>
        <w:rPr>
          <w:rFonts w:ascii="Arial" w:hAnsi="Arial" w:cs="Arial"/>
          <w:sz w:val="24"/>
          <w:szCs w:val="24"/>
        </w:rPr>
        <w:lastRenderedPageBreak/>
        <w:t>A escala</w:t>
      </w:r>
      <w:r w:rsidR="00AA5204" w:rsidRPr="00063C23">
        <w:rPr>
          <w:rFonts w:ascii="Arial" w:hAnsi="Arial" w:cs="Arial"/>
          <w:sz w:val="24"/>
          <w:szCs w:val="24"/>
        </w:rPr>
        <w:t xml:space="preserve"> de instabili</w:t>
      </w:r>
      <w:r w:rsidR="00C073C5" w:rsidRPr="00063C23">
        <w:rPr>
          <w:rFonts w:ascii="Arial" w:hAnsi="Arial" w:cs="Arial"/>
          <w:sz w:val="24"/>
          <w:szCs w:val="24"/>
        </w:rPr>
        <w:t>da</w:t>
      </w:r>
      <w:r w:rsidR="00AA5204" w:rsidRPr="00063C23">
        <w:rPr>
          <w:rFonts w:ascii="Arial" w:hAnsi="Arial" w:cs="Arial"/>
          <w:sz w:val="24"/>
          <w:szCs w:val="24"/>
        </w:rPr>
        <w:t xml:space="preserve">de teve </w:t>
      </w:r>
      <w:r w:rsidR="00D64E71" w:rsidRPr="00063C23">
        <w:rPr>
          <w:rFonts w:ascii="Arial" w:hAnsi="Arial" w:cs="Arial"/>
          <w:sz w:val="24"/>
          <w:szCs w:val="24"/>
        </w:rPr>
        <w:t xml:space="preserve">resultados </w:t>
      </w:r>
      <w:r w:rsidR="00AA5204" w:rsidRPr="00063C23">
        <w:rPr>
          <w:rFonts w:ascii="Arial" w:hAnsi="Arial" w:cs="Arial"/>
          <w:sz w:val="24"/>
          <w:szCs w:val="24"/>
        </w:rPr>
        <w:t xml:space="preserve">adequados quando observado análise fatorial exploratória e confirmatória. O </w:t>
      </w:r>
      <w:r w:rsidR="009A2E23">
        <w:rPr>
          <w:rFonts w:ascii="Arial" w:hAnsi="Arial" w:cs="Arial"/>
          <w:sz w:val="24"/>
          <w:szCs w:val="24"/>
        </w:rPr>
        <w:t>A</w:t>
      </w:r>
      <w:r w:rsidR="00AA5204" w:rsidRPr="00063C23">
        <w:rPr>
          <w:rFonts w:ascii="Arial" w:hAnsi="Arial" w:cs="Arial"/>
          <w:sz w:val="24"/>
          <w:szCs w:val="24"/>
        </w:rPr>
        <w:t xml:space="preserve">lfa de </w:t>
      </w:r>
      <w:proofErr w:type="spellStart"/>
      <w:r w:rsidR="009A2E23">
        <w:rPr>
          <w:rFonts w:ascii="Arial" w:hAnsi="Arial" w:cs="Arial"/>
          <w:sz w:val="24"/>
          <w:szCs w:val="24"/>
        </w:rPr>
        <w:t>C</w:t>
      </w:r>
      <w:r w:rsidR="00AA5204" w:rsidRPr="00063C23">
        <w:rPr>
          <w:rFonts w:ascii="Arial" w:hAnsi="Arial" w:cs="Arial"/>
          <w:sz w:val="24"/>
          <w:szCs w:val="24"/>
        </w:rPr>
        <w:t>ronbach</w:t>
      </w:r>
      <w:proofErr w:type="spellEnd"/>
      <w:r w:rsidR="00AA5204" w:rsidRPr="00063C23">
        <w:rPr>
          <w:rFonts w:ascii="Arial" w:hAnsi="Arial" w:cs="Arial"/>
          <w:sz w:val="24"/>
          <w:szCs w:val="24"/>
        </w:rPr>
        <w:t xml:space="preserve"> da dimensão </w:t>
      </w:r>
      <w:r w:rsidR="00D64E71" w:rsidRPr="00063C23">
        <w:rPr>
          <w:rFonts w:ascii="Arial" w:hAnsi="Arial" w:cs="Arial"/>
          <w:sz w:val="24"/>
          <w:szCs w:val="24"/>
        </w:rPr>
        <w:t>tecnológica</w:t>
      </w:r>
      <w:r w:rsidR="00AA5204" w:rsidRPr="00063C23">
        <w:rPr>
          <w:rFonts w:ascii="Arial" w:hAnsi="Arial" w:cs="Arial"/>
          <w:sz w:val="24"/>
          <w:szCs w:val="24"/>
        </w:rPr>
        <w:t xml:space="preserve"> não foi adequado,</w:t>
      </w:r>
      <w:r w:rsidR="00582EB3">
        <w:rPr>
          <w:rFonts w:ascii="Arial" w:hAnsi="Arial" w:cs="Arial"/>
          <w:sz w:val="24"/>
          <w:szCs w:val="24"/>
        </w:rPr>
        <w:t xml:space="preserve"> </w:t>
      </w:r>
      <w:r w:rsidR="00AA5204" w:rsidRPr="00063C23">
        <w:rPr>
          <w:rFonts w:ascii="Arial" w:hAnsi="Arial" w:cs="Arial"/>
          <w:sz w:val="24"/>
          <w:szCs w:val="24"/>
        </w:rPr>
        <w:t>assim como sua AVE e sua validade composta e por isso a dimensão foi retirada da análise.</w:t>
      </w:r>
      <w:r w:rsidR="00593A13" w:rsidRPr="00063C23">
        <w:rPr>
          <w:rFonts w:ascii="Arial" w:hAnsi="Arial" w:cs="Arial"/>
          <w:sz w:val="24"/>
          <w:szCs w:val="24"/>
        </w:rPr>
        <w:t xml:space="preserve"> Mais estudos buscando criar uma dimensão tecnológica são necessários, visto sua importância para área.</w:t>
      </w:r>
      <w:r w:rsidR="00AA5204" w:rsidRPr="00063C23">
        <w:rPr>
          <w:rFonts w:ascii="Arial" w:hAnsi="Arial" w:cs="Arial"/>
          <w:sz w:val="24"/>
          <w:szCs w:val="24"/>
        </w:rPr>
        <w:t xml:space="preserve"> As demais dimensões tivera</w:t>
      </w:r>
      <w:r w:rsidR="00D64E71" w:rsidRPr="00063C23">
        <w:rPr>
          <w:rFonts w:ascii="Arial" w:hAnsi="Arial" w:cs="Arial"/>
          <w:sz w:val="24"/>
          <w:szCs w:val="24"/>
        </w:rPr>
        <w:t>m</w:t>
      </w:r>
      <w:r w:rsidR="00AA5204" w:rsidRPr="00063C23">
        <w:rPr>
          <w:rFonts w:ascii="Arial" w:hAnsi="Arial" w:cs="Arial"/>
          <w:sz w:val="24"/>
          <w:szCs w:val="24"/>
        </w:rPr>
        <w:t xml:space="preserve"> a </w:t>
      </w:r>
      <w:r w:rsidR="00C073C5" w:rsidRPr="00063C23">
        <w:rPr>
          <w:rFonts w:ascii="Arial" w:hAnsi="Arial" w:cs="Arial"/>
          <w:sz w:val="24"/>
          <w:szCs w:val="24"/>
        </w:rPr>
        <w:t>confiabilidade</w:t>
      </w:r>
      <w:r w:rsidR="00AA5204" w:rsidRPr="00063C23">
        <w:rPr>
          <w:rFonts w:ascii="Arial" w:hAnsi="Arial" w:cs="Arial"/>
          <w:sz w:val="24"/>
          <w:szCs w:val="24"/>
        </w:rPr>
        <w:t xml:space="preserve"> composta adequada e valores muito perto d</w:t>
      </w:r>
      <w:r w:rsidR="005C4D55" w:rsidRPr="00063C23">
        <w:rPr>
          <w:rFonts w:ascii="Arial" w:hAnsi="Arial" w:cs="Arial"/>
          <w:sz w:val="24"/>
          <w:szCs w:val="24"/>
        </w:rPr>
        <w:t>o</w:t>
      </w:r>
      <w:r w:rsidR="00AA5204" w:rsidRPr="00063C23">
        <w:rPr>
          <w:rFonts w:ascii="Arial" w:hAnsi="Arial" w:cs="Arial"/>
          <w:sz w:val="24"/>
          <w:szCs w:val="24"/>
        </w:rPr>
        <w:t xml:space="preserve"> limite de do AVE.</w:t>
      </w:r>
    </w:p>
    <w:p w14:paraId="6A74CF59" w14:textId="3740AF80" w:rsidR="00A2693B" w:rsidRPr="00A76B1C" w:rsidRDefault="00D42058" w:rsidP="00FF2AD4">
      <w:pPr>
        <w:pStyle w:val="PhD-Title2"/>
      </w:pPr>
      <w:bookmarkStart w:id="340" w:name="_Toc42242478"/>
      <w:r>
        <w:t xml:space="preserve">CONCLUSÃO E </w:t>
      </w:r>
      <w:r w:rsidR="00450436">
        <w:t>REFLEXÕES FINAIS</w:t>
      </w:r>
      <w:bookmarkEnd w:id="340"/>
    </w:p>
    <w:p w14:paraId="4C4182AD" w14:textId="1CCE9AD8" w:rsidR="00C60244" w:rsidRPr="00A76B1C" w:rsidRDefault="00C60244" w:rsidP="00C60244">
      <w:pPr>
        <w:spacing w:line="360" w:lineRule="auto"/>
        <w:ind w:firstLine="432"/>
        <w:rPr>
          <w:rFonts w:ascii="Arial" w:hAnsi="Arial" w:cs="Arial"/>
          <w:sz w:val="24"/>
          <w:szCs w:val="24"/>
        </w:rPr>
      </w:pPr>
      <w:r w:rsidRPr="00A76B1C">
        <w:rPr>
          <w:rFonts w:ascii="Arial" w:hAnsi="Arial" w:cs="Arial"/>
          <w:sz w:val="24"/>
          <w:szCs w:val="24"/>
        </w:rPr>
        <w:t>Diversos estudos apresentam a adaptabilidade como fator importante na Engenharia de Software, assim como práticas de desenvolvimento que prega a adaptação dos envolvidos. Todavia, com o melhor de nosso conhecimento, poucos estudos visam entender os efeitos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efeito da adaptabilidade individual no contexto de software. A partir disso, um questionamento foi criado: “Ora, se a adaptação é tão citada no desenvolvimento de software, qual é o efeito de se ter pessoas mais adaptáveis? O que acontece se uma pessoa tiver menos adapt</w:t>
      </w:r>
      <w:r w:rsidR="00A60D57">
        <w:rPr>
          <w:rFonts w:ascii="Arial" w:hAnsi="Arial" w:cs="Arial"/>
          <w:sz w:val="24"/>
          <w:szCs w:val="24"/>
        </w:rPr>
        <w:t>abilidade</w:t>
      </w:r>
      <w:r w:rsidRPr="00A76B1C">
        <w:rPr>
          <w:rFonts w:ascii="Arial" w:hAnsi="Arial" w:cs="Arial"/>
          <w:sz w:val="24"/>
          <w:szCs w:val="24"/>
        </w:rPr>
        <w:t xml:space="preserve"> do que outra?” </w:t>
      </w:r>
    </w:p>
    <w:p w14:paraId="083EFC7F" w14:textId="4D8A1FA6" w:rsidR="00C60244" w:rsidRPr="00A76B1C" w:rsidRDefault="00C60244" w:rsidP="00C60244">
      <w:pPr>
        <w:spacing w:line="360" w:lineRule="auto"/>
        <w:ind w:firstLine="720"/>
        <w:rPr>
          <w:rFonts w:ascii="Arial" w:hAnsi="Arial" w:cs="Arial"/>
          <w:sz w:val="24"/>
          <w:szCs w:val="24"/>
        </w:rPr>
      </w:pPr>
      <w:r w:rsidRPr="00A76B1C">
        <w:rPr>
          <w:rFonts w:ascii="Arial" w:hAnsi="Arial" w:cs="Arial"/>
          <w:sz w:val="24"/>
          <w:szCs w:val="24"/>
        </w:rPr>
        <w:t xml:space="preserve"> A partir dessas inquietações, esta tese foi desenvolvida</w:t>
      </w:r>
      <w:r w:rsidR="00A60D57">
        <w:rPr>
          <w:rFonts w:ascii="Arial" w:hAnsi="Arial" w:cs="Arial"/>
          <w:sz w:val="24"/>
          <w:szCs w:val="24"/>
        </w:rPr>
        <w:t>. Portanto</w:t>
      </w:r>
      <w:r w:rsidRPr="00A76B1C">
        <w:rPr>
          <w:rFonts w:ascii="Arial" w:hAnsi="Arial" w:cs="Arial"/>
          <w:sz w:val="24"/>
          <w:szCs w:val="24"/>
        </w:rPr>
        <w:t xml:space="preserve">, procurou entender mais sobre a relação entre a adaptabilidade individual, a satisfação com o trabalho e o </w:t>
      </w:r>
      <w:proofErr w:type="spellStart"/>
      <w:r w:rsidRPr="00A76B1C">
        <w:rPr>
          <w:rFonts w:ascii="Arial" w:hAnsi="Arial" w:cs="Arial"/>
          <w:sz w:val="24"/>
          <w:szCs w:val="24"/>
        </w:rPr>
        <w:t>burnout</w:t>
      </w:r>
      <w:proofErr w:type="spellEnd"/>
      <w:r w:rsidRPr="00A76B1C">
        <w:rPr>
          <w:rFonts w:ascii="Arial" w:hAnsi="Arial" w:cs="Arial"/>
          <w:sz w:val="24"/>
          <w:szCs w:val="24"/>
        </w:rPr>
        <w:t>, assim como a moderação da instabilidade nessa relação.</w:t>
      </w:r>
    </w:p>
    <w:p w14:paraId="187F855B" w14:textId="032157B5" w:rsidR="00FB003E" w:rsidRDefault="001651DE" w:rsidP="005341E7">
      <w:pPr>
        <w:spacing w:line="360" w:lineRule="auto"/>
        <w:ind w:firstLine="720"/>
        <w:rPr>
          <w:rFonts w:ascii="Arial" w:hAnsi="Arial" w:cs="Arial"/>
          <w:sz w:val="24"/>
          <w:szCs w:val="24"/>
        </w:rPr>
      </w:pPr>
      <w:r>
        <w:rPr>
          <w:rFonts w:ascii="Arial" w:hAnsi="Arial" w:cs="Arial"/>
          <w:sz w:val="24"/>
          <w:szCs w:val="24"/>
        </w:rPr>
        <w:t>N</w:t>
      </w:r>
      <w:r w:rsidR="00FB003E">
        <w:rPr>
          <w:rFonts w:ascii="Arial" w:hAnsi="Arial" w:cs="Arial"/>
          <w:sz w:val="24"/>
          <w:szCs w:val="24"/>
        </w:rPr>
        <w:t xml:space="preserve">o início deste trabalho, algumas indagações foram realizadas: </w:t>
      </w:r>
    </w:p>
    <w:p w14:paraId="3487C925" w14:textId="6420B2AC" w:rsidR="00F6027B" w:rsidRPr="00F6027B" w:rsidRDefault="00D0799F" w:rsidP="00F6027B">
      <w:pPr>
        <w:spacing w:line="360" w:lineRule="auto"/>
        <w:ind w:firstLine="426"/>
        <w:rPr>
          <w:rFonts w:ascii="Arial" w:hAnsi="Arial" w:cs="Arial"/>
          <w:i/>
          <w:iCs/>
          <w:color w:val="FF0000"/>
          <w:sz w:val="24"/>
          <w:szCs w:val="24"/>
        </w:rPr>
      </w:pPr>
      <w:r>
        <w:rPr>
          <w:rFonts w:ascii="Arial" w:hAnsi="Arial" w:cs="Arial"/>
          <w:i/>
          <w:iCs/>
          <w:sz w:val="24"/>
          <w:szCs w:val="24"/>
        </w:rPr>
        <w:t>“</w:t>
      </w:r>
      <w:r w:rsidR="00A2693B" w:rsidRPr="00FB003E">
        <w:rPr>
          <w:rFonts w:ascii="Arial" w:hAnsi="Arial" w:cs="Arial"/>
          <w:i/>
          <w:iCs/>
          <w:sz w:val="24"/>
          <w:szCs w:val="24"/>
        </w:rPr>
        <w:t>Afinal, como alguém responderia com evidências cientificas se fosse questionado o porquê de ser colocar em anúncios de vagas de empregos que os indivíduos necessitam ser adaptáveis? Qual o real impacto em ter um indivíduo mais adaptável em detrimento de um menos adaptável para o resultado do processo?</w:t>
      </w:r>
      <w:r w:rsidR="0045503F">
        <w:rPr>
          <w:rFonts w:ascii="Arial" w:hAnsi="Arial" w:cs="Arial"/>
          <w:i/>
          <w:iCs/>
          <w:sz w:val="24"/>
          <w:szCs w:val="24"/>
        </w:rPr>
        <w:t xml:space="preserve"> ...</w:t>
      </w:r>
      <w:r w:rsidR="00A2693B" w:rsidRPr="00FB003E">
        <w:rPr>
          <w:rFonts w:ascii="Arial" w:hAnsi="Arial" w:cs="Arial"/>
          <w:i/>
          <w:iCs/>
          <w:sz w:val="24"/>
          <w:szCs w:val="24"/>
        </w:rPr>
        <w:t xml:space="preserve"> </w:t>
      </w:r>
      <w:r w:rsidR="00F6027B" w:rsidRPr="00F6027B">
        <w:rPr>
          <w:rFonts w:ascii="Arial" w:hAnsi="Arial" w:cs="Arial"/>
          <w:i/>
          <w:iCs/>
          <w:sz w:val="24"/>
          <w:szCs w:val="24"/>
        </w:rPr>
        <w:t xml:space="preserve">Por exemplo, indivíduos mais adaptáveis são mais satisfeitos na Engenharia de Software? Todas as dimensões da adaptabilidade influenciam na satisfação? </w:t>
      </w:r>
      <w:r w:rsidR="0045503F">
        <w:rPr>
          <w:rFonts w:ascii="Arial" w:hAnsi="Arial" w:cs="Arial"/>
          <w:i/>
          <w:iCs/>
          <w:sz w:val="24"/>
          <w:szCs w:val="24"/>
        </w:rPr>
        <w:t>...</w:t>
      </w:r>
      <w:r w:rsidR="00F6027B" w:rsidRPr="00F6027B">
        <w:rPr>
          <w:rStyle w:val="tlid-translation"/>
          <w:rFonts w:ascii="Arial" w:eastAsia="Calibri" w:hAnsi="Arial" w:cs="Arial"/>
          <w:i/>
          <w:iCs/>
          <w:sz w:val="24"/>
          <w:szCs w:val="24"/>
        </w:rPr>
        <w:t xml:space="preserve">De forma prática, indivíduos mais adaptáveis tem menos propensão a ter </w:t>
      </w:r>
      <w:proofErr w:type="spellStart"/>
      <w:r w:rsidR="00F6027B" w:rsidRPr="00F6027B">
        <w:rPr>
          <w:rStyle w:val="tlid-translation"/>
          <w:rFonts w:ascii="Arial" w:eastAsia="Calibri" w:hAnsi="Arial" w:cs="Arial"/>
          <w:i/>
          <w:iCs/>
          <w:sz w:val="24"/>
          <w:szCs w:val="24"/>
        </w:rPr>
        <w:t>burnout</w:t>
      </w:r>
      <w:proofErr w:type="spellEnd"/>
      <w:r w:rsidR="00F6027B" w:rsidRPr="00F6027B">
        <w:rPr>
          <w:rStyle w:val="tlid-translation"/>
          <w:rFonts w:ascii="Arial" w:eastAsia="Calibri" w:hAnsi="Arial" w:cs="Arial"/>
          <w:i/>
          <w:iCs/>
          <w:sz w:val="24"/>
          <w:szCs w:val="24"/>
        </w:rPr>
        <w:t xml:space="preserve">? </w:t>
      </w:r>
      <w:r w:rsidR="0045503F">
        <w:rPr>
          <w:rStyle w:val="tlid-translation"/>
          <w:rFonts w:ascii="Arial" w:eastAsia="Calibri" w:hAnsi="Arial" w:cs="Arial"/>
          <w:i/>
          <w:iCs/>
          <w:sz w:val="24"/>
          <w:szCs w:val="24"/>
        </w:rPr>
        <w:t>...</w:t>
      </w:r>
      <w:r w:rsidR="00F6027B" w:rsidRPr="00F6027B">
        <w:rPr>
          <w:rStyle w:val="tlid-translation"/>
          <w:rFonts w:ascii="Arial" w:eastAsia="Calibri" w:hAnsi="Arial" w:cs="Arial"/>
          <w:i/>
          <w:iCs/>
          <w:sz w:val="24"/>
          <w:szCs w:val="24"/>
        </w:rPr>
        <w:t xml:space="preserve">Todas as dimensões do </w:t>
      </w:r>
      <w:proofErr w:type="spellStart"/>
      <w:r w:rsidR="00F6027B" w:rsidRPr="00F6027B">
        <w:rPr>
          <w:rStyle w:val="tlid-translation"/>
          <w:rFonts w:ascii="Arial" w:eastAsia="Calibri" w:hAnsi="Arial" w:cs="Arial"/>
          <w:i/>
          <w:iCs/>
          <w:sz w:val="24"/>
          <w:szCs w:val="24"/>
        </w:rPr>
        <w:t>burnout</w:t>
      </w:r>
      <w:proofErr w:type="spellEnd"/>
      <w:r w:rsidR="00F6027B" w:rsidRPr="00F6027B">
        <w:rPr>
          <w:rStyle w:val="tlid-translation"/>
          <w:rFonts w:ascii="Arial" w:eastAsia="Calibri" w:hAnsi="Arial" w:cs="Arial"/>
          <w:i/>
          <w:iCs/>
          <w:sz w:val="24"/>
          <w:szCs w:val="24"/>
        </w:rPr>
        <w:t xml:space="preserve"> são impactadas por todas as dimensões da adaptabilidade individual?</w:t>
      </w:r>
      <w:r w:rsidR="0089317C">
        <w:rPr>
          <w:rStyle w:val="tlid-translation"/>
          <w:rFonts w:ascii="Arial" w:eastAsia="Calibri" w:hAnsi="Arial" w:cs="Arial"/>
          <w:i/>
          <w:iCs/>
          <w:sz w:val="24"/>
          <w:szCs w:val="24"/>
        </w:rPr>
        <w:t>”</w:t>
      </w:r>
      <w:r w:rsidR="00F6027B" w:rsidRPr="00F6027B">
        <w:rPr>
          <w:rStyle w:val="tlid-translation"/>
          <w:rFonts w:ascii="Arial" w:eastAsia="Calibri" w:hAnsi="Arial" w:cs="Arial"/>
          <w:i/>
          <w:iCs/>
          <w:color w:val="FF0000"/>
          <w:sz w:val="24"/>
          <w:szCs w:val="24"/>
        </w:rPr>
        <w:t xml:space="preserve"> </w:t>
      </w:r>
    </w:p>
    <w:p w14:paraId="40CCE142" w14:textId="3D882DDD" w:rsidR="00677744" w:rsidRDefault="00A80939" w:rsidP="00A80939">
      <w:pPr>
        <w:spacing w:line="360" w:lineRule="auto"/>
        <w:ind w:firstLine="720"/>
        <w:rPr>
          <w:rFonts w:ascii="Arial" w:hAnsi="Arial" w:cs="Arial"/>
          <w:sz w:val="24"/>
          <w:szCs w:val="24"/>
        </w:rPr>
      </w:pPr>
      <w:r>
        <w:rPr>
          <w:rFonts w:ascii="Arial" w:hAnsi="Arial" w:cs="Arial"/>
          <w:sz w:val="24"/>
          <w:szCs w:val="24"/>
        </w:rPr>
        <w:t xml:space="preserve">Este trabalho trouxe </w:t>
      </w:r>
      <w:r w:rsidR="0045503F">
        <w:rPr>
          <w:rFonts w:ascii="Arial" w:hAnsi="Arial" w:cs="Arial"/>
          <w:sz w:val="24"/>
          <w:szCs w:val="24"/>
        </w:rPr>
        <w:t>importantes contribuições para a área de desenvolvimento de software</w:t>
      </w:r>
      <w:r w:rsidR="00677744">
        <w:rPr>
          <w:rFonts w:ascii="Arial" w:hAnsi="Arial" w:cs="Arial"/>
          <w:sz w:val="24"/>
          <w:szCs w:val="24"/>
        </w:rPr>
        <w:t xml:space="preserve"> </w:t>
      </w:r>
      <w:r w:rsidR="007B0380">
        <w:rPr>
          <w:rFonts w:ascii="Arial" w:hAnsi="Arial" w:cs="Arial"/>
          <w:sz w:val="24"/>
          <w:szCs w:val="24"/>
        </w:rPr>
        <w:t>ajudando a responder parcialmente esses questionamentos</w:t>
      </w:r>
      <w:r w:rsidR="00C60244">
        <w:rPr>
          <w:rFonts w:ascii="Arial" w:hAnsi="Arial" w:cs="Arial"/>
          <w:sz w:val="24"/>
          <w:szCs w:val="24"/>
        </w:rPr>
        <w:t>:</w:t>
      </w:r>
    </w:p>
    <w:p w14:paraId="3D407FAC" w14:textId="4153F6C7" w:rsidR="00A80939" w:rsidRPr="00A41323" w:rsidRDefault="00677744" w:rsidP="00A41323">
      <w:pPr>
        <w:pStyle w:val="PargrafodaLista"/>
        <w:numPr>
          <w:ilvl w:val="0"/>
          <w:numId w:val="18"/>
        </w:numPr>
        <w:spacing w:line="360" w:lineRule="auto"/>
        <w:rPr>
          <w:rFonts w:ascii="Arial" w:hAnsi="Arial" w:cs="Arial"/>
          <w:sz w:val="24"/>
          <w:szCs w:val="24"/>
        </w:rPr>
      </w:pPr>
      <w:r w:rsidRPr="00A41323">
        <w:rPr>
          <w:rFonts w:ascii="Arial" w:hAnsi="Arial" w:cs="Arial"/>
          <w:sz w:val="24"/>
          <w:szCs w:val="24"/>
        </w:rPr>
        <w:lastRenderedPageBreak/>
        <w:t>Pe</w:t>
      </w:r>
      <w:r w:rsidR="00A80939" w:rsidRPr="00A41323">
        <w:rPr>
          <w:rFonts w:ascii="Arial" w:hAnsi="Arial" w:cs="Arial"/>
          <w:sz w:val="24"/>
          <w:szCs w:val="24"/>
        </w:rPr>
        <w:t>ssoas</w:t>
      </w:r>
      <w:r w:rsidR="0089317C">
        <w:rPr>
          <w:rFonts w:ascii="Arial" w:hAnsi="Arial" w:cs="Arial"/>
          <w:sz w:val="24"/>
          <w:szCs w:val="24"/>
        </w:rPr>
        <w:t xml:space="preserve"> com maiores </w:t>
      </w:r>
      <w:r w:rsidR="003635B9">
        <w:rPr>
          <w:rFonts w:ascii="Arial" w:hAnsi="Arial" w:cs="Arial"/>
          <w:sz w:val="24"/>
          <w:szCs w:val="24"/>
        </w:rPr>
        <w:t>percepções de adaptabilidade</w:t>
      </w:r>
      <w:r w:rsidR="00A80939" w:rsidRPr="00A41323">
        <w:rPr>
          <w:rFonts w:ascii="Arial" w:hAnsi="Arial" w:cs="Arial"/>
          <w:sz w:val="24"/>
          <w:szCs w:val="24"/>
        </w:rPr>
        <w:t xml:space="preserve"> </w:t>
      </w:r>
      <w:r w:rsidR="00395574">
        <w:rPr>
          <w:rFonts w:ascii="Arial" w:hAnsi="Arial" w:cs="Arial"/>
          <w:sz w:val="24"/>
          <w:szCs w:val="24"/>
        </w:rPr>
        <w:t>individual</w:t>
      </w:r>
      <w:r w:rsidR="00A80939" w:rsidRPr="00A41323">
        <w:rPr>
          <w:rFonts w:ascii="Arial" w:hAnsi="Arial" w:cs="Arial"/>
          <w:sz w:val="24"/>
          <w:szCs w:val="24"/>
        </w:rPr>
        <w:t xml:space="preserve"> tem </w:t>
      </w:r>
      <w:r w:rsidR="003635B9">
        <w:rPr>
          <w:rFonts w:ascii="Arial" w:hAnsi="Arial" w:cs="Arial"/>
          <w:sz w:val="24"/>
          <w:szCs w:val="24"/>
        </w:rPr>
        <w:t xml:space="preserve">menores percepções de </w:t>
      </w:r>
      <w:proofErr w:type="spellStart"/>
      <w:r w:rsidR="003635B9">
        <w:rPr>
          <w:rFonts w:ascii="Arial" w:hAnsi="Arial" w:cs="Arial"/>
          <w:sz w:val="24"/>
          <w:szCs w:val="24"/>
        </w:rPr>
        <w:t>burnout</w:t>
      </w:r>
      <w:proofErr w:type="spellEnd"/>
      <w:r w:rsidR="00A80939" w:rsidRPr="00A41323">
        <w:rPr>
          <w:rFonts w:ascii="Arial" w:hAnsi="Arial" w:cs="Arial"/>
          <w:sz w:val="24"/>
          <w:szCs w:val="24"/>
        </w:rPr>
        <w:t xml:space="preserve"> e </w:t>
      </w:r>
      <w:r w:rsidR="003635B9">
        <w:rPr>
          <w:rFonts w:ascii="Arial" w:hAnsi="Arial" w:cs="Arial"/>
          <w:sz w:val="24"/>
          <w:szCs w:val="24"/>
        </w:rPr>
        <w:t xml:space="preserve">maiores percepções de </w:t>
      </w:r>
      <w:r w:rsidR="00F6027B" w:rsidRPr="00A41323">
        <w:rPr>
          <w:rFonts w:ascii="Arial" w:hAnsi="Arial" w:cs="Arial"/>
          <w:sz w:val="24"/>
          <w:szCs w:val="24"/>
        </w:rPr>
        <w:t>satisfação com o trabalho</w:t>
      </w:r>
      <w:r w:rsidR="00336BF2">
        <w:rPr>
          <w:rFonts w:ascii="Arial" w:hAnsi="Arial" w:cs="Arial"/>
          <w:sz w:val="24"/>
          <w:szCs w:val="24"/>
        </w:rPr>
        <w:t>;</w:t>
      </w:r>
    </w:p>
    <w:p w14:paraId="6FCC9709" w14:textId="3B6AB011" w:rsidR="008714F3" w:rsidRDefault="00645425" w:rsidP="00A41323">
      <w:pPr>
        <w:pStyle w:val="PargrafodaLista"/>
        <w:numPr>
          <w:ilvl w:val="0"/>
          <w:numId w:val="18"/>
        </w:numPr>
        <w:spacing w:line="360" w:lineRule="auto"/>
        <w:rPr>
          <w:rFonts w:ascii="Arial" w:hAnsi="Arial" w:cs="Arial"/>
          <w:sz w:val="24"/>
          <w:szCs w:val="24"/>
        </w:rPr>
      </w:pPr>
      <w:r w:rsidRPr="00A41323">
        <w:rPr>
          <w:rFonts w:ascii="Arial" w:hAnsi="Arial" w:cs="Arial"/>
          <w:sz w:val="24"/>
          <w:szCs w:val="24"/>
        </w:rPr>
        <w:t>Todas as dimensões da adaptabilidade influenciam na</w:t>
      </w:r>
      <w:r w:rsidR="00336BF2">
        <w:rPr>
          <w:rFonts w:ascii="Arial" w:hAnsi="Arial" w:cs="Arial"/>
          <w:sz w:val="24"/>
          <w:szCs w:val="24"/>
        </w:rPr>
        <w:t xml:space="preserve"> percepção da</w:t>
      </w:r>
      <w:r w:rsidRPr="00A41323">
        <w:rPr>
          <w:rFonts w:ascii="Arial" w:hAnsi="Arial" w:cs="Arial"/>
          <w:sz w:val="24"/>
          <w:szCs w:val="24"/>
        </w:rPr>
        <w:t xml:space="preserve"> satisfação</w:t>
      </w:r>
      <w:r w:rsidR="00336BF2">
        <w:rPr>
          <w:rFonts w:ascii="Arial" w:hAnsi="Arial" w:cs="Arial"/>
          <w:sz w:val="24"/>
          <w:szCs w:val="24"/>
        </w:rPr>
        <w:t>;</w:t>
      </w:r>
    </w:p>
    <w:p w14:paraId="6DD3F475" w14:textId="5CF02EF3" w:rsidR="00336BF2" w:rsidRPr="00A41323" w:rsidRDefault="00336BF2" w:rsidP="00A41323">
      <w:pPr>
        <w:pStyle w:val="PargrafodaLista"/>
        <w:numPr>
          <w:ilvl w:val="0"/>
          <w:numId w:val="18"/>
        </w:numPr>
        <w:spacing w:line="360" w:lineRule="auto"/>
        <w:rPr>
          <w:rFonts w:ascii="Arial" w:hAnsi="Arial" w:cs="Arial"/>
          <w:sz w:val="24"/>
          <w:szCs w:val="24"/>
        </w:rPr>
      </w:pPr>
      <w:r>
        <w:rPr>
          <w:rFonts w:ascii="Arial" w:hAnsi="Arial" w:cs="Arial"/>
          <w:sz w:val="24"/>
          <w:szCs w:val="24"/>
        </w:rPr>
        <w:t xml:space="preserve">Todas as dimensões de adaptabilidade influência a percepção do </w:t>
      </w:r>
      <w:proofErr w:type="spellStart"/>
      <w:r>
        <w:rPr>
          <w:rFonts w:ascii="Arial" w:hAnsi="Arial" w:cs="Arial"/>
          <w:sz w:val="24"/>
          <w:szCs w:val="24"/>
        </w:rPr>
        <w:t>burnout</w:t>
      </w:r>
      <w:proofErr w:type="spellEnd"/>
      <w:r>
        <w:rPr>
          <w:rFonts w:ascii="Arial" w:hAnsi="Arial" w:cs="Arial"/>
          <w:sz w:val="24"/>
          <w:szCs w:val="24"/>
        </w:rPr>
        <w:t>;</w:t>
      </w:r>
    </w:p>
    <w:p w14:paraId="56C30682" w14:textId="77777777" w:rsidR="00645425" w:rsidRPr="00A41323" w:rsidRDefault="00645425" w:rsidP="00A41323">
      <w:pPr>
        <w:pStyle w:val="PargrafodaLista"/>
        <w:numPr>
          <w:ilvl w:val="0"/>
          <w:numId w:val="18"/>
        </w:numPr>
        <w:spacing w:line="360" w:lineRule="auto"/>
        <w:rPr>
          <w:rFonts w:ascii="Arial" w:hAnsi="Arial" w:cs="Arial"/>
          <w:sz w:val="24"/>
          <w:szCs w:val="24"/>
        </w:rPr>
      </w:pPr>
      <w:r w:rsidRPr="00A41323">
        <w:rPr>
          <w:rFonts w:ascii="Arial" w:hAnsi="Arial" w:cs="Arial"/>
          <w:sz w:val="24"/>
          <w:szCs w:val="24"/>
        </w:rPr>
        <w:t xml:space="preserve">Ter membros mais adaptáveis pode trazer menos problemas com satisfação com o trabalho, e consequentemente o </w:t>
      </w:r>
      <w:proofErr w:type="spellStart"/>
      <w:r w:rsidRPr="00A41323">
        <w:rPr>
          <w:rFonts w:ascii="Arial" w:hAnsi="Arial" w:cs="Arial"/>
          <w:sz w:val="24"/>
          <w:szCs w:val="24"/>
        </w:rPr>
        <w:t>turnouver</w:t>
      </w:r>
      <w:proofErr w:type="spellEnd"/>
      <w:r w:rsidRPr="00A41323">
        <w:rPr>
          <w:rFonts w:ascii="Arial" w:hAnsi="Arial" w:cs="Arial"/>
          <w:sz w:val="24"/>
          <w:szCs w:val="24"/>
        </w:rPr>
        <w:t xml:space="preserve"> e membros mais saudáveis para empresa, com menos </w:t>
      </w:r>
      <w:proofErr w:type="spellStart"/>
      <w:r w:rsidRPr="00A41323">
        <w:rPr>
          <w:rFonts w:ascii="Arial" w:hAnsi="Arial" w:cs="Arial"/>
          <w:sz w:val="24"/>
          <w:szCs w:val="24"/>
        </w:rPr>
        <w:t>burnout</w:t>
      </w:r>
      <w:proofErr w:type="spellEnd"/>
      <w:r w:rsidRPr="00A41323">
        <w:rPr>
          <w:rFonts w:ascii="Arial" w:hAnsi="Arial" w:cs="Arial"/>
          <w:sz w:val="24"/>
          <w:szCs w:val="24"/>
        </w:rPr>
        <w:t xml:space="preserve"> e menos problemas de saúde. </w:t>
      </w:r>
    </w:p>
    <w:p w14:paraId="24053FC6" w14:textId="602FF078" w:rsidR="00D0799F" w:rsidRPr="00D0799F" w:rsidRDefault="00D0799F" w:rsidP="00DD5FC0">
      <w:pPr>
        <w:spacing w:line="360" w:lineRule="auto"/>
        <w:ind w:firstLine="720"/>
        <w:rPr>
          <w:rFonts w:ascii="Arial" w:hAnsi="Arial" w:cs="Arial"/>
          <w:sz w:val="24"/>
          <w:szCs w:val="24"/>
        </w:rPr>
      </w:pPr>
      <w:r>
        <w:rPr>
          <w:rFonts w:ascii="Arial" w:hAnsi="Arial" w:cs="Arial"/>
          <w:sz w:val="24"/>
          <w:szCs w:val="24"/>
        </w:rPr>
        <w:t>Além dess</w:t>
      </w:r>
      <w:r w:rsidR="00DD5FC0">
        <w:rPr>
          <w:rFonts w:ascii="Arial" w:hAnsi="Arial" w:cs="Arial"/>
          <w:sz w:val="24"/>
          <w:szCs w:val="24"/>
        </w:rPr>
        <w:t>es questionamentos</w:t>
      </w:r>
      <w:r>
        <w:rPr>
          <w:rFonts w:ascii="Arial" w:hAnsi="Arial" w:cs="Arial"/>
          <w:sz w:val="24"/>
          <w:szCs w:val="24"/>
        </w:rPr>
        <w:t>, perguntas específicas foram respondidas nesta pesquisa:</w:t>
      </w:r>
    </w:p>
    <w:p w14:paraId="4969EF86" w14:textId="49F0C312" w:rsidR="00D0799F" w:rsidRDefault="00D0799F" w:rsidP="00D0799F">
      <w:pPr>
        <w:pStyle w:val="PargrafodaLista"/>
        <w:numPr>
          <w:ilvl w:val="0"/>
          <w:numId w:val="13"/>
        </w:numPr>
        <w:spacing w:line="360" w:lineRule="auto"/>
        <w:rPr>
          <w:rFonts w:ascii="Arial" w:hAnsi="Arial" w:cs="Arial"/>
          <w:i/>
          <w:iCs/>
          <w:sz w:val="24"/>
          <w:szCs w:val="24"/>
        </w:rPr>
      </w:pPr>
      <w:commentRangeStart w:id="341"/>
      <w:r w:rsidRPr="006A3EDF">
        <w:rPr>
          <w:rFonts w:ascii="Arial" w:hAnsi="Arial" w:cs="Arial"/>
          <w:i/>
          <w:iCs/>
          <w:sz w:val="24"/>
          <w:szCs w:val="24"/>
        </w:rPr>
        <w:t>Qual é o índice de satisfação com o trabalho na Engenharia de Software?</w:t>
      </w:r>
    </w:p>
    <w:p w14:paraId="5B541D1B" w14:textId="77777777" w:rsidR="00FD2BCA" w:rsidRPr="006A3EDF" w:rsidRDefault="00FD2BCA" w:rsidP="00FD2BCA">
      <w:pPr>
        <w:autoSpaceDE w:val="0"/>
        <w:autoSpaceDN w:val="0"/>
        <w:adjustRightInd w:val="0"/>
        <w:spacing w:after="0" w:line="360" w:lineRule="auto"/>
        <w:ind w:firstLine="720"/>
        <w:rPr>
          <w:rFonts w:ascii="Arial" w:hAnsi="Arial" w:cs="Arial"/>
          <w:sz w:val="24"/>
          <w:szCs w:val="24"/>
        </w:rPr>
      </w:pPr>
      <w:r>
        <w:rPr>
          <w:rFonts w:ascii="Arial" w:hAnsi="Arial" w:cs="Arial"/>
          <w:sz w:val="24"/>
          <w:szCs w:val="24"/>
        </w:rPr>
        <w:t>Como resposta, temos:</w:t>
      </w:r>
    </w:p>
    <w:p w14:paraId="44ED8E6B" w14:textId="77777777" w:rsidR="00FD2BCA" w:rsidRPr="006A3EDF" w:rsidRDefault="00FD2BCA" w:rsidP="00A41323">
      <w:pPr>
        <w:pStyle w:val="PargrafodaLista"/>
        <w:numPr>
          <w:ilvl w:val="0"/>
          <w:numId w:val="17"/>
        </w:numPr>
        <w:autoSpaceDE w:val="0"/>
        <w:autoSpaceDN w:val="0"/>
        <w:adjustRightInd w:val="0"/>
        <w:spacing w:after="0" w:line="360" w:lineRule="auto"/>
        <w:rPr>
          <w:rFonts w:ascii="Arial" w:eastAsiaTheme="minorHAnsi" w:hAnsi="Arial" w:cs="Arial"/>
          <w:sz w:val="24"/>
          <w:szCs w:val="24"/>
        </w:rPr>
      </w:pPr>
      <w:r w:rsidRPr="006A3EDF">
        <w:rPr>
          <w:rFonts w:ascii="Arial" w:eastAsiaTheme="minorHAnsi" w:hAnsi="Arial" w:cs="Arial"/>
          <w:sz w:val="24"/>
          <w:szCs w:val="24"/>
        </w:rPr>
        <w:t xml:space="preserve">74,2% dos </w:t>
      </w:r>
      <w:r>
        <w:rPr>
          <w:rFonts w:ascii="Arial" w:eastAsiaTheme="minorHAnsi" w:hAnsi="Arial" w:cs="Arial"/>
          <w:sz w:val="24"/>
          <w:szCs w:val="24"/>
        </w:rPr>
        <w:t>respondentes</w:t>
      </w:r>
      <w:r w:rsidRPr="006A3EDF">
        <w:rPr>
          <w:rFonts w:ascii="Arial" w:eastAsiaTheme="minorHAnsi" w:hAnsi="Arial" w:cs="Arial"/>
          <w:sz w:val="24"/>
          <w:szCs w:val="24"/>
        </w:rPr>
        <w:t xml:space="preserve"> afirmam que estão satisfeitos com o seu trabalho;</w:t>
      </w:r>
    </w:p>
    <w:p w14:paraId="687D7124" w14:textId="77777777" w:rsidR="00FD2BCA" w:rsidRPr="006A3EDF" w:rsidRDefault="00FD2BCA" w:rsidP="00A41323">
      <w:pPr>
        <w:pStyle w:val="PargrafodaLista"/>
        <w:numPr>
          <w:ilvl w:val="0"/>
          <w:numId w:val="17"/>
        </w:numPr>
        <w:autoSpaceDE w:val="0"/>
        <w:autoSpaceDN w:val="0"/>
        <w:adjustRightInd w:val="0"/>
        <w:spacing w:after="0" w:line="360" w:lineRule="auto"/>
        <w:rPr>
          <w:rFonts w:ascii="Arial" w:eastAsiaTheme="minorHAnsi" w:hAnsi="Arial" w:cs="Arial"/>
          <w:sz w:val="24"/>
          <w:szCs w:val="24"/>
        </w:rPr>
      </w:pPr>
      <w:r w:rsidRPr="006A3EDF">
        <w:rPr>
          <w:rFonts w:ascii="Arial" w:eastAsiaTheme="minorHAnsi" w:hAnsi="Arial" w:cs="Arial"/>
          <w:sz w:val="24"/>
          <w:szCs w:val="24"/>
        </w:rPr>
        <w:t>78,7% dos respondentes afirmam que em geral, gostam de trabalhar onde estão;</w:t>
      </w:r>
    </w:p>
    <w:p w14:paraId="4A02EB7A" w14:textId="566E1842" w:rsidR="00A41323" w:rsidRPr="00796D3C" w:rsidRDefault="00FD2BCA" w:rsidP="00796D3C">
      <w:pPr>
        <w:pStyle w:val="PargrafodaLista"/>
        <w:numPr>
          <w:ilvl w:val="0"/>
          <w:numId w:val="17"/>
        </w:numPr>
        <w:autoSpaceDE w:val="0"/>
        <w:autoSpaceDN w:val="0"/>
        <w:adjustRightInd w:val="0"/>
        <w:spacing w:after="0" w:line="360" w:lineRule="auto"/>
        <w:rPr>
          <w:rFonts w:ascii="Arial" w:eastAsiaTheme="minorHAnsi" w:hAnsi="Arial" w:cs="Arial"/>
          <w:sz w:val="24"/>
          <w:szCs w:val="24"/>
        </w:rPr>
      </w:pPr>
      <w:r w:rsidRPr="006A3EDF">
        <w:rPr>
          <w:rFonts w:ascii="Arial" w:eastAsiaTheme="minorHAnsi" w:hAnsi="Arial" w:cs="Arial"/>
          <w:sz w:val="24"/>
          <w:szCs w:val="24"/>
        </w:rPr>
        <w:t>Apenas 8,2%</w:t>
      </w:r>
      <w:r>
        <w:rPr>
          <w:rFonts w:ascii="Arial" w:eastAsiaTheme="minorHAnsi" w:hAnsi="Arial" w:cs="Arial"/>
          <w:sz w:val="24"/>
          <w:szCs w:val="24"/>
        </w:rPr>
        <w:t xml:space="preserve"> responderam que</w:t>
      </w:r>
      <w:r w:rsidRPr="006A3EDF">
        <w:rPr>
          <w:rFonts w:ascii="Arial" w:eastAsiaTheme="minorHAnsi" w:hAnsi="Arial" w:cs="Arial"/>
          <w:sz w:val="24"/>
          <w:szCs w:val="24"/>
        </w:rPr>
        <w:t xml:space="preserve"> não gostam do seu trabalho.</w:t>
      </w:r>
    </w:p>
    <w:p w14:paraId="0016CB1D" w14:textId="029F4632" w:rsidR="00D0799F" w:rsidRDefault="00D0799F" w:rsidP="00D0799F">
      <w:pPr>
        <w:pStyle w:val="PargrafodaLista"/>
        <w:numPr>
          <w:ilvl w:val="0"/>
          <w:numId w:val="13"/>
        </w:numPr>
        <w:spacing w:line="360" w:lineRule="auto"/>
        <w:rPr>
          <w:rFonts w:ascii="Arial" w:hAnsi="Arial" w:cs="Arial"/>
          <w:i/>
          <w:iCs/>
          <w:sz w:val="24"/>
          <w:szCs w:val="24"/>
        </w:rPr>
      </w:pPr>
      <w:r w:rsidRPr="006A3EDF">
        <w:rPr>
          <w:rFonts w:ascii="Arial" w:hAnsi="Arial" w:cs="Arial"/>
          <w:i/>
          <w:iCs/>
          <w:sz w:val="24"/>
          <w:szCs w:val="24"/>
        </w:rPr>
        <w:t xml:space="preserve">Qual são os índices de cada dimensão do </w:t>
      </w:r>
      <w:proofErr w:type="spellStart"/>
      <w:r w:rsidRPr="006A3EDF">
        <w:rPr>
          <w:rFonts w:ascii="Arial" w:hAnsi="Arial" w:cs="Arial"/>
          <w:i/>
          <w:iCs/>
          <w:sz w:val="24"/>
          <w:szCs w:val="24"/>
        </w:rPr>
        <w:t>burnout</w:t>
      </w:r>
      <w:proofErr w:type="spellEnd"/>
      <w:r w:rsidRPr="006A3EDF">
        <w:rPr>
          <w:rFonts w:ascii="Arial" w:hAnsi="Arial" w:cs="Arial"/>
          <w:i/>
          <w:iCs/>
          <w:sz w:val="24"/>
          <w:szCs w:val="24"/>
        </w:rPr>
        <w:t xml:space="preserve"> do trabalho na Engenharia de Software? </w:t>
      </w:r>
      <w:commentRangeEnd w:id="341"/>
      <w:r w:rsidR="00C858B7">
        <w:rPr>
          <w:rStyle w:val="Refdecomentrio"/>
        </w:rPr>
        <w:commentReference w:id="341"/>
      </w:r>
    </w:p>
    <w:p w14:paraId="33549AFF" w14:textId="6929268C" w:rsidR="007E057B" w:rsidRPr="007E057B" w:rsidRDefault="00EA17BE" w:rsidP="00EA17BE">
      <w:pPr>
        <w:spacing w:line="360" w:lineRule="auto"/>
        <w:ind w:firstLine="720"/>
        <w:rPr>
          <w:rFonts w:ascii="Arial" w:hAnsi="Arial" w:cs="Arial"/>
          <w:sz w:val="24"/>
          <w:szCs w:val="24"/>
        </w:rPr>
      </w:pPr>
      <w:r>
        <w:rPr>
          <w:rFonts w:ascii="Arial" w:hAnsi="Arial" w:cs="Arial"/>
          <w:sz w:val="24"/>
          <w:szCs w:val="24"/>
        </w:rPr>
        <w:t>Os números p</w:t>
      </w:r>
      <w:r w:rsidR="007E057B" w:rsidRPr="007E057B">
        <w:rPr>
          <w:rFonts w:ascii="Arial" w:hAnsi="Arial" w:cs="Arial"/>
          <w:sz w:val="24"/>
          <w:szCs w:val="24"/>
        </w:rPr>
        <w:t xml:space="preserve">odem ser encontrados na </w:t>
      </w:r>
      <w:r w:rsidR="007E057B" w:rsidRPr="007E057B">
        <w:rPr>
          <w:rFonts w:ascii="Arial" w:hAnsi="Arial" w:cs="Arial"/>
          <w:sz w:val="24"/>
          <w:szCs w:val="24"/>
        </w:rPr>
        <w:fldChar w:fldCharType="begin"/>
      </w:r>
      <w:r w:rsidR="007E057B" w:rsidRPr="007E057B">
        <w:rPr>
          <w:rFonts w:ascii="Arial" w:hAnsi="Arial" w:cs="Arial"/>
          <w:sz w:val="24"/>
          <w:szCs w:val="24"/>
        </w:rPr>
        <w:instrText xml:space="preserve"> REF _Ref41597238 \h  \* MERGEFORMAT </w:instrText>
      </w:r>
      <w:r w:rsidR="007E057B" w:rsidRPr="007E057B">
        <w:rPr>
          <w:rFonts w:ascii="Arial" w:hAnsi="Arial" w:cs="Arial"/>
          <w:sz w:val="24"/>
          <w:szCs w:val="24"/>
        </w:rPr>
      </w:r>
      <w:r w:rsidR="007E057B" w:rsidRPr="007E057B">
        <w:rPr>
          <w:rFonts w:ascii="Arial" w:hAnsi="Arial" w:cs="Arial"/>
          <w:sz w:val="24"/>
          <w:szCs w:val="24"/>
        </w:rPr>
        <w:fldChar w:fldCharType="separate"/>
      </w:r>
      <w:r w:rsidR="007E057B" w:rsidRPr="007E057B">
        <w:rPr>
          <w:rFonts w:ascii="Arial" w:hAnsi="Arial" w:cs="Arial"/>
          <w:sz w:val="24"/>
          <w:szCs w:val="24"/>
        </w:rPr>
        <w:t xml:space="preserve">Tabela </w:t>
      </w:r>
      <w:r w:rsidR="007E057B" w:rsidRPr="007E057B">
        <w:rPr>
          <w:rFonts w:ascii="Arial" w:hAnsi="Arial" w:cs="Arial"/>
          <w:noProof/>
          <w:sz w:val="24"/>
          <w:szCs w:val="24"/>
        </w:rPr>
        <w:t>10</w:t>
      </w:r>
      <w:r w:rsidR="007E057B" w:rsidRPr="007E057B">
        <w:rPr>
          <w:rFonts w:ascii="Arial" w:hAnsi="Arial" w:cs="Arial"/>
          <w:sz w:val="24"/>
          <w:szCs w:val="24"/>
        </w:rPr>
        <w:fldChar w:fldCharType="end"/>
      </w:r>
      <w:r>
        <w:rPr>
          <w:rFonts w:ascii="Arial" w:hAnsi="Arial" w:cs="Arial"/>
          <w:sz w:val="24"/>
          <w:szCs w:val="24"/>
        </w:rPr>
        <w:t>, mas de maneira geral a dimensão da exaustão acomete mais os Engenheiros de Software, seguida do cinismo.</w:t>
      </w:r>
      <w:r w:rsidR="00A41323">
        <w:rPr>
          <w:rFonts w:ascii="Arial" w:hAnsi="Arial" w:cs="Arial"/>
          <w:sz w:val="24"/>
          <w:szCs w:val="24"/>
        </w:rPr>
        <w:t xml:space="preserve"> </w:t>
      </w:r>
      <w:r w:rsidR="00796D3C">
        <w:rPr>
          <w:rFonts w:ascii="Arial" w:hAnsi="Arial" w:cs="Arial"/>
          <w:sz w:val="24"/>
          <w:szCs w:val="24"/>
        </w:rPr>
        <w:t>A percepção da baixa eficácia é baixa</w:t>
      </w:r>
      <w:r w:rsidR="00A41323">
        <w:rPr>
          <w:rFonts w:ascii="Arial" w:hAnsi="Arial" w:cs="Arial"/>
          <w:sz w:val="24"/>
          <w:szCs w:val="24"/>
        </w:rPr>
        <w:t xml:space="preserve">. </w:t>
      </w:r>
    </w:p>
    <w:p w14:paraId="1E8692B5" w14:textId="7C71C644" w:rsidR="00A41323" w:rsidRDefault="00A07D20" w:rsidP="00A41323">
      <w:pPr>
        <w:pStyle w:val="PargrafodaLista"/>
        <w:numPr>
          <w:ilvl w:val="0"/>
          <w:numId w:val="13"/>
        </w:numPr>
        <w:spacing w:line="360" w:lineRule="auto"/>
        <w:rPr>
          <w:rFonts w:ascii="Arial" w:hAnsi="Arial" w:cs="Arial"/>
          <w:i/>
          <w:iCs/>
          <w:sz w:val="24"/>
          <w:szCs w:val="24"/>
        </w:rPr>
      </w:pPr>
      <w:r>
        <w:rPr>
          <w:rFonts w:ascii="Arial" w:hAnsi="Arial" w:cs="Arial"/>
          <w:i/>
          <w:iCs/>
          <w:sz w:val="24"/>
          <w:szCs w:val="24"/>
        </w:rPr>
        <w:t>Que tipo de</w:t>
      </w:r>
      <w:r w:rsidR="00D0799F" w:rsidRPr="006A3EDF">
        <w:rPr>
          <w:rFonts w:ascii="Arial" w:hAnsi="Arial" w:cs="Arial"/>
          <w:i/>
          <w:iCs/>
          <w:sz w:val="24"/>
          <w:szCs w:val="24"/>
        </w:rPr>
        <w:t xml:space="preserve"> instabilidade mais acomete o trabalho na Engenharia de Software?</w:t>
      </w:r>
    </w:p>
    <w:p w14:paraId="2F741EC8" w14:textId="50F77927" w:rsidR="00A41323" w:rsidRPr="00F33001" w:rsidRDefault="00F33001" w:rsidP="00F149A1">
      <w:pPr>
        <w:spacing w:line="360" w:lineRule="auto"/>
        <w:ind w:firstLine="720"/>
        <w:rPr>
          <w:rFonts w:ascii="Arial" w:hAnsi="Arial" w:cs="Arial"/>
          <w:sz w:val="24"/>
          <w:szCs w:val="24"/>
        </w:rPr>
      </w:pPr>
      <w:r w:rsidRPr="00F33001">
        <w:rPr>
          <w:rFonts w:ascii="Arial" w:hAnsi="Arial" w:cs="Arial"/>
          <w:sz w:val="24"/>
          <w:szCs w:val="24"/>
        </w:rPr>
        <w:t>Os itens com maiores valores estão na dimensão de instabilidade da tarefa, assim como essa dimensão tem a maior média.</w:t>
      </w:r>
      <w:r w:rsidR="00821971">
        <w:rPr>
          <w:rFonts w:ascii="Arial" w:hAnsi="Arial" w:cs="Arial"/>
          <w:sz w:val="24"/>
          <w:szCs w:val="24"/>
        </w:rPr>
        <w:t xml:space="preserve"> Portanto, a percepção da instabilidade da tarefa é maior.</w:t>
      </w:r>
    </w:p>
    <w:p w14:paraId="15D9901F" w14:textId="5ADD1A0B" w:rsidR="00AE1768" w:rsidRPr="00A76B1C" w:rsidRDefault="00FF6E66" w:rsidP="005341E7">
      <w:pPr>
        <w:spacing w:line="360" w:lineRule="auto"/>
        <w:ind w:firstLine="720"/>
        <w:rPr>
          <w:rFonts w:ascii="Arial" w:hAnsi="Arial" w:cs="Arial"/>
          <w:sz w:val="24"/>
          <w:szCs w:val="24"/>
        </w:rPr>
      </w:pPr>
      <w:r>
        <w:rPr>
          <w:rFonts w:ascii="Arial" w:hAnsi="Arial" w:cs="Arial"/>
          <w:sz w:val="24"/>
          <w:szCs w:val="24"/>
        </w:rPr>
        <w:lastRenderedPageBreak/>
        <w:t>Quando olhamos para as relações entre as variáveis</w:t>
      </w:r>
      <w:r w:rsidR="0063268D" w:rsidRPr="00A76B1C">
        <w:rPr>
          <w:rFonts w:ascii="Arial" w:hAnsi="Arial" w:cs="Arial"/>
          <w:sz w:val="24"/>
          <w:szCs w:val="24"/>
        </w:rPr>
        <w:t xml:space="preserve">, foi encontrado o </w:t>
      </w:r>
      <w:r w:rsidR="001478EA">
        <w:rPr>
          <w:rFonts w:ascii="Arial" w:hAnsi="Arial" w:cs="Arial"/>
          <w:sz w:val="24"/>
          <w:szCs w:val="24"/>
        </w:rPr>
        <w:t>efeito da frequência da</w:t>
      </w:r>
      <w:r w:rsidR="0063268D" w:rsidRPr="00A76B1C">
        <w:rPr>
          <w:rFonts w:ascii="Arial" w:hAnsi="Arial" w:cs="Arial"/>
          <w:sz w:val="24"/>
          <w:szCs w:val="24"/>
        </w:rPr>
        <w:t xml:space="preserve"> instabilidade </w:t>
      </w:r>
      <w:r w:rsidR="001478EA">
        <w:rPr>
          <w:rFonts w:ascii="Arial" w:hAnsi="Arial" w:cs="Arial"/>
          <w:sz w:val="24"/>
          <w:szCs w:val="24"/>
        </w:rPr>
        <w:t>acontece em</w:t>
      </w:r>
      <w:r w:rsidR="0063268D" w:rsidRPr="00A76B1C">
        <w:rPr>
          <w:rFonts w:ascii="Arial" w:hAnsi="Arial" w:cs="Arial"/>
          <w:sz w:val="24"/>
          <w:szCs w:val="24"/>
        </w:rPr>
        <w:t xml:space="preserve"> apenas algumas relações como na adaptabilidade individual relacionada ao aprendizado e </w:t>
      </w:r>
      <w:r w:rsidR="00F553BC" w:rsidRPr="00A76B1C">
        <w:rPr>
          <w:rFonts w:ascii="Arial" w:hAnsi="Arial" w:cs="Arial"/>
          <w:sz w:val="24"/>
          <w:szCs w:val="24"/>
        </w:rPr>
        <w:t xml:space="preserve">a dimensão da eficácia do </w:t>
      </w:r>
      <w:proofErr w:type="spellStart"/>
      <w:r w:rsidR="00F553BC" w:rsidRPr="00A76B1C">
        <w:rPr>
          <w:rFonts w:ascii="Arial" w:hAnsi="Arial" w:cs="Arial"/>
          <w:sz w:val="24"/>
          <w:szCs w:val="24"/>
        </w:rPr>
        <w:t>burnout</w:t>
      </w:r>
      <w:proofErr w:type="spellEnd"/>
      <w:r w:rsidR="00F553BC" w:rsidRPr="00A76B1C">
        <w:rPr>
          <w:rFonts w:ascii="Arial" w:hAnsi="Arial" w:cs="Arial"/>
          <w:sz w:val="24"/>
          <w:szCs w:val="24"/>
        </w:rPr>
        <w:t xml:space="preserve">. </w:t>
      </w:r>
    </w:p>
    <w:p w14:paraId="1431E4EF" w14:textId="1BB8E6E0" w:rsidR="00813761" w:rsidRPr="00A76B1C" w:rsidRDefault="00F553BC" w:rsidP="005341E7">
      <w:pPr>
        <w:spacing w:line="360" w:lineRule="auto"/>
        <w:ind w:firstLine="720"/>
        <w:rPr>
          <w:rFonts w:ascii="Arial" w:hAnsi="Arial" w:cs="Arial"/>
          <w:sz w:val="24"/>
          <w:szCs w:val="24"/>
        </w:rPr>
      </w:pPr>
      <w:commentRangeStart w:id="342"/>
      <w:r w:rsidRPr="00A76B1C">
        <w:rPr>
          <w:rFonts w:ascii="Arial" w:hAnsi="Arial" w:cs="Arial"/>
          <w:sz w:val="24"/>
          <w:szCs w:val="24"/>
        </w:rPr>
        <w:t>De maneira geral, quanto mais o indiv</w:t>
      </w:r>
      <w:r w:rsidR="001D67D7" w:rsidRPr="00A76B1C">
        <w:rPr>
          <w:rFonts w:ascii="Arial" w:hAnsi="Arial" w:cs="Arial"/>
          <w:sz w:val="24"/>
          <w:szCs w:val="24"/>
        </w:rPr>
        <w:t>í</w:t>
      </w:r>
      <w:r w:rsidRPr="00A76B1C">
        <w:rPr>
          <w:rFonts w:ascii="Arial" w:hAnsi="Arial" w:cs="Arial"/>
          <w:sz w:val="24"/>
          <w:szCs w:val="24"/>
        </w:rPr>
        <w:t xml:space="preserve">duo </w:t>
      </w:r>
      <w:r w:rsidR="003F58D8">
        <w:rPr>
          <w:rFonts w:ascii="Arial" w:hAnsi="Arial" w:cs="Arial"/>
          <w:sz w:val="24"/>
          <w:szCs w:val="24"/>
        </w:rPr>
        <w:t>tiver uma percepção da adaptabilidade maior,</w:t>
      </w:r>
      <w:r w:rsidR="00327D26" w:rsidRPr="00A76B1C">
        <w:rPr>
          <w:rFonts w:ascii="Arial" w:hAnsi="Arial" w:cs="Arial"/>
          <w:sz w:val="24"/>
          <w:szCs w:val="24"/>
        </w:rPr>
        <w:t xml:space="preserve"> mais chance ele terá de </w:t>
      </w:r>
      <w:r w:rsidR="003F58D8">
        <w:rPr>
          <w:rFonts w:ascii="Arial" w:hAnsi="Arial" w:cs="Arial"/>
          <w:sz w:val="24"/>
          <w:szCs w:val="24"/>
        </w:rPr>
        <w:t>ter uma percepção de satisfação maior</w:t>
      </w:r>
      <w:r w:rsidR="001D67D7" w:rsidRPr="00A76B1C">
        <w:rPr>
          <w:rFonts w:ascii="Arial" w:hAnsi="Arial" w:cs="Arial"/>
          <w:sz w:val="24"/>
          <w:szCs w:val="24"/>
        </w:rPr>
        <w:t xml:space="preserve">, mesmo que </w:t>
      </w:r>
      <w:r w:rsidR="001478EA">
        <w:rPr>
          <w:rFonts w:ascii="Arial" w:hAnsi="Arial" w:cs="Arial"/>
          <w:sz w:val="24"/>
          <w:szCs w:val="24"/>
        </w:rPr>
        <w:t>o</w:t>
      </w:r>
      <w:r w:rsidR="001D67D7" w:rsidRPr="00A76B1C">
        <w:rPr>
          <w:rFonts w:ascii="Arial" w:hAnsi="Arial" w:cs="Arial"/>
          <w:sz w:val="24"/>
          <w:szCs w:val="24"/>
        </w:rPr>
        <w:t xml:space="preserve"> trabalho apresente situações adversas</w:t>
      </w:r>
      <w:r w:rsidR="00327D26" w:rsidRPr="00A76B1C">
        <w:rPr>
          <w:rFonts w:ascii="Arial" w:hAnsi="Arial" w:cs="Arial"/>
          <w:sz w:val="24"/>
          <w:szCs w:val="24"/>
        </w:rPr>
        <w:t>.</w:t>
      </w:r>
      <w:r w:rsidR="001D67D7" w:rsidRPr="00A76B1C">
        <w:rPr>
          <w:rFonts w:ascii="Arial" w:hAnsi="Arial" w:cs="Arial"/>
          <w:sz w:val="24"/>
          <w:szCs w:val="24"/>
        </w:rPr>
        <w:t xml:space="preserve"> Do mesmo modo, quanto mais o indivíduo for </w:t>
      </w:r>
      <w:r w:rsidR="00DE2297">
        <w:rPr>
          <w:rFonts w:ascii="Arial" w:hAnsi="Arial" w:cs="Arial"/>
          <w:sz w:val="24"/>
          <w:szCs w:val="24"/>
        </w:rPr>
        <w:t>tiver uma percepção de da adaptabilidade maior,</w:t>
      </w:r>
      <w:r w:rsidR="00157C58" w:rsidRPr="00A76B1C">
        <w:rPr>
          <w:rFonts w:ascii="Arial" w:hAnsi="Arial" w:cs="Arial"/>
          <w:sz w:val="24"/>
          <w:szCs w:val="24"/>
        </w:rPr>
        <w:t xml:space="preserve"> menos chance ele terá de enfrentar problemas de </w:t>
      </w:r>
      <w:proofErr w:type="spellStart"/>
      <w:r w:rsidR="00157C58" w:rsidRPr="00A76B1C">
        <w:rPr>
          <w:rFonts w:ascii="Arial" w:hAnsi="Arial" w:cs="Arial"/>
          <w:sz w:val="24"/>
          <w:szCs w:val="24"/>
        </w:rPr>
        <w:t>burnout</w:t>
      </w:r>
      <w:proofErr w:type="spellEnd"/>
      <w:r w:rsidR="00157C58" w:rsidRPr="00A76B1C">
        <w:rPr>
          <w:rFonts w:ascii="Arial" w:hAnsi="Arial" w:cs="Arial"/>
          <w:sz w:val="24"/>
          <w:szCs w:val="24"/>
        </w:rPr>
        <w:t xml:space="preserve">. </w:t>
      </w:r>
      <w:commentRangeEnd w:id="342"/>
      <w:r w:rsidR="006F2F99">
        <w:rPr>
          <w:rStyle w:val="Refdecomentrio"/>
        </w:rPr>
        <w:commentReference w:id="342"/>
      </w:r>
    </w:p>
    <w:p w14:paraId="1A29A36B" w14:textId="00F8FF46" w:rsidR="001312C3" w:rsidRPr="00A76B1C" w:rsidRDefault="00CC0450" w:rsidP="004B62E6">
      <w:pPr>
        <w:spacing w:line="360" w:lineRule="auto"/>
        <w:ind w:firstLine="720"/>
        <w:rPr>
          <w:rFonts w:ascii="Arial" w:hAnsi="Arial" w:cs="Arial"/>
          <w:sz w:val="24"/>
          <w:szCs w:val="24"/>
        </w:rPr>
      </w:pPr>
      <w:r w:rsidRPr="00A76B1C">
        <w:rPr>
          <w:rFonts w:ascii="Arial" w:hAnsi="Arial" w:cs="Arial"/>
          <w:sz w:val="24"/>
          <w:szCs w:val="24"/>
        </w:rPr>
        <w:t xml:space="preserve">Para chegar nesses resultados foi preciso </w:t>
      </w:r>
      <w:r w:rsidR="004D392C" w:rsidRPr="00A76B1C">
        <w:rPr>
          <w:rFonts w:ascii="Arial" w:hAnsi="Arial" w:cs="Arial"/>
          <w:sz w:val="24"/>
          <w:szCs w:val="24"/>
        </w:rPr>
        <w:t xml:space="preserve">construir e validar alguns elementos que indiretamente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sidR="007B72CF" w:rsidRPr="00A76B1C">
        <w:rPr>
          <w:rFonts w:ascii="Arial" w:hAnsi="Arial" w:cs="Arial"/>
          <w:sz w:val="24"/>
          <w:szCs w:val="24"/>
        </w:rPr>
        <w:t xml:space="preserve"> </w:t>
      </w:r>
      <w:r w:rsidR="00496310" w:rsidRPr="00A76B1C">
        <w:rPr>
          <w:rFonts w:ascii="Arial" w:hAnsi="Arial" w:cs="Arial"/>
          <w:sz w:val="24"/>
          <w:szCs w:val="24"/>
        </w:rPr>
        <w:t xml:space="preserve">são produtos indiretos desta tese visto que foram o caminho para chegar 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sidR="001651DE">
        <w:rPr>
          <w:rFonts w:ascii="Arial" w:hAnsi="Arial" w:cs="Arial"/>
          <w:sz w:val="24"/>
          <w:szCs w:val="24"/>
        </w:rPr>
        <w:t>,</w:t>
      </w:r>
      <w:r w:rsidR="001312C3" w:rsidRPr="00A76B1C">
        <w:rPr>
          <w:rFonts w:ascii="Arial" w:hAnsi="Arial" w:cs="Arial"/>
          <w:sz w:val="24"/>
          <w:szCs w:val="24"/>
        </w:rPr>
        <w:t xml:space="preserve"> são eles:</w:t>
      </w:r>
    </w:p>
    <w:p w14:paraId="54CB791F" w14:textId="49A1A0B8"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 xml:space="preserve">produzido por </w:t>
      </w:r>
      <w:r w:rsidR="003726CE"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3726CE"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3726CE" w:rsidRPr="00A76B1C">
        <w:rPr>
          <w:rFonts w:ascii="Arial" w:hAnsi="Arial" w:cs="Arial"/>
          <w:sz w:val="24"/>
          <w:szCs w:val="24"/>
        </w:rPr>
        <w:fldChar w:fldCharType="end"/>
      </w:r>
      <w:r w:rsidR="003726CE" w:rsidRPr="00A76B1C">
        <w:rPr>
          <w:rFonts w:ascii="Arial" w:hAnsi="Arial" w:cs="Arial"/>
          <w:sz w:val="24"/>
          <w:szCs w:val="24"/>
        </w:rPr>
        <w:t xml:space="preserve">) </w:t>
      </w:r>
      <w:r w:rsidRPr="00A76B1C">
        <w:rPr>
          <w:rFonts w:ascii="Arial" w:hAnsi="Arial" w:cs="Arial"/>
          <w:sz w:val="24"/>
          <w:szCs w:val="24"/>
        </w:rPr>
        <w:t>que poderá ser utilizado por qualquer pesquisador, não só da Engenharia de Software</w:t>
      </w:r>
      <w:r w:rsidR="00924A4F" w:rsidRPr="00A76B1C">
        <w:rPr>
          <w:rFonts w:ascii="Arial" w:hAnsi="Arial" w:cs="Arial"/>
          <w:sz w:val="24"/>
          <w:szCs w:val="24"/>
        </w:rPr>
        <w:t>;</w:t>
      </w:r>
    </w:p>
    <w:p w14:paraId="4B867AEB" w14:textId="41009826" w:rsidR="00CC0450" w:rsidRPr="00A76B1C" w:rsidRDefault="001312C3" w:rsidP="005341E7">
      <w:pPr>
        <w:spacing w:line="360" w:lineRule="auto"/>
        <w:ind w:firstLine="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924A4F" w:rsidRPr="00A76B1C">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496310" w:rsidRPr="00A76B1C">
        <w:rPr>
          <w:rFonts w:ascii="Arial" w:hAnsi="Arial" w:cs="Arial"/>
          <w:sz w:val="24"/>
          <w:szCs w:val="24"/>
        </w:rPr>
        <w:t xml:space="preserve"> </w:t>
      </w:r>
    </w:p>
    <w:p w14:paraId="1399737E" w14:textId="43CD58BA" w:rsidR="00924A4F" w:rsidRPr="00A76B1C" w:rsidRDefault="00924A4F" w:rsidP="005341E7">
      <w:pPr>
        <w:spacing w:line="360" w:lineRule="auto"/>
        <w:ind w:left="720"/>
        <w:rPr>
          <w:rStyle w:val="tlid-translation"/>
          <w:rFonts w:ascii="Arial" w:hAnsi="Arial" w:cs="Arial"/>
          <w:sz w:val="24"/>
          <w:szCs w:val="24"/>
        </w:rPr>
      </w:pPr>
      <w:commentRangeStart w:id="343"/>
      <w:r w:rsidRPr="00A76B1C">
        <w:rPr>
          <w:rFonts w:ascii="Arial" w:hAnsi="Arial" w:cs="Arial"/>
          <w:sz w:val="24"/>
          <w:szCs w:val="24"/>
        </w:rPr>
        <w:t xml:space="preserve">-Validação através de análise confirmatória </w:t>
      </w:r>
      <w:r w:rsidR="003726CE" w:rsidRPr="00A76B1C">
        <w:rPr>
          <w:rFonts w:ascii="Arial" w:hAnsi="Arial" w:cs="Arial"/>
          <w:sz w:val="24"/>
          <w:szCs w:val="24"/>
        </w:rPr>
        <w:t xml:space="preserve">do questionário já utilizado na Engenharia de Software em Português proposto por </w:t>
      </w:r>
      <w:r w:rsidR="00952F3A" w:rsidRPr="00A76B1C">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2016)","manualFormatting":"Da Silva et al. (2016)","plainTextFormattedCitation":"(DA SILVA et al., 2016)","previouslyFormattedCitation":"(DA SILVA et al., 2016)"},"properties":{"noteIndex":0},"schema":"https://github.com/citation-style-language/schema/raw/master/csl-citation.json"}</w:instrText>
      </w:r>
      <w:r w:rsidR="00952F3A" w:rsidRPr="00A76B1C">
        <w:rPr>
          <w:rStyle w:val="tlid-translation"/>
          <w:rFonts w:ascii="Arial" w:hAnsi="Arial" w:cs="Arial"/>
          <w:sz w:val="24"/>
          <w:szCs w:val="24"/>
        </w:rPr>
        <w:fldChar w:fldCharType="separate"/>
      </w:r>
      <w:r w:rsidR="00952F3A" w:rsidRPr="00A76B1C">
        <w:rPr>
          <w:rStyle w:val="tlid-translation"/>
          <w:rFonts w:ascii="Arial" w:hAnsi="Arial" w:cs="Arial"/>
          <w:noProof/>
          <w:sz w:val="24"/>
          <w:szCs w:val="24"/>
        </w:rPr>
        <w:t>Da Silva et al. (2016)</w:t>
      </w:r>
      <w:r w:rsidR="00952F3A" w:rsidRPr="00A76B1C">
        <w:rPr>
          <w:rStyle w:val="tlid-translation"/>
          <w:rFonts w:ascii="Arial" w:hAnsi="Arial" w:cs="Arial"/>
          <w:sz w:val="24"/>
          <w:szCs w:val="24"/>
        </w:rPr>
        <w:fldChar w:fldCharType="end"/>
      </w:r>
      <w:r w:rsidR="00952F3A" w:rsidRPr="00A76B1C">
        <w:rPr>
          <w:rStyle w:val="tlid-translation"/>
          <w:rFonts w:ascii="Arial" w:hAnsi="Arial" w:cs="Arial"/>
          <w:sz w:val="24"/>
          <w:szCs w:val="24"/>
        </w:rPr>
        <w:t xml:space="preserve"> (Uma vez que ele tinha sido validado apenas com o Alfa de </w:t>
      </w:r>
      <w:proofErr w:type="spellStart"/>
      <w:r w:rsidR="00952F3A" w:rsidRPr="00A76B1C">
        <w:rPr>
          <w:rStyle w:val="tlid-translation"/>
          <w:rFonts w:ascii="Arial" w:hAnsi="Arial" w:cs="Arial"/>
          <w:sz w:val="24"/>
          <w:szCs w:val="24"/>
        </w:rPr>
        <w:t>Cronbach</w:t>
      </w:r>
      <w:proofErr w:type="spellEnd"/>
      <w:r w:rsidR="00952F3A" w:rsidRPr="00A76B1C">
        <w:rPr>
          <w:rStyle w:val="tlid-translation"/>
          <w:rFonts w:ascii="Arial" w:hAnsi="Arial" w:cs="Arial"/>
          <w:sz w:val="24"/>
          <w:szCs w:val="24"/>
        </w:rPr>
        <w:t>)</w:t>
      </w:r>
      <w:r w:rsidR="00480C23" w:rsidRPr="00A76B1C">
        <w:rPr>
          <w:rStyle w:val="tlid-translation"/>
          <w:rFonts w:ascii="Arial" w:hAnsi="Arial" w:cs="Arial"/>
          <w:sz w:val="24"/>
          <w:szCs w:val="24"/>
        </w:rPr>
        <w:t>;</w:t>
      </w:r>
      <w:commentRangeEnd w:id="343"/>
      <w:r w:rsidR="006F2F99">
        <w:rPr>
          <w:rStyle w:val="Refdecomentrio"/>
        </w:rPr>
        <w:commentReference w:id="343"/>
      </w:r>
    </w:p>
    <w:p w14:paraId="60B5B726" w14:textId="25DDAC8A" w:rsidR="00266796" w:rsidRPr="00A76B1C" w:rsidRDefault="00266796" w:rsidP="005341E7">
      <w:pPr>
        <w:spacing w:line="360" w:lineRule="auto"/>
        <w:ind w:left="720"/>
        <w:rPr>
          <w:rStyle w:val="tlid-translation"/>
          <w:rFonts w:ascii="Arial" w:hAnsi="Arial" w:cs="Arial"/>
          <w:sz w:val="24"/>
          <w:szCs w:val="24"/>
        </w:rPr>
      </w:pPr>
      <w:commentRangeStart w:id="344"/>
      <w:r w:rsidRPr="00A76B1C">
        <w:rPr>
          <w:rStyle w:val="tlid-translation"/>
          <w:rFonts w:ascii="Arial" w:hAnsi="Arial" w:cs="Arial"/>
          <w:sz w:val="24"/>
          <w:szCs w:val="24"/>
        </w:rPr>
        <w:t xml:space="preserve">-Apoio a validação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satisfação </w:t>
      </w:r>
      <w:r w:rsidR="008F0301" w:rsidRPr="00A76B1C">
        <w:rPr>
          <w:rStyle w:val="tlid-translation"/>
          <w:rFonts w:ascii="Arial" w:hAnsi="Arial" w:cs="Arial"/>
          <w:sz w:val="24"/>
          <w:szCs w:val="24"/>
        </w:rPr>
        <w:t>com o trabalho na Engenharia de Software</w:t>
      </w:r>
      <w:r w:rsidR="00480C23" w:rsidRPr="00A76B1C">
        <w:rPr>
          <w:rStyle w:val="tlid-translation"/>
          <w:rFonts w:ascii="Arial" w:hAnsi="Arial" w:cs="Arial"/>
          <w:sz w:val="24"/>
          <w:szCs w:val="24"/>
        </w:rPr>
        <w:t>;</w:t>
      </w:r>
      <w:commentRangeEnd w:id="344"/>
      <w:r w:rsidR="006F2F99">
        <w:rPr>
          <w:rStyle w:val="Refdecomentrio"/>
        </w:rPr>
        <w:commentReference w:id="344"/>
      </w:r>
    </w:p>
    <w:p w14:paraId="29DA6AEE" w14:textId="2E4BE061" w:rsidR="00952F3A" w:rsidRPr="00A76B1C" w:rsidRDefault="00952F3A" w:rsidP="005341E7">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0F2AA9" w:rsidRPr="00A76B1C">
        <w:rPr>
          <w:rStyle w:val="tlid-translation"/>
          <w:rFonts w:ascii="Arial" w:hAnsi="Arial" w:cs="Arial"/>
          <w:sz w:val="24"/>
          <w:szCs w:val="24"/>
        </w:rPr>
        <w:t>;</w:t>
      </w:r>
    </w:p>
    <w:p w14:paraId="06F7D350" w14:textId="3BF25B93" w:rsidR="00266796" w:rsidRPr="00A76B1C" w:rsidRDefault="00266796" w:rsidP="005341E7">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w:t>
      </w:r>
      <w:r w:rsidR="000F2AA9" w:rsidRPr="00A76B1C">
        <w:rPr>
          <w:rStyle w:val="tlid-translation"/>
          <w:rFonts w:ascii="Arial" w:hAnsi="Arial" w:cs="Arial"/>
          <w:sz w:val="24"/>
          <w:szCs w:val="24"/>
        </w:rPr>
        <w:t xml:space="preserve">Um retrato da satisfação dos Engenheiro de Software; </w:t>
      </w:r>
    </w:p>
    <w:p w14:paraId="6FF3CE74" w14:textId="53882361" w:rsidR="00B024D4" w:rsidRPr="00A76B1C" w:rsidRDefault="000F2AA9" w:rsidP="005341E7">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-Um retrato do estado de </w:t>
      </w:r>
      <w:proofErr w:type="spellStart"/>
      <w:r w:rsidRPr="00A76B1C">
        <w:rPr>
          <w:rStyle w:val="tlid-translation"/>
          <w:rFonts w:ascii="Arial" w:hAnsi="Arial" w:cs="Arial"/>
          <w:sz w:val="24"/>
          <w:szCs w:val="24"/>
        </w:rPr>
        <w:t>burnout</w:t>
      </w:r>
      <w:proofErr w:type="spellEnd"/>
      <w:r w:rsidRPr="00A76B1C">
        <w:rPr>
          <w:rStyle w:val="tlid-translation"/>
          <w:rFonts w:ascii="Arial" w:hAnsi="Arial" w:cs="Arial"/>
          <w:sz w:val="24"/>
          <w:szCs w:val="24"/>
        </w:rPr>
        <w:t xml:space="preserve"> dos Engenheiros de Software;</w:t>
      </w:r>
    </w:p>
    <w:p w14:paraId="3001E403" w14:textId="3A9CD535" w:rsidR="009C2448" w:rsidRDefault="003047EA" w:rsidP="009C2448">
      <w:pPr>
        <w:spacing w:line="360" w:lineRule="auto"/>
        <w:ind w:firstLine="720"/>
        <w:rPr>
          <w:rFonts w:ascii="Arial" w:hAnsi="Arial" w:cs="Arial"/>
          <w:sz w:val="24"/>
          <w:szCs w:val="24"/>
        </w:rPr>
      </w:pPr>
      <w:commentRangeStart w:id="345"/>
      <w:r w:rsidRPr="00A76B1C">
        <w:rPr>
          <w:rFonts w:ascii="Arial" w:hAnsi="Arial" w:cs="Arial"/>
          <w:sz w:val="24"/>
          <w:szCs w:val="24"/>
        </w:rPr>
        <w:t>Durante tod</w:t>
      </w:r>
      <w:r w:rsidR="00721063" w:rsidRPr="00A76B1C">
        <w:rPr>
          <w:rFonts w:ascii="Arial" w:hAnsi="Arial" w:cs="Arial"/>
          <w:sz w:val="24"/>
          <w:szCs w:val="24"/>
        </w:rPr>
        <w:t>o</w:t>
      </w:r>
      <w:r w:rsidRPr="00A76B1C">
        <w:rPr>
          <w:rFonts w:ascii="Arial" w:hAnsi="Arial" w:cs="Arial"/>
          <w:sz w:val="24"/>
          <w:szCs w:val="24"/>
        </w:rPr>
        <w:t xml:space="preserve"> o período de doutorado, diversas experiências foram vivencias</w:t>
      </w:r>
      <w:r w:rsidR="00721063" w:rsidRPr="00A76B1C">
        <w:rPr>
          <w:rFonts w:ascii="Arial" w:hAnsi="Arial" w:cs="Arial"/>
          <w:sz w:val="24"/>
          <w:szCs w:val="24"/>
        </w:rPr>
        <w:t xml:space="preserve">, que auxiliaram no crescimento deste pesquisador. </w:t>
      </w:r>
      <w:r w:rsidR="009B6A81">
        <w:rPr>
          <w:rFonts w:ascii="Arial" w:hAnsi="Arial" w:cs="Arial"/>
          <w:sz w:val="24"/>
          <w:szCs w:val="24"/>
        </w:rPr>
        <w:t>Di</w:t>
      </w:r>
      <w:r w:rsidR="009B6A81" w:rsidRPr="00A76B1C">
        <w:rPr>
          <w:rFonts w:ascii="Arial" w:hAnsi="Arial" w:cs="Arial"/>
          <w:sz w:val="24"/>
          <w:szCs w:val="24"/>
        </w:rPr>
        <w:t>ferentes</w:t>
      </w:r>
      <w:r w:rsidR="00C41D93" w:rsidRPr="00A76B1C">
        <w:rPr>
          <w:rFonts w:ascii="Arial" w:hAnsi="Arial" w:cs="Arial"/>
          <w:sz w:val="24"/>
          <w:szCs w:val="24"/>
        </w:rPr>
        <w:t xml:space="preserve"> conversas com pesquisadores seniores e em </w:t>
      </w:r>
      <w:r w:rsidR="0043192D">
        <w:rPr>
          <w:rFonts w:ascii="Arial" w:hAnsi="Arial" w:cs="Arial"/>
          <w:sz w:val="24"/>
          <w:szCs w:val="24"/>
        </w:rPr>
        <w:t>desenvolvimento</w:t>
      </w:r>
      <w:r w:rsidR="00C41D93" w:rsidRPr="00A76B1C">
        <w:rPr>
          <w:rFonts w:ascii="Arial" w:hAnsi="Arial" w:cs="Arial"/>
          <w:sz w:val="24"/>
          <w:szCs w:val="24"/>
        </w:rPr>
        <w:t xml:space="preserve"> foram </w:t>
      </w:r>
      <w:r w:rsidR="00FE3EED">
        <w:rPr>
          <w:rFonts w:ascii="Arial" w:hAnsi="Arial" w:cs="Arial"/>
          <w:sz w:val="24"/>
          <w:szCs w:val="24"/>
        </w:rPr>
        <w:t xml:space="preserve">realizadas, inclusive com pessoas de outras áreas de conhecimento e linhas de pesquisa, exigindo a adaptação interpessoal do pesquisador. </w:t>
      </w:r>
      <w:r w:rsidR="009C2448">
        <w:rPr>
          <w:rFonts w:ascii="Arial" w:hAnsi="Arial" w:cs="Arial"/>
          <w:sz w:val="24"/>
          <w:szCs w:val="24"/>
        </w:rPr>
        <w:t xml:space="preserve"> </w:t>
      </w:r>
      <w:r w:rsidR="0010662F">
        <w:rPr>
          <w:rFonts w:ascii="Arial" w:hAnsi="Arial" w:cs="Arial"/>
          <w:sz w:val="24"/>
          <w:szCs w:val="24"/>
        </w:rPr>
        <w:t>Além disso</w:t>
      </w:r>
      <w:r w:rsidR="009C2448">
        <w:rPr>
          <w:rFonts w:ascii="Arial" w:hAnsi="Arial" w:cs="Arial"/>
          <w:sz w:val="24"/>
          <w:szCs w:val="24"/>
        </w:rPr>
        <w:t xml:space="preserve">, </w:t>
      </w:r>
      <w:r w:rsidR="006A2A13" w:rsidRPr="00A76B1C">
        <w:rPr>
          <w:rFonts w:ascii="Arial" w:hAnsi="Arial" w:cs="Arial"/>
          <w:sz w:val="24"/>
          <w:szCs w:val="24"/>
        </w:rPr>
        <w:t>foi necessário</w:t>
      </w:r>
      <w:r w:rsidR="00D400FB">
        <w:rPr>
          <w:rFonts w:ascii="Arial" w:hAnsi="Arial" w:cs="Arial"/>
          <w:sz w:val="24"/>
          <w:szCs w:val="24"/>
        </w:rPr>
        <w:t xml:space="preserve"> também</w:t>
      </w:r>
      <w:r w:rsidR="006A2A13" w:rsidRPr="00A76B1C">
        <w:rPr>
          <w:rFonts w:ascii="Arial" w:hAnsi="Arial" w:cs="Arial"/>
          <w:sz w:val="24"/>
          <w:szCs w:val="24"/>
        </w:rPr>
        <w:t xml:space="preserve"> se apropriar de </w:t>
      </w:r>
      <w:r w:rsidR="009C6C79">
        <w:rPr>
          <w:rFonts w:ascii="Arial" w:hAnsi="Arial" w:cs="Arial"/>
          <w:sz w:val="24"/>
          <w:szCs w:val="24"/>
        </w:rPr>
        <w:lastRenderedPageBreak/>
        <w:t xml:space="preserve">novos </w:t>
      </w:r>
      <w:r w:rsidR="009C6C79" w:rsidRPr="00A76B1C">
        <w:rPr>
          <w:rFonts w:ascii="Arial" w:hAnsi="Arial" w:cs="Arial"/>
          <w:sz w:val="24"/>
          <w:szCs w:val="24"/>
        </w:rPr>
        <w:t>conhecimentos</w:t>
      </w:r>
      <w:r w:rsidR="00D400FB">
        <w:rPr>
          <w:rFonts w:ascii="Arial" w:hAnsi="Arial" w:cs="Arial"/>
          <w:sz w:val="24"/>
          <w:szCs w:val="24"/>
        </w:rPr>
        <w:t xml:space="preserve"> não só n</w:t>
      </w:r>
      <w:r w:rsidR="006A2A13" w:rsidRPr="00A76B1C">
        <w:rPr>
          <w:rFonts w:ascii="Arial" w:hAnsi="Arial" w:cs="Arial"/>
          <w:sz w:val="24"/>
          <w:szCs w:val="24"/>
        </w:rPr>
        <w:t>a área de desenvolvimento de software</w:t>
      </w:r>
      <w:r w:rsidR="00D400FB">
        <w:rPr>
          <w:rFonts w:ascii="Arial" w:hAnsi="Arial" w:cs="Arial"/>
          <w:sz w:val="24"/>
          <w:szCs w:val="24"/>
        </w:rPr>
        <w:t>, como também na áre</w:t>
      </w:r>
      <w:r w:rsidR="00525517">
        <w:rPr>
          <w:rFonts w:ascii="Arial" w:hAnsi="Arial" w:cs="Arial"/>
          <w:sz w:val="24"/>
          <w:szCs w:val="24"/>
        </w:rPr>
        <w:t>a d</w:t>
      </w:r>
      <w:r w:rsidR="006A2A13" w:rsidRPr="00A76B1C">
        <w:rPr>
          <w:rFonts w:ascii="Arial" w:hAnsi="Arial" w:cs="Arial"/>
          <w:sz w:val="24"/>
          <w:szCs w:val="24"/>
        </w:rPr>
        <w:t xml:space="preserve">e </w:t>
      </w:r>
      <w:r w:rsidR="00D400FB">
        <w:rPr>
          <w:rFonts w:ascii="Arial" w:hAnsi="Arial" w:cs="Arial"/>
          <w:sz w:val="24"/>
          <w:szCs w:val="24"/>
        </w:rPr>
        <w:t>P</w:t>
      </w:r>
      <w:r w:rsidR="006A2A13" w:rsidRPr="00A76B1C">
        <w:rPr>
          <w:rFonts w:ascii="Arial" w:hAnsi="Arial" w:cs="Arial"/>
          <w:sz w:val="24"/>
          <w:szCs w:val="24"/>
        </w:rPr>
        <w:t xml:space="preserve">sicologia. </w:t>
      </w:r>
    </w:p>
    <w:p w14:paraId="7B739D7B" w14:textId="1444F9A3" w:rsidR="0043192D" w:rsidRDefault="006A2A13" w:rsidP="009C2448">
      <w:pPr>
        <w:spacing w:line="360" w:lineRule="auto"/>
        <w:ind w:firstLine="720"/>
        <w:rPr>
          <w:rFonts w:ascii="Arial" w:hAnsi="Arial" w:cs="Arial"/>
          <w:sz w:val="24"/>
          <w:szCs w:val="24"/>
        </w:rPr>
      </w:pPr>
      <w:r w:rsidRPr="00A76B1C">
        <w:rPr>
          <w:rFonts w:ascii="Arial" w:hAnsi="Arial" w:cs="Arial"/>
          <w:sz w:val="24"/>
          <w:szCs w:val="24"/>
        </w:rPr>
        <w:t>Depois</w:t>
      </w:r>
      <w:r w:rsidR="009C2448">
        <w:rPr>
          <w:rFonts w:ascii="Arial" w:hAnsi="Arial" w:cs="Arial"/>
          <w:sz w:val="24"/>
          <w:szCs w:val="24"/>
        </w:rPr>
        <w:t>,</w:t>
      </w:r>
      <w:r w:rsidRPr="00A76B1C">
        <w:rPr>
          <w:rFonts w:ascii="Arial" w:hAnsi="Arial" w:cs="Arial"/>
          <w:sz w:val="24"/>
          <w:szCs w:val="24"/>
        </w:rPr>
        <w:t xml:space="preserve"> exigiu uma mudança </w:t>
      </w:r>
      <w:r w:rsidR="00994D41" w:rsidRPr="00A76B1C">
        <w:rPr>
          <w:rFonts w:ascii="Arial" w:hAnsi="Arial" w:cs="Arial"/>
          <w:sz w:val="24"/>
          <w:szCs w:val="24"/>
        </w:rPr>
        <w:t xml:space="preserve">que construiu esta tese para aprender novas ferramentas e métodos de pesquisa, </w:t>
      </w:r>
      <w:r w:rsidR="00A60D57">
        <w:rPr>
          <w:rFonts w:ascii="Arial" w:hAnsi="Arial" w:cs="Arial"/>
          <w:sz w:val="24"/>
          <w:szCs w:val="24"/>
        </w:rPr>
        <w:t>em que</w:t>
      </w:r>
      <w:r w:rsidR="00994D41" w:rsidRPr="00A76B1C">
        <w:rPr>
          <w:rFonts w:ascii="Arial" w:hAnsi="Arial" w:cs="Arial"/>
          <w:sz w:val="24"/>
          <w:szCs w:val="24"/>
        </w:rPr>
        <w:t xml:space="preserve"> o mesmo só tinha experiência com métodos qualitativos e teve que desenvolver conhecimentos, resolver problemas e lidar com </w:t>
      </w:r>
      <w:r w:rsidR="00B47B8E">
        <w:rPr>
          <w:rFonts w:ascii="Arial" w:hAnsi="Arial" w:cs="Arial"/>
          <w:sz w:val="24"/>
          <w:szCs w:val="24"/>
        </w:rPr>
        <w:t>estresse</w:t>
      </w:r>
      <w:r w:rsidR="0041611F" w:rsidRPr="00A76B1C">
        <w:rPr>
          <w:rFonts w:ascii="Arial" w:hAnsi="Arial" w:cs="Arial"/>
          <w:sz w:val="24"/>
          <w:szCs w:val="24"/>
        </w:rPr>
        <w:t xml:space="preserve"> e situações inesperadas para desenvolver sólidos conhecimentos de Psicometria e métodos quantitativos.</w:t>
      </w:r>
    </w:p>
    <w:p w14:paraId="1AD2F79B" w14:textId="735882F8" w:rsidR="00E26298" w:rsidRDefault="0043192D" w:rsidP="00B753E6">
      <w:pPr>
        <w:spacing w:line="360" w:lineRule="auto"/>
        <w:ind w:firstLine="720"/>
        <w:rPr>
          <w:rFonts w:ascii="Arial" w:hAnsi="Arial" w:cs="Arial"/>
          <w:sz w:val="24"/>
          <w:szCs w:val="24"/>
        </w:rPr>
      </w:pPr>
      <w:r>
        <w:rPr>
          <w:rFonts w:ascii="Arial" w:hAnsi="Arial" w:cs="Arial"/>
          <w:sz w:val="24"/>
          <w:szCs w:val="24"/>
        </w:rPr>
        <w:t>Durante</w:t>
      </w:r>
      <w:r w:rsidR="00EF7B5A">
        <w:rPr>
          <w:rFonts w:ascii="Arial" w:hAnsi="Arial" w:cs="Arial"/>
          <w:sz w:val="24"/>
          <w:szCs w:val="24"/>
        </w:rPr>
        <w:t xml:space="preserve"> todos os anos do doutorado, vários temas foram sugeridos e </w:t>
      </w:r>
      <w:r w:rsidR="00B753E6">
        <w:rPr>
          <w:rFonts w:ascii="Arial" w:hAnsi="Arial" w:cs="Arial"/>
          <w:sz w:val="24"/>
          <w:szCs w:val="24"/>
        </w:rPr>
        <w:t>trabalhados, o</w:t>
      </w:r>
      <w:r w:rsidR="009C2448">
        <w:rPr>
          <w:rFonts w:ascii="Arial" w:hAnsi="Arial" w:cs="Arial"/>
          <w:sz w:val="24"/>
          <w:szCs w:val="24"/>
        </w:rPr>
        <w:t xml:space="preserve"> pesquisador precisou gerir situações inesperadas e de emergência na família</w:t>
      </w:r>
      <w:r w:rsidR="00CE0F06">
        <w:rPr>
          <w:rFonts w:ascii="Arial" w:hAnsi="Arial" w:cs="Arial"/>
          <w:sz w:val="24"/>
          <w:szCs w:val="24"/>
        </w:rPr>
        <w:t xml:space="preserve"> e na pesquisa, como o fim da bolsa. Sua adaptação ao </w:t>
      </w:r>
      <w:r w:rsidR="00B47B8E">
        <w:rPr>
          <w:rFonts w:ascii="Arial" w:hAnsi="Arial" w:cs="Arial"/>
          <w:sz w:val="24"/>
          <w:szCs w:val="24"/>
        </w:rPr>
        <w:t>estresse</w:t>
      </w:r>
      <w:r w:rsidR="00CE0F06">
        <w:rPr>
          <w:rFonts w:ascii="Arial" w:hAnsi="Arial" w:cs="Arial"/>
          <w:sz w:val="24"/>
          <w:szCs w:val="24"/>
        </w:rPr>
        <w:t xml:space="preserve"> foi </w:t>
      </w:r>
      <w:r w:rsidR="00B753E6">
        <w:rPr>
          <w:rFonts w:ascii="Arial" w:hAnsi="Arial" w:cs="Arial"/>
          <w:sz w:val="24"/>
          <w:szCs w:val="24"/>
        </w:rPr>
        <w:t>testada</w:t>
      </w:r>
      <w:r w:rsidR="00CE0F06">
        <w:rPr>
          <w:rFonts w:ascii="Arial" w:hAnsi="Arial" w:cs="Arial"/>
          <w:sz w:val="24"/>
          <w:szCs w:val="24"/>
        </w:rPr>
        <w:t xml:space="preserve"> nesses momentos também. </w:t>
      </w:r>
      <w:r>
        <w:rPr>
          <w:rFonts w:ascii="Arial" w:hAnsi="Arial" w:cs="Arial"/>
          <w:sz w:val="24"/>
          <w:szCs w:val="24"/>
        </w:rPr>
        <w:t xml:space="preserve"> </w:t>
      </w:r>
      <w:r w:rsidR="0041611F" w:rsidRPr="00A76B1C">
        <w:rPr>
          <w:rFonts w:ascii="Arial" w:hAnsi="Arial" w:cs="Arial"/>
          <w:sz w:val="24"/>
          <w:szCs w:val="24"/>
        </w:rPr>
        <w:t xml:space="preserve"> </w:t>
      </w:r>
      <w:r w:rsidR="00C41D93" w:rsidRPr="00A76B1C">
        <w:rPr>
          <w:rFonts w:ascii="Arial" w:hAnsi="Arial" w:cs="Arial"/>
          <w:sz w:val="24"/>
          <w:szCs w:val="24"/>
        </w:rPr>
        <w:t xml:space="preserve"> </w:t>
      </w:r>
    </w:p>
    <w:p w14:paraId="657375A5" w14:textId="336814F8" w:rsidR="00B753E6" w:rsidRPr="00B753E6" w:rsidRDefault="00B753E6" w:rsidP="00B753E6">
      <w:pPr>
        <w:spacing w:line="360" w:lineRule="auto"/>
        <w:ind w:firstLine="720"/>
        <w:rPr>
          <w:rFonts w:ascii="Arial" w:hAnsi="Arial" w:cs="Arial"/>
          <w:sz w:val="24"/>
          <w:szCs w:val="24"/>
        </w:rPr>
      </w:pPr>
      <w:r>
        <w:rPr>
          <w:rFonts w:ascii="Arial" w:hAnsi="Arial" w:cs="Arial"/>
          <w:sz w:val="24"/>
          <w:szCs w:val="24"/>
        </w:rPr>
        <w:t>Por fim, mas não menos importante, sua criatividade e capacidade de resoluções de problemas fo</w:t>
      </w:r>
      <w:r w:rsidR="00BA165A">
        <w:rPr>
          <w:rFonts w:ascii="Arial" w:hAnsi="Arial" w:cs="Arial"/>
          <w:sz w:val="24"/>
          <w:szCs w:val="24"/>
        </w:rPr>
        <w:t xml:space="preserve">ram testadas a todo momento, inclusive pondo em dúvidas suas capacidades. Mas no fim, esta tese foi construída. E que o próximo momento de adaptação esteja </w:t>
      </w:r>
      <w:r w:rsidR="005033E9">
        <w:rPr>
          <w:rFonts w:ascii="Arial" w:hAnsi="Arial" w:cs="Arial"/>
          <w:sz w:val="24"/>
          <w:szCs w:val="24"/>
        </w:rPr>
        <w:t>logo ali para este pesquisador</w:t>
      </w:r>
      <w:r w:rsidR="008338A0">
        <w:rPr>
          <w:rFonts w:ascii="Arial" w:hAnsi="Arial" w:cs="Arial"/>
          <w:sz w:val="24"/>
          <w:szCs w:val="24"/>
        </w:rPr>
        <w:t>!</w:t>
      </w:r>
      <w:r w:rsidR="005033E9">
        <w:rPr>
          <w:rFonts w:ascii="Arial" w:hAnsi="Arial" w:cs="Arial"/>
          <w:sz w:val="24"/>
          <w:szCs w:val="24"/>
        </w:rPr>
        <w:t xml:space="preserve"> </w:t>
      </w:r>
      <w:commentRangeEnd w:id="345"/>
      <w:r w:rsidR="006F2F99">
        <w:rPr>
          <w:rStyle w:val="Refdecomentrio"/>
        </w:rPr>
        <w:commentReference w:id="345"/>
      </w:r>
    </w:p>
    <w:p w14:paraId="0E0AA00D" w14:textId="1F7DE609" w:rsidR="00EE6468" w:rsidRPr="00DE2297" w:rsidRDefault="00E26298" w:rsidP="00EE6468">
      <w:pPr>
        <w:spacing w:after="200" w:line="276" w:lineRule="auto"/>
        <w:jc w:val="left"/>
        <w:rPr>
          <w:sz w:val="24"/>
          <w:szCs w:val="24"/>
        </w:rPr>
      </w:pPr>
      <w:r>
        <w:rPr>
          <w:sz w:val="24"/>
          <w:szCs w:val="24"/>
        </w:rPr>
        <w:br w:type="page"/>
      </w:r>
    </w:p>
    <w:p w14:paraId="37ACF5B3" w14:textId="77777777" w:rsidR="00D925D7" w:rsidRPr="00CD4D33" w:rsidRDefault="00D925D7" w:rsidP="00F23375"/>
    <w:p w14:paraId="3AB8C940" w14:textId="72052D74" w:rsidR="009D2CC0" w:rsidRPr="004F4F46" w:rsidRDefault="004C6E11" w:rsidP="000B0B20">
      <w:pPr>
        <w:pStyle w:val="PhD-Title1Center"/>
        <w:rPr>
          <w:sz w:val="28"/>
          <w:szCs w:val="28"/>
          <w:lang w:val="en-US"/>
        </w:rPr>
      </w:pPr>
      <w:bookmarkStart w:id="346" w:name="_Toc42242479"/>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346"/>
    </w:p>
    <w:p w14:paraId="3CFE0A6A" w14:textId="1A3CC8B4" w:rsidR="00126EE5" w:rsidRPr="001A251A" w:rsidRDefault="008A3214" w:rsidP="00126EE5">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126EE5" w:rsidRPr="001A251A">
        <w:rPr>
          <w:rFonts w:ascii="Times New Roman" w:hAnsi="Times New Roman"/>
          <w:noProof/>
          <w:sz w:val="24"/>
          <w:szCs w:val="24"/>
          <w:lang w:val="en-US"/>
        </w:rPr>
        <w:t xml:space="preserve">ABRAHAMSSON, Pekka; STILL, Jari. Agile software development: theoretical and practical outlook. In: PROCEEDINGS OF THE 8TH INTERNATIONAL CONFERENCE ON PRODUCT-FOCUSED SOFTWARE PROCESS IMPROVEMENT 2007, </w:t>
      </w:r>
      <w:r w:rsidR="00126EE5" w:rsidRPr="001A251A">
        <w:rPr>
          <w:rFonts w:ascii="Times New Roman" w:hAnsi="Times New Roman"/>
          <w:b/>
          <w:bCs/>
          <w:noProof/>
          <w:sz w:val="24"/>
          <w:szCs w:val="24"/>
          <w:lang w:val="en-US"/>
        </w:rPr>
        <w:t>Anais</w:t>
      </w:r>
      <w:r w:rsidR="00126EE5" w:rsidRPr="001A251A">
        <w:rPr>
          <w:rFonts w:ascii="Times New Roman" w:hAnsi="Times New Roman"/>
          <w:noProof/>
          <w:sz w:val="24"/>
          <w:szCs w:val="24"/>
          <w:lang w:val="en-US"/>
        </w:rPr>
        <w:t>... [s.l: s.n.]</w:t>
      </w:r>
    </w:p>
    <w:p w14:paraId="78E261B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
      </w:pPr>
      <w:r w:rsidRPr="001A251A">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1A251A">
        <w:rPr>
          <w:rFonts w:ascii="Times New Roman" w:hAnsi="Times New Roman"/>
          <w:b/>
          <w:bCs/>
          <w:noProof/>
          <w:sz w:val="24"/>
          <w:szCs w:val="24"/>
          <w:lang w:val="en-US"/>
        </w:rPr>
        <w:t>International Journal of Innovation Management</w:t>
      </w:r>
      <w:r w:rsidRPr="001A251A">
        <w:rPr>
          <w:rFonts w:ascii="Times New Roman" w:hAnsi="Times New Roman"/>
          <w:noProof/>
          <w:sz w:val="24"/>
          <w:szCs w:val="24"/>
          <w:lang w:val="en-US"/>
        </w:rPr>
        <w:t xml:space="preserve">, [s. l.], v. 2050041, 2019. </w:t>
      </w:r>
    </w:p>
    <w:p w14:paraId="1FCBA83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
      </w:pPr>
      <w:r w:rsidRPr="001A251A">
        <w:rPr>
          <w:rFonts w:ascii="Times New Roman" w:hAnsi="Times New Roman"/>
          <w:noProof/>
          <w:sz w:val="24"/>
          <w:szCs w:val="24"/>
          <w:lang w:val="en-US"/>
        </w:rPr>
        <w:t xml:space="preserve">ADVANI, Jai Yashwant et al. Antecedents and Consequences of " Burnout " in Services Personnel : A Case of Indian Software Professionals. </w:t>
      </w:r>
      <w:r w:rsidRPr="001A251A">
        <w:rPr>
          <w:rFonts w:ascii="Times New Roman" w:hAnsi="Times New Roman"/>
          <w:b/>
          <w:bCs/>
          <w:noProof/>
          <w:sz w:val="24"/>
          <w:szCs w:val="24"/>
          <w:lang w:val="en-US"/>
        </w:rPr>
        <w:t>South Asian Journal of Management</w:t>
      </w:r>
      <w:r w:rsidRPr="001A251A">
        <w:rPr>
          <w:rFonts w:ascii="Times New Roman" w:hAnsi="Times New Roman"/>
          <w:noProof/>
          <w:sz w:val="24"/>
          <w:szCs w:val="24"/>
          <w:lang w:val="en-US"/>
        </w:rPr>
        <w:t xml:space="preserve">, [s. l.], v. 12, n. 3, 2005. </w:t>
      </w:r>
    </w:p>
    <w:p w14:paraId="62FFF2E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47"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
        <w:t xml:space="preserve">AHMED, Faheem et al. </w:t>
      </w:r>
      <w:r w:rsidRPr="001A251A">
        <w:rPr>
          <w:rFonts w:ascii="Times New Roman" w:hAnsi="Times New Roman"/>
          <w:noProof/>
          <w:sz w:val="24"/>
          <w:szCs w:val="24"/>
          <w:lang w:val="en-US"/>
          <w:rPrChange w:id="348" w:author="Microsoft Office User" w:date="2020-09-18T10:31:00Z">
            <w:rPr>
              <w:rFonts w:ascii="Times New Roman" w:hAnsi="Times New Roman"/>
              <w:noProof/>
              <w:sz w:val="24"/>
              <w:szCs w:val="24"/>
            </w:rPr>
          </w:rPrChange>
        </w:rPr>
        <w:t xml:space="preserve">Soft Skills and Software Development: A Reflection from Software Industry. </w:t>
      </w:r>
      <w:r w:rsidRPr="001A251A">
        <w:rPr>
          <w:rFonts w:ascii="Times New Roman" w:hAnsi="Times New Roman"/>
          <w:b/>
          <w:bCs/>
          <w:noProof/>
          <w:sz w:val="24"/>
          <w:szCs w:val="24"/>
          <w:lang w:val="en-US"/>
          <w:rPrChange w:id="349" w:author="Microsoft Office User" w:date="2020-09-18T10:31:00Z">
            <w:rPr>
              <w:rFonts w:ascii="Times New Roman" w:hAnsi="Times New Roman"/>
              <w:b/>
              <w:bCs/>
              <w:noProof/>
              <w:sz w:val="24"/>
              <w:szCs w:val="24"/>
            </w:rPr>
          </w:rPrChange>
        </w:rPr>
        <w:t>International Journal of Information Processing and Management</w:t>
      </w:r>
      <w:r w:rsidRPr="001A251A">
        <w:rPr>
          <w:rFonts w:ascii="Times New Roman" w:hAnsi="Times New Roman"/>
          <w:noProof/>
          <w:sz w:val="24"/>
          <w:szCs w:val="24"/>
          <w:lang w:val="en-US"/>
          <w:rPrChange w:id="350" w:author="Microsoft Office User" w:date="2020-09-18T10:31:00Z">
            <w:rPr>
              <w:rFonts w:ascii="Times New Roman" w:hAnsi="Times New Roman"/>
              <w:noProof/>
              <w:sz w:val="24"/>
              <w:szCs w:val="24"/>
            </w:rPr>
          </w:rPrChange>
        </w:rPr>
        <w:t xml:space="preserve">, [s. l.], v. 4, n. 3, p. 171–191, 2013. </w:t>
      </w:r>
    </w:p>
    <w:p w14:paraId="10169456"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351" w:author="Microsoft Office User" w:date="2020-09-18T10:31:00Z">
            <w:rPr>
              <w:rFonts w:ascii="Times New Roman" w:hAnsi="Times New Roman"/>
              <w:noProof/>
              <w:sz w:val="24"/>
              <w:szCs w:val="24"/>
            </w:rPr>
          </w:rPrChange>
        </w:rPr>
        <w:t xml:space="preserve">AHOLA, Kirsi; TOPPINEN-TANNER, Salla; SEPPÄNEN, Johanna. Interventions to alleviate burnout symptoms and to support return to work among employees with burnout: Systematic review and meta-analysis. </w:t>
      </w:r>
      <w:r w:rsidRPr="00126EE5">
        <w:rPr>
          <w:rFonts w:ascii="Times New Roman" w:hAnsi="Times New Roman"/>
          <w:b/>
          <w:bCs/>
          <w:noProof/>
          <w:sz w:val="24"/>
          <w:szCs w:val="24"/>
        </w:rPr>
        <w:t>Burnout Research</w:t>
      </w:r>
      <w:r w:rsidRPr="00126EE5">
        <w:rPr>
          <w:rFonts w:ascii="Times New Roman" w:hAnsi="Times New Roman"/>
          <w:noProof/>
          <w:sz w:val="24"/>
          <w:szCs w:val="24"/>
        </w:rPr>
        <w:t>, [s. l.], v. 4, p. 1–11, 2017. Disponível em: &lt;http://dx.doi.org/10.1016/j.burn.2017.02.001&gt;</w:t>
      </w:r>
    </w:p>
    <w:p w14:paraId="4D4569D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52"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53" w:author="Microsoft Office User" w:date="2020-09-18T10:31:00Z">
            <w:rPr>
              <w:rFonts w:ascii="Times New Roman" w:hAnsi="Times New Roman"/>
              <w:noProof/>
              <w:sz w:val="24"/>
              <w:szCs w:val="24"/>
            </w:rPr>
          </w:rPrChange>
        </w:rPr>
        <w:t xml:space="preserve">AKGÜN, Ali E. et al. Knowledge networks in new product development projects: A transactive memory perspective. </w:t>
      </w:r>
      <w:r w:rsidRPr="001A251A">
        <w:rPr>
          <w:rFonts w:ascii="Times New Roman" w:hAnsi="Times New Roman"/>
          <w:b/>
          <w:bCs/>
          <w:noProof/>
          <w:sz w:val="24"/>
          <w:szCs w:val="24"/>
          <w:lang w:val="en-US"/>
          <w:rPrChange w:id="354" w:author="Microsoft Office User" w:date="2020-09-18T10:31:00Z">
            <w:rPr>
              <w:rFonts w:ascii="Times New Roman" w:hAnsi="Times New Roman"/>
              <w:b/>
              <w:bCs/>
              <w:noProof/>
              <w:sz w:val="24"/>
              <w:szCs w:val="24"/>
            </w:rPr>
          </w:rPrChange>
        </w:rPr>
        <w:t>Information and Management</w:t>
      </w:r>
      <w:r w:rsidRPr="001A251A">
        <w:rPr>
          <w:rFonts w:ascii="Times New Roman" w:hAnsi="Times New Roman"/>
          <w:noProof/>
          <w:sz w:val="24"/>
          <w:szCs w:val="24"/>
          <w:lang w:val="en-US"/>
          <w:rPrChange w:id="355" w:author="Microsoft Office User" w:date="2020-09-18T10:31:00Z">
            <w:rPr>
              <w:rFonts w:ascii="Times New Roman" w:hAnsi="Times New Roman"/>
              <w:noProof/>
              <w:sz w:val="24"/>
              <w:szCs w:val="24"/>
            </w:rPr>
          </w:rPrChange>
        </w:rPr>
        <w:t xml:space="preserve">, [s. l.], v. 42, n. 8, p. 1105–1120, 2005. </w:t>
      </w:r>
    </w:p>
    <w:p w14:paraId="7AFABC6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56"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57" w:author="Microsoft Office User" w:date="2020-09-18T10:31:00Z">
            <w:rPr>
              <w:rFonts w:ascii="Times New Roman" w:hAnsi="Times New Roman"/>
              <w:noProof/>
              <w:sz w:val="24"/>
              <w:szCs w:val="24"/>
            </w:rPr>
          </w:rPrChange>
        </w:rPr>
        <w:t xml:space="preserve">AKGÜN, Ali E.; LYNN, Gary S.; BYRNE, John C. Antecedents and consequences of unlearning in new product development teams. </w:t>
      </w:r>
      <w:r w:rsidRPr="001A251A">
        <w:rPr>
          <w:rFonts w:ascii="Times New Roman" w:hAnsi="Times New Roman"/>
          <w:b/>
          <w:bCs/>
          <w:noProof/>
          <w:sz w:val="24"/>
          <w:szCs w:val="24"/>
          <w:lang w:val="en-US"/>
          <w:rPrChange w:id="358" w:author="Microsoft Office User" w:date="2020-09-18T10:31:00Z">
            <w:rPr>
              <w:rFonts w:ascii="Times New Roman" w:hAnsi="Times New Roman"/>
              <w:b/>
              <w:bCs/>
              <w:noProof/>
              <w:sz w:val="24"/>
              <w:szCs w:val="24"/>
            </w:rPr>
          </w:rPrChange>
        </w:rPr>
        <w:t>Journal of Product Innovation Management</w:t>
      </w:r>
      <w:r w:rsidRPr="001A251A">
        <w:rPr>
          <w:rFonts w:ascii="Times New Roman" w:hAnsi="Times New Roman"/>
          <w:noProof/>
          <w:sz w:val="24"/>
          <w:szCs w:val="24"/>
          <w:lang w:val="en-US"/>
          <w:rPrChange w:id="359" w:author="Microsoft Office User" w:date="2020-09-18T10:31:00Z">
            <w:rPr>
              <w:rFonts w:ascii="Times New Roman" w:hAnsi="Times New Roman"/>
              <w:noProof/>
              <w:sz w:val="24"/>
              <w:szCs w:val="24"/>
            </w:rPr>
          </w:rPrChange>
        </w:rPr>
        <w:t xml:space="preserve">, [s. l.], v. 23, n. 1, p. 73–88, 2006. </w:t>
      </w:r>
    </w:p>
    <w:p w14:paraId="001A2D4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60"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61" w:author="Microsoft Office User" w:date="2020-09-18T10:31:00Z">
            <w:rPr>
              <w:rFonts w:ascii="Times New Roman" w:hAnsi="Times New Roman"/>
              <w:noProof/>
              <w:sz w:val="24"/>
              <w:szCs w:val="24"/>
            </w:rPr>
          </w:rPrChange>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[s. l.], v. 5, 2010. </w:t>
      </w:r>
    </w:p>
    <w:p w14:paraId="07470A3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62"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63" w:author="Microsoft Office User" w:date="2020-09-18T10:31:00Z">
            <w:rPr>
              <w:rFonts w:ascii="Times New Roman" w:hAnsi="Times New Roman"/>
              <w:noProof/>
              <w:sz w:val="24"/>
              <w:szCs w:val="24"/>
            </w:rPr>
          </w:rPrChange>
        </w:rPr>
        <w:t xml:space="preserve">ASAD, N.; KHAN, S. </w:t>
      </w:r>
      <w:r w:rsidRPr="001A251A">
        <w:rPr>
          <w:rFonts w:ascii="Times New Roman" w:hAnsi="Times New Roman"/>
          <w:b/>
          <w:bCs/>
          <w:noProof/>
          <w:sz w:val="24"/>
          <w:szCs w:val="24"/>
          <w:lang w:val="en-US"/>
          <w:rPrChange w:id="364" w:author="Microsoft Office User" w:date="2020-09-18T10:31:00Z">
            <w:rPr>
              <w:rFonts w:ascii="Times New Roman" w:hAnsi="Times New Roman"/>
              <w:b/>
              <w:bCs/>
              <w:noProof/>
              <w:sz w:val="24"/>
              <w:szCs w:val="24"/>
            </w:rPr>
          </w:rPrChange>
        </w:rPr>
        <w:t>Relationship between jobstress and burnout: organizational support and creativity as predictor variablesPakistan Journal of Psychological Research</w:t>
      </w:r>
      <w:r w:rsidRPr="001A251A">
        <w:rPr>
          <w:rFonts w:ascii="Times New Roman" w:hAnsi="Times New Roman"/>
          <w:noProof/>
          <w:sz w:val="24"/>
          <w:szCs w:val="24"/>
          <w:lang w:val="en-US"/>
          <w:rPrChange w:id="365" w:author="Microsoft Office User" w:date="2020-09-18T10:31:00Z">
            <w:rPr>
              <w:rFonts w:ascii="Times New Roman" w:hAnsi="Times New Roman"/>
              <w:noProof/>
              <w:sz w:val="24"/>
              <w:szCs w:val="24"/>
            </w:rPr>
          </w:rPrChange>
        </w:rPr>
        <w:t xml:space="preserve">, 2003. </w:t>
      </w:r>
    </w:p>
    <w:p w14:paraId="4B60375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66"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67" w:author="Microsoft Office User" w:date="2020-09-18T10:31:00Z">
            <w:rPr>
              <w:rFonts w:ascii="Times New Roman" w:hAnsi="Times New Roman"/>
              <w:noProof/>
              <w:sz w:val="24"/>
              <w:szCs w:val="24"/>
            </w:rPr>
          </w:rPrChange>
        </w:rPr>
        <w:t xml:space="preserve">BAARD, Samantha K.; RENCH, Tara A.; KOZLOWSKI, Steve W. J. </w:t>
      </w:r>
      <w:r w:rsidRPr="001A251A">
        <w:rPr>
          <w:rFonts w:ascii="Times New Roman" w:hAnsi="Times New Roman"/>
          <w:b/>
          <w:bCs/>
          <w:noProof/>
          <w:sz w:val="24"/>
          <w:szCs w:val="24"/>
          <w:lang w:val="en-US"/>
          <w:rPrChange w:id="368" w:author="Microsoft Office User" w:date="2020-09-18T10:31:00Z">
            <w:rPr>
              <w:rFonts w:ascii="Times New Roman" w:hAnsi="Times New Roman"/>
              <w:b/>
              <w:bCs/>
              <w:noProof/>
              <w:sz w:val="24"/>
              <w:szCs w:val="24"/>
            </w:rPr>
          </w:rPrChange>
        </w:rPr>
        <w:t>Performance Adaptation: A Theoretical Integration and Review</w:t>
      </w:r>
      <w:r w:rsidRPr="001A251A">
        <w:rPr>
          <w:rFonts w:ascii="Times New Roman" w:hAnsi="Times New Roman"/>
          <w:noProof/>
          <w:sz w:val="24"/>
          <w:szCs w:val="24"/>
          <w:lang w:val="en-US"/>
          <w:rPrChange w:id="369" w:author="Microsoft Office User" w:date="2020-09-18T10:31:00Z">
            <w:rPr>
              <w:rFonts w:ascii="Times New Roman" w:hAnsi="Times New Roman"/>
              <w:noProof/>
              <w:sz w:val="24"/>
              <w:szCs w:val="24"/>
            </w:rPr>
          </w:rPrChange>
        </w:rPr>
        <w:t>. [s.l: s.n.]. v. 40</w:t>
      </w:r>
    </w:p>
    <w:p w14:paraId="453754B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70"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71" w:author="Microsoft Office User" w:date="2020-09-18T10:31:00Z">
            <w:rPr>
              <w:rFonts w:ascii="Times New Roman" w:hAnsi="Times New Roman"/>
              <w:noProof/>
              <w:sz w:val="24"/>
              <w:szCs w:val="24"/>
            </w:rPr>
          </w:rPrChange>
        </w:rPr>
        <w:t xml:space="preserve">BANDURA, ALBERT. Self-Efficacy Mechanism in Human Agency. </w:t>
      </w:r>
      <w:r w:rsidRPr="001A251A">
        <w:rPr>
          <w:rFonts w:ascii="Times New Roman" w:hAnsi="Times New Roman"/>
          <w:b/>
          <w:bCs/>
          <w:noProof/>
          <w:sz w:val="24"/>
          <w:szCs w:val="24"/>
          <w:lang w:val="en-US"/>
          <w:rPrChange w:id="372" w:author="Microsoft Office User" w:date="2020-09-18T10:31:00Z">
            <w:rPr>
              <w:rFonts w:ascii="Times New Roman" w:hAnsi="Times New Roman"/>
              <w:b/>
              <w:bCs/>
              <w:noProof/>
              <w:sz w:val="24"/>
              <w:szCs w:val="24"/>
            </w:rPr>
          </w:rPrChange>
        </w:rPr>
        <w:t>American Psychological Association</w:t>
      </w:r>
      <w:r w:rsidRPr="001A251A">
        <w:rPr>
          <w:rFonts w:ascii="Times New Roman" w:hAnsi="Times New Roman"/>
          <w:noProof/>
          <w:sz w:val="24"/>
          <w:szCs w:val="24"/>
          <w:lang w:val="en-US"/>
          <w:rPrChange w:id="373" w:author="Microsoft Office User" w:date="2020-09-18T10:31:00Z">
            <w:rPr>
              <w:rFonts w:ascii="Times New Roman" w:hAnsi="Times New Roman"/>
              <w:noProof/>
              <w:sz w:val="24"/>
              <w:szCs w:val="24"/>
            </w:rPr>
          </w:rPrChange>
        </w:rPr>
        <w:t xml:space="preserve">, [s. l.], v. 37, n. 2, p. 122–147, 1982. </w:t>
      </w:r>
    </w:p>
    <w:p w14:paraId="76B9DEC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74"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75" w:author="Microsoft Office User" w:date="2020-09-18T10:31:00Z">
            <w:rPr>
              <w:rFonts w:ascii="Times New Roman" w:hAnsi="Times New Roman"/>
              <w:noProof/>
              <w:sz w:val="24"/>
              <w:szCs w:val="24"/>
            </w:rPr>
          </w:rPrChange>
        </w:rPr>
        <w:t xml:space="preserve">BARNETT, Belinda Renee; BRADLEY, Lisa. The impact of organisational support for career development on career satisfaction. </w:t>
      </w:r>
      <w:r w:rsidRPr="001A251A">
        <w:rPr>
          <w:rFonts w:ascii="Times New Roman" w:hAnsi="Times New Roman"/>
          <w:b/>
          <w:bCs/>
          <w:noProof/>
          <w:sz w:val="24"/>
          <w:szCs w:val="24"/>
          <w:lang w:val="en-US"/>
          <w:rPrChange w:id="376" w:author="Microsoft Office User" w:date="2020-09-18T10:31:00Z">
            <w:rPr>
              <w:rFonts w:ascii="Times New Roman" w:hAnsi="Times New Roman"/>
              <w:b/>
              <w:bCs/>
              <w:noProof/>
              <w:sz w:val="24"/>
              <w:szCs w:val="24"/>
            </w:rPr>
          </w:rPrChange>
        </w:rPr>
        <w:t>Career Development International</w:t>
      </w:r>
      <w:r w:rsidRPr="001A251A">
        <w:rPr>
          <w:rFonts w:ascii="Times New Roman" w:hAnsi="Times New Roman"/>
          <w:noProof/>
          <w:sz w:val="24"/>
          <w:szCs w:val="24"/>
          <w:lang w:val="en-US"/>
          <w:rPrChange w:id="377" w:author="Microsoft Office User" w:date="2020-09-18T10:31:00Z">
            <w:rPr>
              <w:rFonts w:ascii="Times New Roman" w:hAnsi="Times New Roman"/>
              <w:noProof/>
              <w:sz w:val="24"/>
              <w:szCs w:val="24"/>
            </w:rPr>
          </w:rPrChange>
        </w:rPr>
        <w:t xml:space="preserve">, [s. l.], v. 12, n. 7, p. 617–636, 2007. </w:t>
      </w:r>
    </w:p>
    <w:p w14:paraId="53A43A2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78"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79" w:author="Microsoft Office User" w:date="2020-09-18T10:31:00Z">
            <w:rPr>
              <w:rFonts w:ascii="Times New Roman" w:hAnsi="Times New Roman"/>
              <w:noProof/>
              <w:sz w:val="24"/>
              <w:szCs w:val="24"/>
            </w:rPr>
          </w:rPrChange>
        </w:rPr>
        <w:t xml:space="preserve">BATISTA, Any Caroliny Duarte. </w:t>
      </w:r>
      <w:r w:rsidRPr="00126EE5">
        <w:rPr>
          <w:rFonts w:ascii="Times New Roman" w:hAnsi="Times New Roman"/>
          <w:noProof/>
          <w:sz w:val="24"/>
          <w:szCs w:val="24"/>
        </w:rPr>
        <w:t xml:space="preserve">QUALIDADE DO TRABALHO EM EQUIPES DE DESENVOLVIMENTO DE SOFTWARE Por Proposta de Pesquisa de Doutorado. </w:t>
      </w:r>
      <w:r w:rsidRPr="001A251A">
        <w:rPr>
          <w:rFonts w:ascii="Times New Roman" w:hAnsi="Times New Roman"/>
          <w:noProof/>
          <w:sz w:val="24"/>
          <w:szCs w:val="24"/>
          <w:lang w:val="en-US"/>
          <w:rPrChange w:id="380" w:author="Microsoft Office User" w:date="2020-09-18T10:31:00Z">
            <w:rPr>
              <w:rFonts w:ascii="Times New Roman" w:hAnsi="Times New Roman"/>
              <w:noProof/>
              <w:sz w:val="24"/>
              <w:szCs w:val="24"/>
            </w:rPr>
          </w:rPrChange>
        </w:rPr>
        <w:t xml:space="preserve">[s. l.], 2018. </w:t>
      </w:r>
    </w:p>
    <w:p w14:paraId="5E57DD7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81"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82" w:author="Microsoft Office User" w:date="2020-09-18T10:31:00Z">
            <w:rPr>
              <w:rFonts w:ascii="Times New Roman" w:hAnsi="Times New Roman"/>
              <w:noProof/>
              <w:sz w:val="24"/>
              <w:szCs w:val="24"/>
            </w:rPr>
          </w:rPrChange>
        </w:rPr>
        <w:t xml:space="preserve">BAVOTA, Gabriele et al. The evolution of project inter-dependencies in a software ecosystem: The case of apache. </w:t>
      </w:r>
      <w:r w:rsidRPr="001A251A">
        <w:rPr>
          <w:rFonts w:ascii="Times New Roman" w:hAnsi="Times New Roman"/>
          <w:b/>
          <w:bCs/>
          <w:noProof/>
          <w:sz w:val="24"/>
          <w:szCs w:val="24"/>
          <w:lang w:val="en-US"/>
          <w:rPrChange w:id="383" w:author="Microsoft Office User" w:date="2020-09-18T10:31:00Z">
            <w:rPr>
              <w:rFonts w:ascii="Times New Roman" w:hAnsi="Times New Roman"/>
              <w:b/>
              <w:bCs/>
              <w:noProof/>
              <w:sz w:val="24"/>
              <w:szCs w:val="24"/>
            </w:rPr>
          </w:rPrChange>
        </w:rPr>
        <w:t>IEEE International Conference on Software Maintenance, ICSM</w:t>
      </w:r>
      <w:r w:rsidRPr="001A251A">
        <w:rPr>
          <w:rFonts w:ascii="Times New Roman" w:hAnsi="Times New Roman"/>
          <w:noProof/>
          <w:sz w:val="24"/>
          <w:szCs w:val="24"/>
          <w:lang w:val="en-US"/>
          <w:rPrChange w:id="384" w:author="Microsoft Office User" w:date="2020-09-18T10:31:00Z">
            <w:rPr>
              <w:rFonts w:ascii="Times New Roman" w:hAnsi="Times New Roman"/>
              <w:noProof/>
              <w:sz w:val="24"/>
              <w:szCs w:val="24"/>
            </w:rPr>
          </w:rPrChange>
        </w:rPr>
        <w:t xml:space="preserve">, [s. l.], p. 280–289, 2013. </w:t>
      </w:r>
    </w:p>
    <w:p w14:paraId="6BD8A66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85"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86" w:author="Microsoft Office User" w:date="2020-09-18T10:31:00Z">
            <w:rPr>
              <w:rFonts w:ascii="Times New Roman" w:hAnsi="Times New Roman"/>
              <w:noProof/>
              <w:sz w:val="24"/>
              <w:szCs w:val="24"/>
            </w:rPr>
          </w:rPrChange>
        </w:rPr>
        <w:t xml:space="preserve">BEAUJEAN, A. Alexander. </w:t>
      </w:r>
      <w:r w:rsidRPr="001A251A">
        <w:rPr>
          <w:rFonts w:ascii="Times New Roman" w:hAnsi="Times New Roman"/>
          <w:b/>
          <w:bCs/>
          <w:noProof/>
          <w:sz w:val="24"/>
          <w:szCs w:val="24"/>
          <w:lang w:val="en-US"/>
          <w:rPrChange w:id="387" w:author="Microsoft Office User" w:date="2020-09-18T10:31:00Z">
            <w:rPr>
              <w:rFonts w:ascii="Times New Roman" w:hAnsi="Times New Roman"/>
              <w:b/>
              <w:bCs/>
              <w:noProof/>
              <w:sz w:val="24"/>
              <w:szCs w:val="24"/>
            </w:rPr>
          </w:rPrChange>
        </w:rPr>
        <w:t>Latent variable modeling using R: A step-by-step guide</w:t>
      </w:r>
      <w:r w:rsidRPr="001A251A">
        <w:rPr>
          <w:rFonts w:ascii="Times New Roman" w:hAnsi="Times New Roman"/>
          <w:noProof/>
          <w:sz w:val="24"/>
          <w:szCs w:val="24"/>
          <w:lang w:val="en-US"/>
          <w:rPrChange w:id="388" w:author="Microsoft Office User" w:date="2020-09-18T10:31:00Z">
            <w:rPr>
              <w:rFonts w:ascii="Times New Roman" w:hAnsi="Times New Roman"/>
              <w:noProof/>
              <w:sz w:val="24"/>
              <w:szCs w:val="24"/>
            </w:rPr>
          </w:rPrChange>
        </w:rPr>
        <w:t xml:space="preserve">. [s.l.] </w:t>
      </w:r>
      <w:r w:rsidRPr="001A251A">
        <w:rPr>
          <w:rFonts w:ascii="Times New Roman" w:hAnsi="Times New Roman"/>
          <w:noProof/>
          <w:sz w:val="24"/>
          <w:szCs w:val="24"/>
          <w:lang w:val="en-US"/>
          <w:rPrChange w:id="389" w:author="Microsoft Office User" w:date="2020-09-18T10:31:00Z">
            <w:rPr>
              <w:rFonts w:ascii="Times New Roman" w:hAnsi="Times New Roman"/>
              <w:noProof/>
              <w:sz w:val="24"/>
              <w:szCs w:val="24"/>
            </w:rPr>
          </w:rPrChange>
        </w:rPr>
        <w:lastRenderedPageBreak/>
        <w:t xml:space="preserve">: Routledge, 2014. </w:t>
      </w:r>
    </w:p>
    <w:p w14:paraId="71758F4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90"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91" w:author="Microsoft Office User" w:date="2020-09-18T10:31:00Z">
            <w:rPr>
              <w:rFonts w:ascii="Times New Roman" w:hAnsi="Times New Roman"/>
              <w:noProof/>
              <w:sz w:val="24"/>
              <w:szCs w:val="24"/>
            </w:rPr>
          </w:rPrChange>
        </w:rPr>
        <w:t xml:space="preserve">BEMILLER, Michelle; WILLIAMS, L. Susan. The role of adaptation in advocate burnout: A case of good soldiering. </w:t>
      </w:r>
      <w:r w:rsidRPr="001A251A">
        <w:rPr>
          <w:rFonts w:ascii="Times New Roman" w:hAnsi="Times New Roman"/>
          <w:b/>
          <w:bCs/>
          <w:noProof/>
          <w:sz w:val="24"/>
          <w:szCs w:val="24"/>
          <w:lang w:val="en-US"/>
          <w:rPrChange w:id="392" w:author="Microsoft Office User" w:date="2020-09-18T10:31:00Z">
            <w:rPr>
              <w:rFonts w:ascii="Times New Roman" w:hAnsi="Times New Roman"/>
              <w:b/>
              <w:bCs/>
              <w:noProof/>
              <w:sz w:val="24"/>
              <w:szCs w:val="24"/>
            </w:rPr>
          </w:rPrChange>
        </w:rPr>
        <w:t>Violence Against Women</w:t>
      </w:r>
      <w:r w:rsidRPr="001A251A">
        <w:rPr>
          <w:rFonts w:ascii="Times New Roman" w:hAnsi="Times New Roman"/>
          <w:noProof/>
          <w:sz w:val="24"/>
          <w:szCs w:val="24"/>
          <w:lang w:val="en-US"/>
          <w:rPrChange w:id="393" w:author="Microsoft Office User" w:date="2020-09-18T10:31:00Z">
            <w:rPr>
              <w:rFonts w:ascii="Times New Roman" w:hAnsi="Times New Roman"/>
              <w:noProof/>
              <w:sz w:val="24"/>
              <w:szCs w:val="24"/>
            </w:rPr>
          </w:rPrChange>
        </w:rPr>
        <w:t xml:space="preserve">, [s. l.], v. 17, n. 1, p. 89–110, 2011. </w:t>
      </w:r>
    </w:p>
    <w:p w14:paraId="460624A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94"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95" w:author="Microsoft Office User" w:date="2020-09-18T10:31:00Z">
            <w:rPr>
              <w:rFonts w:ascii="Times New Roman" w:hAnsi="Times New Roman"/>
              <w:noProof/>
              <w:sz w:val="24"/>
              <w:szCs w:val="24"/>
            </w:rPr>
          </w:rPrChange>
        </w:rPr>
        <w:t xml:space="preserve">BOEHM, Barry W. Get ready for agile methods, with care. </w:t>
      </w:r>
      <w:r w:rsidRPr="001A251A">
        <w:rPr>
          <w:rFonts w:ascii="Times New Roman" w:hAnsi="Times New Roman"/>
          <w:b/>
          <w:bCs/>
          <w:noProof/>
          <w:sz w:val="24"/>
          <w:szCs w:val="24"/>
          <w:lang w:val="en-US"/>
          <w:rPrChange w:id="396" w:author="Microsoft Office User" w:date="2020-09-18T10:31:00Z">
            <w:rPr>
              <w:rFonts w:ascii="Times New Roman" w:hAnsi="Times New Roman"/>
              <w:b/>
              <w:bCs/>
              <w:noProof/>
              <w:sz w:val="24"/>
              <w:szCs w:val="24"/>
            </w:rPr>
          </w:rPrChange>
        </w:rPr>
        <w:t>Software Engineering: Barry W. Boehm’S Lifetime Contributions to Software Development, Management, and Research</w:t>
      </w:r>
      <w:r w:rsidRPr="001A251A">
        <w:rPr>
          <w:rFonts w:ascii="Times New Roman" w:hAnsi="Times New Roman"/>
          <w:noProof/>
          <w:sz w:val="24"/>
          <w:szCs w:val="24"/>
          <w:lang w:val="en-US"/>
          <w:rPrChange w:id="397" w:author="Microsoft Office User" w:date="2020-09-18T10:31:00Z">
            <w:rPr>
              <w:rFonts w:ascii="Times New Roman" w:hAnsi="Times New Roman"/>
              <w:noProof/>
              <w:sz w:val="24"/>
              <w:szCs w:val="24"/>
            </w:rPr>
          </w:rPrChange>
        </w:rPr>
        <w:t xml:space="preserve">, [s. l.], p. 535–543, 2007. </w:t>
      </w:r>
    </w:p>
    <w:p w14:paraId="74B90BB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98"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99" w:author="Microsoft Office User" w:date="2020-09-18T10:31:00Z">
            <w:rPr>
              <w:rFonts w:ascii="Times New Roman" w:hAnsi="Times New Roman"/>
              <w:noProof/>
              <w:sz w:val="24"/>
              <w:szCs w:val="24"/>
            </w:rPr>
          </w:rPrChange>
        </w:rPr>
        <w:t xml:space="preserve">BOWLING, Nathan A.; HAMMOND, Gregory D. A meta-analytic examination of the construct validity of the Michigan Organizational Assessment Questionnaire Job Satisfaction Subscale. </w:t>
      </w:r>
      <w:r w:rsidRPr="001A251A">
        <w:rPr>
          <w:rFonts w:ascii="Times New Roman" w:hAnsi="Times New Roman"/>
          <w:b/>
          <w:bCs/>
          <w:noProof/>
          <w:sz w:val="24"/>
          <w:szCs w:val="24"/>
          <w:lang w:val="en-US"/>
          <w:rPrChange w:id="400" w:author="Microsoft Office User" w:date="2020-09-18T10:31:00Z">
            <w:rPr>
              <w:rFonts w:ascii="Times New Roman" w:hAnsi="Times New Roman"/>
              <w:b/>
              <w:bCs/>
              <w:noProof/>
              <w:sz w:val="24"/>
              <w:szCs w:val="24"/>
            </w:rPr>
          </w:rPrChange>
        </w:rPr>
        <w:t>Journal of Vocational Behavior</w:t>
      </w:r>
      <w:r w:rsidRPr="001A251A">
        <w:rPr>
          <w:rFonts w:ascii="Times New Roman" w:hAnsi="Times New Roman"/>
          <w:noProof/>
          <w:sz w:val="24"/>
          <w:szCs w:val="24"/>
          <w:lang w:val="en-US"/>
          <w:rPrChange w:id="401" w:author="Microsoft Office User" w:date="2020-09-18T10:31:00Z">
            <w:rPr>
              <w:rFonts w:ascii="Times New Roman" w:hAnsi="Times New Roman"/>
              <w:noProof/>
              <w:sz w:val="24"/>
              <w:szCs w:val="24"/>
            </w:rPr>
          </w:rPrChange>
        </w:rPr>
        <w:t xml:space="preserve">, [s. l.], v. 73, n. 1, p. 63–77, 2008. </w:t>
      </w:r>
    </w:p>
    <w:p w14:paraId="7A0408C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02"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03" w:author="Microsoft Office User" w:date="2020-09-18T10:31:00Z">
            <w:rPr>
              <w:rFonts w:ascii="Times New Roman" w:hAnsi="Times New Roman"/>
              <w:noProof/>
              <w:sz w:val="24"/>
              <w:szCs w:val="24"/>
            </w:rPr>
          </w:rPrChange>
        </w:rPr>
        <w:t xml:space="preserve">BRITTO, Ricardo et al. Performance Evolution of Newcomers in Large-Scale Distributed Software Projects: An Industrial Case Study. </w:t>
      </w:r>
      <w:r w:rsidRPr="001A251A">
        <w:rPr>
          <w:rFonts w:ascii="Times New Roman" w:hAnsi="Times New Roman"/>
          <w:b/>
          <w:bCs/>
          <w:noProof/>
          <w:sz w:val="24"/>
          <w:szCs w:val="24"/>
          <w:lang w:val="en-US"/>
          <w:rPrChange w:id="404" w:author="Microsoft Office User" w:date="2020-09-18T10:31:00Z">
            <w:rPr>
              <w:rFonts w:ascii="Times New Roman" w:hAnsi="Times New Roman"/>
              <w:b/>
              <w:bCs/>
              <w:noProof/>
              <w:sz w:val="24"/>
              <w:szCs w:val="24"/>
            </w:rPr>
          </w:rPrChange>
        </w:rPr>
        <w:t>Proceedings - 2019 ACM/IEEE 14th International Conference on Global Software Engineering, ICGSE 2019</w:t>
      </w:r>
      <w:r w:rsidRPr="001A251A">
        <w:rPr>
          <w:rFonts w:ascii="Times New Roman" w:hAnsi="Times New Roman"/>
          <w:noProof/>
          <w:sz w:val="24"/>
          <w:szCs w:val="24"/>
          <w:lang w:val="en-US"/>
          <w:rPrChange w:id="405" w:author="Microsoft Office User" w:date="2020-09-18T10:31:00Z">
            <w:rPr>
              <w:rFonts w:ascii="Times New Roman" w:hAnsi="Times New Roman"/>
              <w:noProof/>
              <w:sz w:val="24"/>
              <w:szCs w:val="24"/>
            </w:rPr>
          </w:rPrChange>
        </w:rPr>
        <w:t xml:space="preserve">, [s. l.], p. 1–11, 2019. </w:t>
      </w:r>
    </w:p>
    <w:p w14:paraId="07D2BB0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06"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07" w:author="Microsoft Office User" w:date="2020-09-18T10:31:00Z">
            <w:rPr>
              <w:rFonts w:ascii="Times New Roman" w:hAnsi="Times New Roman"/>
              <w:noProof/>
              <w:sz w:val="24"/>
              <w:szCs w:val="24"/>
            </w:rPr>
          </w:rPrChange>
        </w:rPr>
        <w:t xml:space="preserve">BRKICH, Mariana; JEFFS, Danielle; CARLESS, Sally A. A global self-report measure of person-job fit. </w:t>
      </w:r>
      <w:r w:rsidRPr="001A251A">
        <w:rPr>
          <w:rFonts w:ascii="Times New Roman" w:hAnsi="Times New Roman"/>
          <w:b/>
          <w:bCs/>
          <w:noProof/>
          <w:sz w:val="24"/>
          <w:szCs w:val="24"/>
          <w:lang w:val="en-US"/>
          <w:rPrChange w:id="408" w:author="Microsoft Office User" w:date="2020-09-18T10:31:00Z">
            <w:rPr>
              <w:rFonts w:ascii="Times New Roman" w:hAnsi="Times New Roman"/>
              <w:b/>
              <w:bCs/>
              <w:noProof/>
              <w:sz w:val="24"/>
              <w:szCs w:val="24"/>
            </w:rPr>
          </w:rPrChange>
        </w:rPr>
        <w:t>European Journal of Psychological Assessment</w:t>
      </w:r>
      <w:r w:rsidRPr="001A251A">
        <w:rPr>
          <w:rFonts w:ascii="Times New Roman" w:hAnsi="Times New Roman"/>
          <w:noProof/>
          <w:sz w:val="24"/>
          <w:szCs w:val="24"/>
          <w:lang w:val="en-US"/>
          <w:rPrChange w:id="409" w:author="Microsoft Office User" w:date="2020-09-18T10:31:00Z">
            <w:rPr>
              <w:rFonts w:ascii="Times New Roman" w:hAnsi="Times New Roman"/>
              <w:noProof/>
              <w:sz w:val="24"/>
              <w:szCs w:val="24"/>
            </w:rPr>
          </w:rPrChange>
        </w:rPr>
        <w:t xml:space="preserve">, [s. l.], v. 18, n. 1, p. 43, 2002. </w:t>
      </w:r>
    </w:p>
    <w:p w14:paraId="3A5EB11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10"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11" w:author="Microsoft Office User" w:date="2020-09-18T10:31:00Z">
            <w:rPr>
              <w:rFonts w:ascii="Times New Roman" w:hAnsi="Times New Roman"/>
              <w:noProof/>
              <w:sz w:val="24"/>
              <w:szCs w:val="24"/>
            </w:rPr>
          </w:rPrChange>
        </w:rPr>
        <w:t xml:space="preserve">BROWNING, Laura et al. Effects of cognitive adaptation on the expectation-burnout relationship among nurses. </w:t>
      </w:r>
      <w:r w:rsidRPr="001A251A">
        <w:rPr>
          <w:rFonts w:ascii="Times New Roman" w:hAnsi="Times New Roman"/>
          <w:b/>
          <w:bCs/>
          <w:noProof/>
          <w:sz w:val="24"/>
          <w:szCs w:val="24"/>
          <w:lang w:val="en-US"/>
          <w:rPrChange w:id="412" w:author="Microsoft Office User" w:date="2020-09-18T10:31:00Z">
            <w:rPr>
              <w:rFonts w:ascii="Times New Roman" w:hAnsi="Times New Roman"/>
              <w:b/>
              <w:bCs/>
              <w:noProof/>
              <w:sz w:val="24"/>
              <w:szCs w:val="24"/>
            </w:rPr>
          </w:rPrChange>
        </w:rPr>
        <w:t>Journal of Behavioral Medicine</w:t>
      </w:r>
      <w:r w:rsidRPr="001A251A">
        <w:rPr>
          <w:rFonts w:ascii="Times New Roman" w:hAnsi="Times New Roman"/>
          <w:noProof/>
          <w:sz w:val="24"/>
          <w:szCs w:val="24"/>
          <w:lang w:val="en-US"/>
          <w:rPrChange w:id="413" w:author="Microsoft Office User" w:date="2020-09-18T10:31:00Z">
            <w:rPr>
              <w:rFonts w:ascii="Times New Roman" w:hAnsi="Times New Roman"/>
              <w:noProof/>
              <w:sz w:val="24"/>
              <w:szCs w:val="24"/>
            </w:rPr>
          </w:rPrChange>
        </w:rPr>
        <w:t xml:space="preserve">, [s. l.], v. 29, n. 2, p. 139–150, 2006. </w:t>
      </w:r>
    </w:p>
    <w:p w14:paraId="5DBBE71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414" w:author="Microsoft Office User" w:date="2020-09-18T10:31:00Z">
            <w:rPr>
              <w:rFonts w:ascii="Times New Roman" w:hAnsi="Times New Roman"/>
              <w:noProof/>
              <w:sz w:val="24"/>
              <w:szCs w:val="24"/>
            </w:rPr>
          </w:rPrChange>
        </w:rPr>
        <w:t xml:space="preserve">BURK, Lisa; RICHARDSON, Jean; LATIN, Lisa. Conflict Management in Software Development Environments. </w:t>
      </w:r>
      <w:r w:rsidRPr="001A251A">
        <w:rPr>
          <w:rFonts w:ascii="Times New Roman" w:hAnsi="Times New Roman"/>
          <w:b/>
          <w:bCs/>
          <w:noProof/>
          <w:sz w:val="24"/>
          <w:szCs w:val="24"/>
          <w:lang w:val="en-US"/>
          <w:rPrChange w:id="415" w:author="Microsoft Office User" w:date="2020-09-18T10:31:00Z">
            <w:rPr>
              <w:rFonts w:ascii="Times New Roman" w:hAnsi="Times New Roman"/>
              <w:b/>
              <w:bCs/>
              <w:noProof/>
              <w:sz w:val="24"/>
              <w:szCs w:val="24"/>
            </w:rPr>
          </w:rPrChange>
        </w:rPr>
        <w:t>Eighteenth Annual Pacific Northwest Software Quality Conference</w:t>
      </w:r>
      <w:r w:rsidRPr="001A251A">
        <w:rPr>
          <w:rFonts w:ascii="Times New Roman" w:hAnsi="Times New Roman"/>
          <w:noProof/>
          <w:sz w:val="24"/>
          <w:szCs w:val="24"/>
          <w:lang w:val="en-US"/>
          <w:rPrChange w:id="416" w:author="Microsoft Office User" w:date="2020-09-18T10:31:00Z">
            <w:rPr>
              <w:rFonts w:ascii="Times New Roman" w:hAnsi="Times New Roman"/>
              <w:noProof/>
              <w:sz w:val="24"/>
              <w:szCs w:val="24"/>
            </w:rPr>
          </w:rPrChange>
        </w:rPr>
        <w:t xml:space="preserve">, [s. l.], p. 1–65, 2000. </w:t>
      </w:r>
      <w:r w:rsidRPr="00126EE5">
        <w:rPr>
          <w:rFonts w:ascii="Times New Roman" w:hAnsi="Times New Roman"/>
          <w:noProof/>
          <w:sz w:val="24"/>
          <w:szCs w:val="24"/>
        </w:rPr>
        <w:t>Disponível em: &lt;https://www.researchgate.net/publication/318987959_Conflict_Management_in_Software_Development_Environments&gt;</w:t>
      </w:r>
    </w:p>
    <w:p w14:paraId="0C9D383F"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17"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18" w:author="Microsoft Office User" w:date="2020-09-18T10:31:00Z">
            <w:rPr>
              <w:rFonts w:ascii="Times New Roman" w:hAnsi="Times New Roman"/>
              <w:noProof/>
              <w:sz w:val="24"/>
              <w:szCs w:val="24"/>
            </w:rPr>
          </w:rPrChange>
        </w:rPr>
        <w:t xml:space="preserve">BURKE, C. Shawn et al. Understanding team adaptation: a conceptual analysis and model. </w:t>
      </w:r>
      <w:r w:rsidRPr="001A251A">
        <w:rPr>
          <w:rFonts w:ascii="Times New Roman" w:hAnsi="Times New Roman"/>
          <w:b/>
          <w:bCs/>
          <w:noProof/>
          <w:sz w:val="24"/>
          <w:szCs w:val="24"/>
          <w:lang w:val="en-US"/>
          <w:rPrChange w:id="419" w:author="Microsoft Office User" w:date="2020-09-18T10:31:00Z">
            <w:rPr>
              <w:rFonts w:ascii="Times New Roman" w:hAnsi="Times New Roman"/>
              <w:b/>
              <w:bCs/>
              <w:noProof/>
              <w:sz w:val="24"/>
              <w:szCs w:val="24"/>
            </w:rPr>
          </w:rPrChange>
        </w:rPr>
        <w:t>The Journal of applied psychology</w:t>
      </w:r>
      <w:r w:rsidRPr="001A251A">
        <w:rPr>
          <w:rFonts w:ascii="Times New Roman" w:hAnsi="Times New Roman"/>
          <w:noProof/>
          <w:sz w:val="24"/>
          <w:szCs w:val="24"/>
          <w:lang w:val="en-US"/>
          <w:rPrChange w:id="420" w:author="Microsoft Office User" w:date="2020-09-18T10:31:00Z">
            <w:rPr>
              <w:rFonts w:ascii="Times New Roman" w:hAnsi="Times New Roman"/>
              <w:noProof/>
              <w:sz w:val="24"/>
              <w:szCs w:val="24"/>
            </w:rPr>
          </w:rPrChange>
        </w:rPr>
        <w:t xml:space="preserve">, [s. l.], v. 91, n. 6, p. 1189–1207, 2006. </w:t>
      </w:r>
    </w:p>
    <w:p w14:paraId="0683890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421" w:author="Microsoft Office User" w:date="2020-09-18T10:32:00Z">
            <w:rPr>
              <w:rFonts w:ascii="Times New Roman" w:hAnsi="Times New Roman"/>
              <w:noProof/>
              <w:sz w:val="24"/>
              <w:szCs w:val="24"/>
            </w:rPr>
          </w:rPrChange>
        </w:rPr>
        <w:t xml:space="preserve">CALARCO, NgHayley N.; A. Measuring the Relationship between Adaptive Performance and Job Satisfaction. </w:t>
      </w:r>
      <w:r w:rsidRPr="001A251A">
        <w:rPr>
          <w:rFonts w:ascii="Times New Roman" w:hAnsi="Times New Roman"/>
          <w:b/>
          <w:bCs/>
          <w:noProof/>
          <w:sz w:val="24"/>
          <w:szCs w:val="24"/>
          <w:lang w:val="en-US"/>
          <w:rPrChange w:id="422" w:author="Microsoft Office User" w:date="2020-09-18T10:32:00Z">
            <w:rPr>
              <w:rFonts w:ascii="Times New Roman" w:hAnsi="Times New Roman"/>
              <w:b/>
              <w:bCs/>
              <w:noProof/>
              <w:sz w:val="24"/>
              <w:szCs w:val="24"/>
            </w:rPr>
          </w:rPrChange>
        </w:rPr>
        <w:t>IOSR Journal of Economics and Finance</w:t>
      </w:r>
      <w:r w:rsidRPr="001A251A">
        <w:rPr>
          <w:rFonts w:ascii="Times New Roman" w:hAnsi="Times New Roman"/>
          <w:noProof/>
          <w:sz w:val="24"/>
          <w:szCs w:val="24"/>
          <w:lang w:val="en-US"/>
          <w:rPrChange w:id="423" w:author="Microsoft Office User" w:date="2020-09-18T10:32:00Z">
            <w:rPr>
              <w:rFonts w:ascii="Times New Roman" w:hAnsi="Times New Roman"/>
              <w:noProof/>
              <w:sz w:val="24"/>
              <w:szCs w:val="24"/>
            </w:rPr>
          </w:rPrChange>
        </w:rPr>
        <w:t xml:space="preserve">, [s. l.], v. 3, n. 1, p. 56, 2016. </w:t>
      </w:r>
      <w:r w:rsidRPr="00126EE5">
        <w:rPr>
          <w:rFonts w:ascii="Times New Roman" w:hAnsi="Times New Roman"/>
          <w:noProof/>
          <w:sz w:val="24"/>
          <w:szCs w:val="24"/>
        </w:rPr>
        <w:t>Disponível em: &lt;https://www.bertelsmann-stiftung.de/fileadmin/files/BSt/Publikationen/GrauePublikationen/MT_Globalization_Report_2018.pdf%0Ahttp://eprints.lse.ac.uk/43447/1/India_globalisation%2C society and inequalities%28lsero%29.pdf%0Ahttps://www.quora.com/What-is-the&gt;</w:t>
      </w:r>
    </w:p>
    <w:p w14:paraId="7F2C979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2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25" w:author="Microsoft Office User" w:date="2020-09-18T10:32:00Z">
            <w:rPr>
              <w:rFonts w:ascii="Times New Roman" w:hAnsi="Times New Roman"/>
              <w:noProof/>
              <w:sz w:val="24"/>
              <w:szCs w:val="24"/>
            </w:rPr>
          </w:rPrChange>
        </w:rPr>
        <w:t xml:space="preserve">CAMMANN, Cortlandt et al. The Michigan organizational assessment questionnaire. </w:t>
      </w:r>
      <w:r w:rsidRPr="001A251A">
        <w:rPr>
          <w:rFonts w:ascii="Times New Roman" w:hAnsi="Times New Roman"/>
          <w:b/>
          <w:bCs/>
          <w:noProof/>
          <w:sz w:val="24"/>
          <w:szCs w:val="24"/>
          <w:lang w:val="en-US"/>
          <w:rPrChange w:id="426" w:author="Microsoft Office User" w:date="2020-09-18T10:32:00Z">
            <w:rPr>
              <w:rFonts w:ascii="Times New Roman" w:hAnsi="Times New Roman"/>
              <w:b/>
              <w:bCs/>
              <w:noProof/>
              <w:sz w:val="24"/>
              <w:szCs w:val="24"/>
            </w:rPr>
          </w:rPrChange>
        </w:rPr>
        <w:t>Unpublished manuscript, University of Michigan, Ann Arbor</w:t>
      </w:r>
      <w:r w:rsidRPr="001A251A">
        <w:rPr>
          <w:rFonts w:ascii="Times New Roman" w:hAnsi="Times New Roman"/>
          <w:noProof/>
          <w:sz w:val="24"/>
          <w:szCs w:val="24"/>
          <w:lang w:val="en-US"/>
          <w:rPrChange w:id="427" w:author="Microsoft Office User" w:date="2020-09-18T10:32:00Z">
            <w:rPr>
              <w:rFonts w:ascii="Times New Roman" w:hAnsi="Times New Roman"/>
              <w:noProof/>
              <w:sz w:val="24"/>
              <w:szCs w:val="24"/>
            </w:rPr>
          </w:rPrChange>
        </w:rPr>
        <w:t xml:space="preserve">, [s. l.], 1979. </w:t>
      </w:r>
    </w:p>
    <w:p w14:paraId="6CC0C26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2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29" w:author="Microsoft Office User" w:date="2020-09-18T10:32:00Z">
            <w:rPr>
              <w:rFonts w:ascii="Times New Roman" w:hAnsi="Times New Roman"/>
              <w:noProof/>
              <w:sz w:val="24"/>
              <w:szCs w:val="24"/>
            </w:rPr>
          </w:rPrChange>
        </w:rPr>
        <w:t xml:space="preserve">CERNY, Barbara A.; KAISER, Henry F. A study of a measure of sampling adequacy for factor-analytic correlation matrices. </w:t>
      </w:r>
      <w:r w:rsidRPr="001A251A">
        <w:rPr>
          <w:rFonts w:ascii="Times New Roman" w:hAnsi="Times New Roman"/>
          <w:b/>
          <w:bCs/>
          <w:noProof/>
          <w:sz w:val="24"/>
          <w:szCs w:val="24"/>
          <w:lang w:val="en-US"/>
          <w:rPrChange w:id="430" w:author="Microsoft Office User" w:date="2020-09-18T10:32:00Z">
            <w:rPr>
              <w:rFonts w:ascii="Times New Roman" w:hAnsi="Times New Roman"/>
              <w:b/>
              <w:bCs/>
              <w:noProof/>
              <w:sz w:val="24"/>
              <w:szCs w:val="24"/>
            </w:rPr>
          </w:rPrChange>
        </w:rPr>
        <w:t>Multivariate behavioral research</w:t>
      </w:r>
      <w:r w:rsidRPr="001A251A">
        <w:rPr>
          <w:rFonts w:ascii="Times New Roman" w:hAnsi="Times New Roman"/>
          <w:noProof/>
          <w:sz w:val="24"/>
          <w:szCs w:val="24"/>
          <w:lang w:val="en-US"/>
          <w:rPrChange w:id="431" w:author="Microsoft Office User" w:date="2020-09-18T10:32:00Z">
            <w:rPr>
              <w:rFonts w:ascii="Times New Roman" w:hAnsi="Times New Roman"/>
              <w:noProof/>
              <w:sz w:val="24"/>
              <w:szCs w:val="24"/>
            </w:rPr>
          </w:rPrChange>
        </w:rPr>
        <w:t xml:space="preserve">, [s. l.], v. 12, n. 1, p. 43–47, 1977. </w:t>
      </w:r>
    </w:p>
    <w:p w14:paraId="39EF43D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3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33" w:author="Microsoft Office User" w:date="2020-09-18T10:32:00Z">
            <w:rPr>
              <w:rFonts w:ascii="Times New Roman" w:hAnsi="Times New Roman"/>
              <w:noProof/>
              <w:sz w:val="24"/>
              <w:szCs w:val="24"/>
            </w:rPr>
          </w:rPrChange>
        </w:rPr>
        <w:t xml:space="preserve">CHARBONNIER-VOIRIN, Audrey; ROUSSEL, Patrice. Adaptive performance: A new scale to measure individual performance in organizations. </w:t>
      </w:r>
      <w:r w:rsidRPr="001A251A">
        <w:rPr>
          <w:rFonts w:ascii="Times New Roman" w:hAnsi="Times New Roman"/>
          <w:b/>
          <w:bCs/>
          <w:noProof/>
          <w:sz w:val="24"/>
          <w:szCs w:val="24"/>
          <w:lang w:val="en-US"/>
          <w:rPrChange w:id="434" w:author="Microsoft Office User" w:date="2020-09-18T10:32:00Z">
            <w:rPr>
              <w:rFonts w:ascii="Times New Roman" w:hAnsi="Times New Roman"/>
              <w:b/>
              <w:bCs/>
              <w:noProof/>
              <w:sz w:val="24"/>
              <w:szCs w:val="24"/>
            </w:rPr>
          </w:rPrChange>
        </w:rPr>
        <w:t>Canadian Journal of Administrative Sciences</w:t>
      </w:r>
      <w:r w:rsidRPr="001A251A">
        <w:rPr>
          <w:rFonts w:ascii="Times New Roman" w:hAnsi="Times New Roman"/>
          <w:noProof/>
          <w:sz w:val="24"/>
          <w:szCs w:val="24"/>
          <w:lang w:val="en-US"/>
          <w:rPrChange w:id="435" w:author="Microsoft Office User" w:date="2020-09-18T10:32:00Z">
            <w:rPr>
              <w:rFonts w:ascii="Times New Roman" w:hAnsi="Times New Roman"/>
              <w:noProof/>
              <w:sz w:val="24"/>
              <w:szCs w:val="24"/>
            </w:rPr>
          </w:rPrChange>
        </w:rPr>
        <w:t xml:space="preserve">, [s. l.], v. 29, n. 3, p. 280–293, 2012. a. </w:t>
      </w:r>
    </w:p>
    <w:p w14:paraId="2B0A2EC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3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37" w:author="Microsoft Office User" w:date="2020-09-18T10:32:00Z">
            <w:rPr>
              <w:rFonts w:ascii="Times New Roman" w:hAnsi="Times New Roman"/>
              <w:noProof/>
              <w:sz w:val="24"/>
              <w:szCs w:val="24"/>
            </w:rPr>
          </w:rPrChange>
        </w:rPr>
        <w:t xml:space="preserve">CHARBONNIER-VOIRIN, Audrey; ROUSSEL, Patrice. Adaptive Performance: A New Scale to Measure Individual Performance in Orga...: Walker Library’s JEWL Search. </w:t>
      </w:r>
      <w:r w:rsidRPr="001A251A">
        <w:rPr>
          <w:rFonts w:ascii="Times New Roman" w:hAnsi="Times New Roman"/>
          <w:b/>
          <w:bCs/>
          <w:noProof/>
          <w:sz w:val="24"/>
          <w:szCs w:val="24"/>
          <w:lang w:val="en-US"/>
          <w:rPrChange w:id="438" w:author="Microsoft Office User" w:date="2020-09-18T10:32:00Z">
            <w:rPr>
              <w:rFonts w:ascii="Times New Roman" w:hAnsi="Times New Roman"/>
              <w:b/>
              <w:bCs/>
              <w:noProof/>
              <w:sz w:val="24"/>
              <w:szCs w:val="24"/>
            </w:rPr>
          </w:rPrChange>
        </w:rPr>
        <w:t>Canadian Journal of Administrative Sciences</w:t>
      </w:r>
      <w:r w:rsidRPr="001A251A">
        <w:rPr>
          <w:rFonts w:ascii="Times New Roman" w:hAnsi="Times New Roman"/>
          <w:noProof/>
          <w:sz w:val="24"/>
          <w:szCs w:val="24"/>
          <w:lang w:val="en-US"/>
          <w:rPrChange w:id="439" w:author="Microsoft Office User" w:date="2020-09-18T10:32:00Z">
            <w:rPr>
              <w:rFonts w:ascii="Times New Roman" w:hAnsi="Times New Roman"/>
              <w:noProof/>
              <w:sz w:val="24"/>
              <w:szCs w:val="24"/>
            </w:rPr>
          </w:rPrChange>
        </w:rPr>
        <w:t>, [s. l.], v. 29, n. January, p. 280–293, 2012. b. Disponível em: &lt;http://eds.b.ebscohost.com.ezproxy.mtsu.edu/eds/pdfviewer/pdfviewer?vid=3&amp;sid=65bf5743-5bf4-4dd0-b5ec-11a0eafd9e20%40sessionmgr101&gt;</w:t>
      </w:r>
    </w:p>
    <w:p w14:paraId="40B241F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40"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lastRenderedPageBreak/>
        <w:t xml:space="preserve">CODES, Ana Luiza Machado De. MODELAGEM DE EQUAÇÕES ESTRUTURAIS : um método para a análise de fenômenos complexos. </w:t>
      </w:r>
      <w:r w:rsidRPr="001A251A">
        <w:rPr>
          <w:rFonts w:ascii="Times New Roman" w:hAnsi="Times New Roman"/>
          <w:noProof/>
          <w:sz w:val="24"/>
          <w:szCs w:val="24"/>
          <w:lang w:val="en-US"/>
          <w:rPrChange w:id="441" w:author="Microsoft Office User" w:date="2020-09-18T10:32:00Z">
            <w:rPr>
              <w:rFonts w:ascii="Times New Roman" w:hAnsi="Times New Roman"/>
              <w:noProof/>
              <w:sz w:val="24"/>
              <w:szCs w:val="24"/>
            </w:rPr>
          </w:rPrChange>
        </w:rPr>
        <w:t xml:space="preserve">[s. l.], 2002. </w:t>
      </w:r>
    </w:p>
    <w:p w14:paraId="1198A1B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4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43" w:author="Microsoft Office User" w:date="2020-09-18T10:32:00Z">
            <w:rPr>
              <w:rFonts w:ascii="Times New Roman" w:hAnsi="Times New Roman"/>
              <w:noProof/>
              <w:sz w:val="24"/>
              <w:szCs w:val="24"/>
            </w:rPr>
          </w:rPrChange>
        </w:rPr>
        <w:t xml:space="preserve">COOK, Sara. Job Burnout of Information Technology Workers. </w:t>
      </w:r>
      <w:r w:rsidRPr="001A251A">
        <w:rPr>
          <w:rFonts w:ascii="Times New Roman" w:hAnsi="Times New Roman"/>
          <w:b/>
          <w:bCs/>
          <w:noProof/>
          <w:sz w:val="24"/>
          <w:szCs w:val="24"/>
          <w:lang w:val="en-US"/>
          <w:rPrChange w:id="444" w:author="Microsoft Office User" w:date="2020-09-18T10:32:00Z">
            <w:rPr>
              <w:rFonts w:ascii="Times New Roman" w:hAnsi="Times New Roman"/>
              <w:b/>
              <w:bCs/>
              <w:noProof/>
              <w:sz w:val="24"/>
              <w:szCs w:val="24"/>
            </w:rPr>
          </w:rPrChange>
        </w:rPr>
        <w:t>International Journal of Business, Humanities and Technology</w:t>
      </w:r>
      <w:r w:rsidRPr="001A251A">
        <w:rPr>
          <w:rFonts w:ascii="Times New Roman" w:hAnsi="Times New Roman"/>
          <w:noProof/>
          <w:sz w:val="24"/>
          <w:szCs w:val="24"/>
          <w:lang w:val="en-US"/>
          <w:rPrChange w:id="445" w:author="Microsoft Office User" w:date="2020-09-18T10:32:00Z">
            <w:rPr>
              <w:rFonts w:ascii="Times New Roman" w:hAnsi="Times New Roman"/>
              <w:noProof/>
              <w:sz w:val="24"/>
              <w:szCs w:val="24"/>
            </w:rPr>
          </w:rPrChange>
        </w:rPr>
        <w:t xml:space="preserve">, [s. l.], v. 5, n. 3, p. 1–12, 2015. </w:t>
      </w:r>
    </w:p>
    <w:p w14:paraId="27813AF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4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47" w:author="Microsoft Office User" w:date="2020-09-18T10:32:00Z">
            <w:rPr>
              <w:rFonts w:ascii="Times New Roman" w:hAnsi="Times New Roman"/>
              <w:noProof/>
              <w:sz w:val="24"/>
              <w:szCs w:val="24"/>
            </w:rPr>
          </w:rPrChange>
        </w:rPr>
        <w:t xml:space="preserve">CORDES, C. L.; DOUGHERTY, T. W. a Review and an Integration of Research on Job Burnout. </w:t>
      </w:r>
      <w:r w:rsidRPr="001A251A">
        <w:rPr>
          <w:rFonts w:ascii="Times New Roman" w:hAnsi="Times New Roman"/>
          <w:b/>
          <w:bCs/>
          <w:noProof/>
          <w:sz w:val="24"/>
          <w:szCs w:val="24"/>
          <w:lang w:val="en-US"/>
          <w:rPrChange w:id="448" w:author="Microsoft Office User" w:date="2020-09-18T10:32:00Z">
            <w:rPr>
              <w:rFonts w:ascii="Times New Roman" w:hAnsi="Times New Roman"/>
              <w:b/>
              <w:bCs/>
              <w:noProof/>
              <w:sz w:val="24"/>
              <w:szCs w:val="24"/>
            </w:rPr>
          </w:rPrChange>
        </w:rPr>
        <w:t>Academy of Management Review</w:t>
      </w:r>
      <w:r w:rsidRPr="001A251A">
        <w:rPr>
          <w:rFonts w:ascii="Times New Roman" w:hAnsi="Times New Roman"/>
          <w:noProof/>
          <w:sz w:val="24"/>
          <w:szCs w:val="24"/>
          <w:lang w:val="en-US"/>
          <w:rPrChange w:id="449" w:author="Microsoft Office User" w:date="2020-09-18T10:32:00Z">
            <w:rPr>
              <w:rFonts w:ascii="Times New Roman" w:hAnsi="Times New Roman"/>
              <w:noProof/>
              <w:sz w:val="24"/>
              <w:szCs w:val="24"/>
            </w:rPr>
          </w:rPrChange>
        </w:rPr>
        <w:t xml:space="preserve">, [s. l.], v. 18, n. 4, p. 621–656, 2011. </w:t>
      </w:r>
    </w:p>
    <w:p w14:paraId="23C083EE"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450" w:author="Microsoft Office User" w:date="2020-09-18T10:32:00Z">
            <w:rPr>
              <w:rFonts w:ascii="Times New Roman" w:hAnsi="Times New Roman"/>
              <w:noProof/>
              <w:sz w:val="24"/>
              <w:szCs w:val="24"/>
            </w:rPr>
          </w:rPrChange>
        </w:rPr>
        <w:t xml:space="preserve">COSTA, Charles D. E. Oliveira. </w:t>
      </w:r>
      <w:r w:rsidRPr="00126EE5">
        <w:rPr>
          <w:rFonts w:ascii="Times New Roman" w:hAnsi="Times New Roman"/>
          <w:noProof/>
          <w:sz w:val="24"/>
          <w:szCs w:val="24"/>
        </w:rPr>
        <w:t xml:space="preserve">DESEMPENHO : PROPOSIÇÃO E VALIDAÇÃO DE UM MODELO DE INFLUÊNCIAS NO RESULTADO DE EQUIPES. [s. l.], 2014. </w:t>
      </w:r>
    </w:p>
    <w:p w14:paraId="2B9205A6"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COSTA, F. J. Da. Mensuração e desenvolvimento de escalas: aplicações em administração. </w:t>
      </w:r>
      <w:r w:rsidRPr="00126EE5">
        <w:rPr>
          <w:rFonts w:ascii="Times New Roman" w:hAnsi="Times New Roman"/>
          <w:b/>
          <w:bCs/>
          <w:noProof/>
          <w:sz w:val="24"/>
          <w:szCs w:val="24"/>
        </w:rPr>
        <w:t>Rio de Janeiro: Ciência Moderna</w:t>
      </w:r>
      <w:r w:rsidRPr="00126EE5">
        <w:rPr>
          <w:rFonts w:ascii="Times New Roman" w:hAnsi="Times New Roman"/>
          <w:noProof/>
          <w:sz w:val="24"/>
          <w:szCs w:val="24"/>
        </w:rPr>
        <w:t xml:space="preserve">, [s. l.], 2011. </w:t>
      </w:r>
    </w:p>
    <w:p w14:paraId="1BEF7006"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COTARD, Charlène; MICHINOV, Estelle. </w:t>
      </w:r>
      <w:r w:rsidRPr="001A251A">
        <w:rPr>
          <w:rFonts w:ascii="Times New Roman" w:hAnsi="Times New Roman"/>
          <w:noProof/>
          <w:sz w:val="24"/>
          <w:szCs w:val="24"/>
          <w:lang w:val="en-US"/>
          <w:rPrChange w:id="451" w:author="Microsoft Office User" w:date="2020-09-18T10:32:00Z">
            <w:rPr>
              <w:rFonts w:ascii="Times New Roman" w:hAnsi="Times New Roman"/>
              <w:noProof/>
              <w:sz w:val="24"/>
              <w:szCs w:val="24"/>
            </w:rPr>
          </w:rPrChange>
        </w:rPr>
        <w:t xml:space="preserve">When team member familiarity affects transactive memory and skills: a simulation-based training among police teams. </w:t>
      </w:r>
      <w:r w:rsidRPr="00126EE5">
        <w:rPr>
          <w:rFonts w:ascii="Times New Roman" w:hAnsi="Times New Roman"/>
          <w:b/>
          <w:bCs/>
          <w:noProof/>
          <w:sz w:val="24"/>
          <w:szCs w:val="24"/>
        </w:rPr>
        <w:t>Ergonomics</w:t>
      </w:r>
      <w:r w:rsidRPr="00126EE5">
        <w:rPr>
          <w:rFonts w:ascii="Times New Roman" w:hAnsi="Times New Roman"/>
          <w:noProof/>
          <w:sz w:val="24"/>
          <w:szCs w:val="24"/>
        </w:rPr>
        <w:t>, [s. l.], v. 61, n. 12, p. 1591–1600, 2018. Disponível em: &lt;http://dx.doi.org/10.1080/00140139.2018.1510547&gt;</w:t>
      </w:r>
    </w:p>
    <w:p w14:paraId="4BA94AEE"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452" w:author="Microsoft Office User" w:date="2020-09-18T10:32:00Z">
            <w:rPr>
              <w:rFonts w:ascii="Times New Roman" w:hAnsi="Times New Roman"/>
              <w:noProof/>
              <w:sz w:val="24"/>
              <w:szCs w:val="24"/>
            </w:rPr>
          </w:rPrChange>
        </w:rPr>
        <w:t xml:space="preserve">CULLEN, Kristin L. et al. Employees ’ Adaptability and Perceptions of Change-Related Uncertainty : Implications for Perceived Organizational Support , Job Satisfaction , and Performance. </w:t>
      </w:r>
      <w:r w:rsidRPr="00126EE5">
        <w:rPr>
          <w:rFonts w:ascii="Times New Roman" w:hAnsi="Times New Roman"/>
          <w:noProof/>
          <w:sz w:val="24"/>
          <w:szCs w:val="24"/>
        </w:rPr>
        <w:t xml:space="preserve">[s. l.], p. 269–280, 2014. </w:t>
      </w:r>
    </w:p>
    <w:p w14:paraId="38AC6181"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DA SILVA, Fabio Q. B. et al. </w:t>
      </w:r>
      <w:r w:rsidRPr="001A251A">
        <w:rPr>
          <w:rFonts w:ascii="Times New Roman" w:hAnsi="Times New Roman"/>
          <w:noProof/>
          <w:sz w:val="24"/>
          <w:szCs w:val="24"/>
          <w:lang w:val="en-US"/>
          <w:rPrChange w:id="453" w:author="Microsoft Office User" w:date="2020-09-18T10:32:00Z">
            <w:rPr>
              <w:rFonts w:ascii="Times New Roman" w:hAnsi="Times New Roman"/>
              <w:noProof/>
              <w:sz w:val="24"/>
              <w:szCs w:val="24"/>
            </w:rPr>
          </w:rPrChange>
        </w:rPr>
        <w:t xml:space="preserve">Preliminary Findings about the Nature of Work in Software Engineering. </w:t>
      </w:r>
      <w:r w:rsidRPr="00126EE5">
        <w:rPr>
          <w:rFonts w:ascii="Times New Roman" w:hAnsi="Times New Roman"/>
          <w:noProof/>
          <w:sz w:val="24"/>
          <w:szCs w:val="24"/>
        </w:rPr>
        <w:t xml:space="preserve">[s. l.], p. 1–6, 2016. </w:t>
      </w:r>
    </w:p>
    <w:p w14:paraId="482571E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54"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DAMÁSIO, Bruno Figueiredo. Uso da análise fatorial exploratória em psicologia. </w:t>
      </w:r>
      <w:r w:rsidRPr="001A251A">
        <w:rPr>
          <w:rFonts w:ascii="Times New Roman" w:hAnsi="Times New Roman"/>
          <w:b/>
          <w:bCs/>
          <w:noProof/>
          <w:sz w:val="24"/>
          <w:szCs w:val="24"/>
          <w:lang w:val="en-US"/>
          <w:rPrChange w:id="455" w:author="Microsoft Office User" w:date="2020-09-18T10:32:00Z">
            <w:rPr>
              <w:rFonts w:ascii="Times New Roman" w:hAnsi="Times New Roman"/>
              <w:b/>
              <w:bCs/>
              <w:noProof/>
              <w:sz w:val="24"/>
              <w:szCs w:val="24"/>
            </w:rPr>
          </w:rPrChange>
        </w:rPr>
        <w:t>Avaliação Psicológica</w:t>
      </w:r>
      <w:r w:rsidRPr="001A251A">
        <w:rPr>
          <w:rFonts w:ascii="Times New Roman" w:hAnsi="Times New Roman"/>
          <w:noProof/>
          <w:sz w:val="24"/>
          <w:szCs w:val="24"/>
          <w:lang w:val="en-US"/>
          <w:rPrChange w:id="456" w:author="Microsoft Office User" w:date="2020-09-18T10:32:00Z">
            <w:rPr>
              <w:rFonts w:ascii="Times New Roman" w:hAnsi="Times New Roman"/>
              <w:noProof/>
              <w:sz w:val="24"/>
              <w:szCs w:val="24"/>
            </w:rPr>
          </w:rPrChange>
        </w:rPr>
        <w:t xml:space="preserve">, [s. l.], v. 11, n. 2, p. 213–227, 2012. </w:t>
      </w:r>
    </w:p>
    <w:p w14:paraId="5F903F5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5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58" w:author="Microsoft Office User" w:date="2020-09-18T10:32:00Z">
            <w:rPr>
              <w:rFonts w:ascii="Times New Roman" w:hAnsi="Times New Roman"/>
              <w:noProof/>
              <w:sz w:val="24"/>
              <w:szCs w:val="24"/>
            </w:rPr>
          </w:rPrChange>
        </w:rPr>
        <w:t xml:space="preserve">DAVIDSHOFER, K. R.; MURPHY, Charles O. </w:t>
      </w:r>
      <w:r w:rsidRPr="001A251A">
        <w:rPr>
          <w:rFonts w:ascii="Times New Roman" w:hAnsi="Times New Roman"/>
          <w:b/>
          <w:bCs/>
          <w:noProof/>
          <w:sz w:val="24"/>
          <w:szCs w:val="24"/>
          <w:lang w:val="en-US"/>
          <w:rPrChange w:id="459" w:author="Microsoft Office User" w:date="2020-09-18T10:32:00Z">
            <w:rPr>
              <w:rFonts w:ascii="Times New Roman" w:hAnsi="Times New Roman"/>
              <w:b/>
              <w:bCs/>
              <w:noProof/>
              <w:sz w:val="24"/>
              <w:szCs w:val="24"/>
            </w:rPr>
          </w:rPrChange>
        </w:rPr>
        <w:t>Psychological testing: principles and applications</w:t>
      </w:r>
      <w:r w:rsidRPr="001A251A">
        <w:rPr>
          <w:rFonts w:ascii="Times New Roman" w:hAnsi="Times New Roman"/>
          <w:noProof/>
          <w:sz w:val="24"/>
          <w:szCs w:val="24"/>
          <w:lang w:val="en-US"/>
          <w:rPrChange w:id="460" w:author="Microsoft Office User" w:date="2020-09-18T10:32:00Z">
            <w:rPr>
              <w:rFonts w:ascii="Times New Roman" w:hAnsi="Times New Roman"/>
              <w:noProof/>
              <w:sz w:val="24"/>
              <w:szCs w:val="24"/>
            </w:rPr>
          </w:rPrChange>
        </w:rPr>
        <w:t xml:space="preserve">Upper Saddle River, NJ: Pearson/Prentice Hall, , 2005. </w:t>
      </w:r>
    </w:p>
    <w:p w14:paraId="3BDA562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6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62" w:author="Microsoft Office User" w:date="2020-09-18T10:32:00Z">
            <w:rPr>
              <w:rFonts w:ascii="Times New Roman" w:hAnsi="Times New Roman"/>
              <w:noProof/>
              <w:sz w:val="24"/>
              <w:szCs w:val="24"/>
            </w:rPr>
          </w:rPrChange>
        </w:rPr>
        <w:t xml:space="preserve">DE DREU, Carsten K. W.; WEST, Michael A. Minority dissent and team innovation: The importance of participation in decision making. </w:t>
      </w:r>
      <w:r w:rsidRPr="001A251A">
        <w:rPr>
          <w:rFonts w:ascii="Times New Roman" w:hAnsi="Times New Roman"/>
          <w:b/>
          <w:bCs/>
          <w:noProof/>
          <w:sz w:val="24"/>
          <w:szCs w:val="24"/>
          <w:lang w:val="en-US"/>
          <w:rPrChange w:id="463"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464" w:author="Microsoft Office User" w:date="2020-09-18T10:32:00Z">
            <w:rPr>
              <w:rFonts w:ascii="Times New Roman" w:hAnsi="Times New Roman"/>
              <w:noProof/>
              <w:sz w:val="24"/>
              <w:szCs w:val="24"/>
            </w:rPr>
          </w:rPrChange>
        </w:rPr>
        <w:t xml:space="preserve">, [s. l.], v. 86, n. 6, p. 1191–1201, 2001. </w:t>
      </w:r>
    </w:p>
    <w:p w14:paraId="4226F6F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6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66" w:author="Microsoft Office User" w:date="2020-09-18T10:32:00Z">
            <w:rPr>
              <w:rFonts w:ascii="Times New Roman" w:hAnsi="Times New Roman"/>
              <w:noProof/>
              <w:sz w:val="24"/>
              <w:szCs w:val="24"/>
            </w:rPr>
          </w:rPrChange>
        </w:rPr>
        <w:t xml:space="preserve">DEMETRIOU, Constantina; OZER, Bilge Uzun; ESSAU, Cecilia A. Self-Report Questionnaires. </w:t>
      </w:r>
      <w:r w:rsidRPr="001A251A">
        <w:rPr>
          <w:rFonts w:ascii="Times New Roman" w:hAnsi="Times New Roman"/>
          <w:b/>
          <w:bCs/>
          <w:noProof/>
          <w:sz w:val="24"/>
          <w:szCs w:val="24"/>
          <w:lang w:val="en-US"/>
          <w:rPrChange w:id="467" w:author="Microsoft Office User" w:date="2020-09-18T10:32:00Z">
            <w:rPr>
              <w:rFonts w:ascii="Times New Roman" w:hAnsi="Times New Roman"/>
              <w:b/>
              <w:bCs/>
              <w:noProof/>
              <w:sz w:val="24"/>
              <w:szCs w:val="24"/>
            </w:rPr>
          </w:rPrChange>
        </w:rPr>
        <w:t>The Encyclopedia of Clinical Psychology</w:t>
      </w:r>
      <w:r w:rsidRPr="001A251A">
        <w:rPr>
          <w:rFonts w:ascii="Times New Roman" w:hAnsi="Times New Roman"/>
          <w:noProof/>
          <w:sz w:val="24"/>
          <w:szCs w:val="24"/>
          <w:lang w:val="en-US"/>
          <w:rPrChange w:id="468" w:author="Microsoft Office User" w:date="2020-09-18T10:32:00Z">
            <w:rPr>
              <w:rFonts w:ascii="Times New Roman" w:hAnsi="Times New Roman"/>
              <w:noProof/>
              <w:sz w:val="24"/>
              <w:szCs w:val="24"/>
            </w:rPr>
          </w:rPrChange>
        </w:rPr>
        <w:t xml:space="preserve">, [s. l.], n. January, p. 1–6, 2015. </w:t>
      </w:r>
    </w:p>
    <w:p w14:paraId="6BDC7C4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6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70" w:author="Microsoft Office User" w:date="2020-09-18T10:32:00Z">
            <w:rPr>
              <w:rFonts w:ascii="Times New Roman" w:hAnsi="Times New Roman"/>
              <w:noProof/>
              <w:sz w:val="24"/>
              <w:szCs w:val="24"/>
            </w:rPr>
          </w:rPrChange>
        </w:rPr>
        <w:t xml:space="preserve">DEMIRORS, Elif; SARMAGIK, Gamze; DEMIRORS, Onur. The Role of Teamwork in Software Development : Microsoft Case Study. [s. l.], 1997. </w:t>
      </w:r>
    </w:p>
    <w:p w14:paraId="04988BE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7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72" w:author="Microsoft Office User" w:date="2020-09-18T10:32:00Z">
            <w:rPr>
              <w:rFonts w:ascii="Times New Roman" w:hAnsi="Times New Roman"/>
              <w:noProof/>
              <w:sz w:val="24"/>
              <w:szCs w:val="24"/>
            </w:rPr>
          </w:rPrChange>
        </w:rPr>
        <w:t xml:space="preserve">DEVELLIS, Robert F. </w:t>
      </w:r>
      <w:r w:rsidRPr="001A251A">
        <w:rPr>
          <w:rFonts w:ascii="Times New Roman" w:hAnsi="Times New Roman"/>
          <w:b/>
          <w:bCs/>
          <w:noProof/>
          <w:sz w:val="24"/>
          <w:szCs w:val="24"/>
          <w:lang w:val="en-US"/>
          <w:rPrChange w:id="473" w:author="Microsoft Office User" w:date="2020-09-18T10:32:00Z">
            <w:rPr>
              <w:rFonts w:ascii="Times New Roman" w:hAnsi="Times New Roman"/>
              <w:b/>
              <w:bCs/>
              <w:noProof/>
              <w:sz w:val="24"/>
              <w:szCs w:val="24"/>
            </w:rPr>
          </w:rPrChange>
        </w:rPr>
        <w:t>Scale development: Theory and applications</w:t>
      </w:r>
      <w:r w:rsidRPr="001A251A">
        <w:rPr>
          <w:rFonts w:ascii="Times New Roman" w:hAnsi="Times New Roman"/>
          <w:noProof/>
          <w:sz w:val="24"/>
          <w:szCs w:val="24"/>
          <w:lang w:val="en-US"/>
          <w:rPrChange w:id="474" w:author="Microsoft Office User" w:date="2020-09-18T10:32:00Z">
            <w:rPr>
              <w:rFonts w:ascii="Times New Roman" w:hAnsi="Times New Roman"/>
              <w:noProof/>
              <w:sz w:val="24"/>
              <w:szCs w:val="24"/>
            </w:rPr>
          </w:rPrChange>
        </w:rPr>
        <w:t>. [s.l.] : Sage publications, 2016. v. 26</w:t>
      </w:r>
    </w:p>
    <w:p w14:paraId="6B3B19B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DHAR, Rajib Lochan; DHAR, Mahua. </w:t>
      </w:r>
      <w:r w:rsidRPr="001A251A">
        <w:rPr>
          <w:rFonts w:ascii="Times New Roman" w:hAnsi="Times New Roman"/>
          <w:noProof/>
          <w:sz w:val="24"/>
          <w:szCs w:val="24"/>
          <w:lang w:val="en-US"/>
          <w:rPrChange w:id="475" w:author="Microsoft Office User" w:date="2020-09-18T10:32:00Z">
            <w:rPr>
              <w:rFonts w:ascii="Times New Roman" w:hAnsi="Times New Roman"/>
              <w:noProof/>
              <w:sz w:val="24"/>
              <w:szCs w:val="24"/>
            </w:rPr>
          </w:rPrChange>
        </w:rPr>
        <w:t xml:space="preserve">Job stress, coping process and intentions to leave: A study of information technology professionals working in India. </w:t>
      </w:r>
      <w:r w:rsidRPr="00126EE5">
        <w:rPr>
          <w:rFonts w:ascii="Times New Roman" w:hAnsi="Times New Roman"/>
          <w:b/>
          <w:bCs/>
          <w:noProof/>
          <w:sz w:val="24"/>
          <w:szCs w:val="24"/>
        </w:rPr>
        <w:t>Social Science Journal</w:t>
      </w:r>
      <w:r w:rsidRPr="00126EE5">
        <w:rPr>
          <w:rFonts w:ascii="Times New Roman" w:hAnsi="Times New Roman"/>
          <w:noProof/>
          <w:sz w:val="24"/>
          <w:szCs w:val="24"/>
        </w:rPr>
        <w:t>, [s. l.], v. 47, n. 3, p. 560–577, 2010. Disponível em: &lt;http://dx.doi.org/10.1016/j.soscij.2010.01.006&gt;</w:t>
      </w:r>
    </w:p>
    <w:p w14:paraId="55567FA9"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[s. l.], p. 4–12, 2016. </w:t>
      </w:r>
    </w:p>
    <w:p w14:paraId="726C4BBC"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DIAS-JR, Jose jorge lima. </w:t>
      </w:r>
      <w:r w:rsidRPr="00126EE5">
        <w:rPr>
          <w:rFonts w:ascii="Times New Roman" w:hAnsi="Times New Roman"/>
          <w:b/>
          <w:bCs/>
          <w:noProof/>
          <w:sz w:val="24"/>
          <w:szCs w:val="24"/>
        </w:rPr>
        <w:t>MODELO DE COMPETÊNCIAS À LUZ DA ADAPTABILIDADE PARA ANÁLISE DA ATUAÇÃO EM EQUIPES DE SOFTWARE</w:t>
      </w:r>
      <w:r w:rsidRPr="00126EE5">
        <w:rPr>
          <w:rFonts w:ascii="Times New Roman" w:hAnsi="Times New Roman"/>
          <w:noProof/>
          <w:sz w:val="24"/>
          <w:szCs w:val="24"/>
        </w:rPr>
        <w:t>. 2018. UFPB, [s. l.], 2018.</w:t>
      </w:r>
    </w:p>
    <w:p w14:paraId="3FA2673B"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DIAS JUNIOR, José Lima Jorge; SILVA, Anielson Barbosa. Tradução e Validação da Escala </w:t>
      </w:r>
      <w:r w:rsidRPr="00126EE5">
        <w:rPr>
          <w:rFonts w:ascii="Times New Roman" w:hAnsi="Times New Roman"/>
          <w:noProof/>
          <w:sz w:val="24"/>
          <w:szCs w:val="24"/>
        </w:rPr>
        <w:lastRenderedPageBreak/>
        <w:t xml:space="preserve">de Autoliderança para o Contexto Brasileiro. </w:t>
      </w:r>
      <w:r w:rsidRPr="00126EE5">
        <w:rPr>
          <w:rFonts w:ascii="Times New Roman" w:hAnsi="Times New Roman"/>
          <w:b/>
          <w:bCs/>
          <w:noProof/>
          <w:sz w:val="24"/>
          <w:szCs w:val="24"/>
        </w:rPr>
        <w:t>Revista Psicologia : Organizações e Trabalho</w:t>
      </w:r>
      <w:r w:rsidRPr="00126EE5">
        <w:rPr>
          <w:rFonts w:ascii="Times New Roman" w:hAnsi="Times New Roman"/>
          <w:noProof/>
          <w:sz w:val="24"/>
          <w:szCs w:val="24"/>
        </w:rPr>
        <w:t xml:space="preserve">, [s. l.], v. 20, p. 1–10, 2020. </w:t>
      </w:r>
    </w:p>
    <w:p w14:paraId="545F06B1"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DINI, Ariane Polidoro et al. </w:t>
      </w:r>
      <w:r w:rsidRPr="001A251A">
        <w:rPr>
          <w:rFonts w:ascii="Times New Roman" w:hAnsi="Times New Roman"/>
          <w:noProof/>
          <w:sz w:val="24"/>
          <w:szCs w:val="24"/>
          <w:lang w:val="en-US"/>
          <w:rPrChange w:id="476" w:author="Microsoft Office User" w:date="2020-09-18T10:32:00Z">
            <w:rPr>
              <w:rFonts w:ascii="Times New Roman" w:hAnsi="Times New Roman"/>
              <w:noProof/>
              <w:sz w:val="24"/>
              <w:szCs w:val="24"/>
            </w:rPr>
          </w:rPrChange>
        </w:rPr>
        <w:t xml:space="preserve">Validity and reliability of a pediatric patient classification instrument. </w:t>
      </w:r>
      <w:r w:rsidRPr="00126EE5">
        <w:rPr>
          <w:rFonts w:ascii="Times New Roman" w:hAnsi="Times New Roman"/>
          <w:b/>
          <w:bCs/>
          <w:noProof/>
          <w:sz w:val="24"/>
          <w:szCs w:val="24"/>
        </w:rPr>
        <w:t>Revista Latino-Americana de Enfermagem</w:t>
      </w:r>
      <w:r w:rsidRPr="00126EE5">
        <w:rPr>
          <w:rFonts w:ascii="Times New Roman" w:hAnsi="Times New Roman"/>
          <w:noProof/>
          <w:sz w:val="24"/>
          <w:szCs w:val="24"/>
        </w:rPr>
        <w:t xml:space="preserve">, [s. l.], v. 22, n. 4, p. 598–603, 2014. </w:t>
      </w:r>
    </w:p>
    <w:p w14:paraId="5C90A05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7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78" w:author="Microsoft Office User" w:date="2020-09-18T10:32:00Z">
            <w:rPr>
              <w:rFonts w:ascii="Times New Roman" w:hAnsi="Times New Roman"/>
              <w:noProof/>
              <w:sz w:val="24"/>
              <w:szCs w:val="24"/>
            </w:rPr>
          </w:rPrChange>
        </w:rPr>
        <w:t xml:space="preserve">DYBÅ, Tore. </w:t>
      </w:r>
      <w:r w:rsidRPr="001A251A">
        <w:rPr>
          <w:rFonts w:ascii="Times New Roman" w:hAnsi="Times New Roman"/>
          <w:b/>
          <w:bCs/>
          <w:noProof/>
          <w:sz w:val="24"/>
          <w:szCs w:val="24"/>
          <w:lang w:val="en-US"/>
          <w:rPrChange w:id="479" w:author="Microsoft Office User" w:date="2020-09-18T10:32:00Z">
            <w:rPr>
              <w:rFonts w:ascii="Times New Roman" w:hAnsi="Times New Roman"/>
              <w:b/>
              <w:bCs/>
              <w:noProof/>
              <w:sz w:val="24"/>
              <w:szCs w:val="24"/>
            </w:rPr>
          </w:rPrChange>
        </w:rPr>
        <w:t>Improvisation in small software organizationsIEEE Software</w:t>
      </w:r>
      <w:r w:rsidRPr="001A251A">
        <w:rPr>
          <w:rFonts w:ascii="Times New Roman" w:hAnsi="Times New Roman"/>
          <w:noProof/>
          <w:sz w:val="24"/>
          <w:szCs w:val="24"/>
          <w:lang w:val="en-US"/>
          <w:rPrChange w:id="480" w:author="Microsoft Office User" w:date="2020-09-18T10:32:00Z">
            <w:rPr>
              <w:rFonts w:ascii="Times New Roman" w:hAnsi="Times New Roman"/>
              <w:noProof/>
              <w:sz w:val="24"/>
              <w:szCs w:val="24"/>
            </w:rPr>
          </w:rPrChange>
        </w:rPr>
        <w:t xml:space="preserve">, 2000. </w:t>
      </w:r>
    </w:p>
    <w:p w14:paraId="33644D5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81"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E.S. SANTOS, Ronnie et al. </w:t>
      </w:r>
      <w:r w:rsidRPr="001A251A">
        <w:rPr>
          <w:rFonts w:ascii="Times New Roman" w:hAnsi="Times New Roman"/>
          <w:noProof/>
          <w:sz w:val="24"/>
          <w:szCs w:val="24"/>
          <w:lang w:val="en-US"/>
          <w:rPrChange w:id="482" w:author="Microsoft Office User" w:date="2020-09-18T10:32:00Z">
            <w:rPr>
              <w:rFonts w:ascii="Times New Roman" w:hAnsi="Times New Roman"/>
              <w:noProof/>
              <w:sz w:val="24"/>
              <w:szCs w:val="24"/>
            </w:rPr>
          </w:rPrChange>
        </w:rPr>
        <w:t xml:space="preserve">Work Design and Job Rotation in Software Engineering: Results from an Industrial Study. [s. l.], p. 139–146, 2019. </w:t>
      </w:r>
    </w:p>
    <w:p w14:paraId="29F73E9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8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84" w:author="Microsoft Office User" w:date="2020-09-18T10:32:00Z">
            <w:rPr>
              <w:rFonts w:ascii="Times New Roman" w:hAnsi="Times New Roman"/>
              <w:noProof/>
              <w:sz w:val="24"/>
              <w:szCs w:val="24"/>
            </w:rPr>
          </w:rPrChange>
        </w:rPr>
        <w:t xml:space="preserve">EDMONDSON, Amy. Psychological safety and learning behavior in work teams. </w:t>
      </w:r>
      <w:r w:rsidRPr="001A251A">
        <w:rPr>
          <w:rFonts w:ascii="Times New Roman" w:hAnsi="Times New Roman"/>
          <w:b/>
          <w:bCs/>
          <w:noProof/>
          <w:sz w:val="24"/>
          <w:szCs w:val="24"/>
          <w:lang w:val="en-US"/>
          <w:rPrChange w:id="485" w:author="Microsoft Office User" w:date="2020-09-18T10:32:00Z">
            <w:rPr>
              <w:rFonts w:ascii="Times New Roman" w:hAnsi="Times New Roman"/>
              <w:b/>
              <w:bCs/>
              <w:noProof/>
              <w:sz w:val="24"/>
              <w:szCs w:val="24"/>
            </w:rPr>
          </w:rPrChange>
        </w:rPr>
        <w:t>Administrative Science Quarterly</w:t>
      </w:r>
      <w:r w:rsidRPr="001A251A">
        <w:rPr>
          <w:rFonts w:ascii="Times New Roman" w:hAnsi="Times New Roman"/>
          <w:noProof/>
          <w:sz w:val="24"/>
          <w:szCs w:val="24"/>
          <w:lang w:val="en-US"/>
          <w:rPrChange w:id="486" w:author="Microsoft Office User" w:date="2020-09-18T10:32:00Z">
            <w:rPr>
              <w:rFonts w:ascii="Times New Roman" w:hAnsi="Times New Roman"/>
              <w:noProof/>
              <w:sz w:val="24"/>
              <w:szCs w:val="24"/>
            </w:rPr>
          </w:rPrChange>
        </w:rPr>
        <w:t xml:space="preserve">, [s. l.], v. 44, n. 2, p. 350–383, 1999. </w:t>
      </w:r>
    </w:p>
    <w:p w14:paraId="0D28439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8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88" w:author="Microsoft Office User" w:date="2020-09-18T10:32:00Z">
            <w:rPr>
              <w:rFonts w:ascii="Times New Roman" w:hAnsi="Times New Roman"/>
              <w:noProof/>
              <w:sz w:val="24"/>
              <w:szCs w:val="24"/>
            </w:rPr>
          </w:rPrChange>
        </w:rPr>
        <w:t xml:space="preserve">EDMONDSON, Amy C. Speaking up in the operating room: How team leaders promote learning in interdisciplinary action teams. </w:t>
      </w:r>
      <w:r w:rsidRPr="001A251A">
        <w:rPr>
          <w:rFonts w:ascii="Times New Roman" w:hAnsi="Times New Roman"/>
          <w:b/>
          <w:bCs/>
          <w:noProof/>
          <w:sz w:val="24"/>
          <w:szCs w:val="24"/>
          <w:lang w:val="en-US"/>
          <w:rPrChange w:id="489" w:author="Microsoft Office User" w:date="2020-09-18T10:32:00Z">
            <w:rPr>
              <w:rFonts w:ascii="Times New Roman" w:hAnsi="Times New Roman"/>
              <w:b/>
              <w:bCs/>
              <w:noProof/>
              <w:sz w:val="24"/>
              <w:szCs w:val="24"/>
            </w:rPr>
          </w:rPrChange>
        </w:rPr>
        <w:t>Journal of management studies</w:t>
      </w:r>
      <w:r w:rsidRPr="001A251A">
        <w:rPr>
          <w:rFonts w:ascii="Times New Roman" w:hAnsi="Times New Roman"/>
          <w:noProof/>
          <w:sz w:val="24"/>
          <w:szCs w:val="24"/>
          <w:lang w:val="en-US"/>
          <w:rPrChange w:id="490" w:author="Microsoft Office User" w:date="2020-09-18T10:32:00Z">
            <w:rPr>
              <w:rFonts w:ascii="Times New Roman" w:hAnsi="Times New Roman"/>
              <w:noProof/>
              <w:sz w:val="24"/>
              <w:szCs w:val="24"/>
            </w:rPr>
          </w:rPrChange>
        </w:rPr>
        <w:t xml:space="preserve">, [s. l.], v. 40, n. 6, p. 1419–1452, 2003. </w:t>
      </w:r>
    </w:p>
    <w:p w14:paraId="5CB544C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9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92" w:author="Microsoft Office User" w:date="2020-09-18T10:32:00Z">
            <w:rPr>
              <w:rFonts w:ascii="Times New Roman" w:hAnsi="Times New Roman"/>
              <w:noProof/>
              <w:sz w:val="24"/>
              <w:szCs w:val="24"/>
            </w:rPr>
          </w:rPrChange>
        </w:rPr>
        <w:t xml:space="preserve">EDMONDSON, Amy C.; BOHMER, Richard M.; PISANO, Gary P. Disrupted routines: Team learning and new technology implementation in hospitals. </w:t>
      </w:r>
      <w:r w:rsidRPr="001A251A">
        <w:rPr>
          <w:rFonts w:ascii="Times New Roman" w:hAnsi="Times New Roman"/>
          <w:b/>
          <w:bCs/>
          <w:noProof/>
          <w:sz w:val="24"/>
          <w:szCs w:val="24"/>
          <w:lang w:val="en-US"/>
          <w:rPrChange w:id="493" w:author="Microsoft Office User" w:date="2020-09-18T10:32:00Z">
            <w:rPr>
              <w:rFonts w:ascii="Times New Roman" w:hAnsi="Times New Roman"/>
              <w:b/>
              <w:bCs/>
              <w:noProof/>
              <w:sz w:val="24"/>
              <w:szCs w:val="24"/>
            </w:rPr>
          </w:rPrChange>
        </w:rPr>
        <w:t>Administrative science quarterly</w:t>
      </w:r>
      <w:r w:rsidRPr="001A251A">
        <w:rPr>
          <w:rFonts w:ascii="Times New Roman" w:hAnsi="Times New Roman"/>
          <w:noProof/>
          <w:sz w:val="24"/>
          <w:szCs w:val="24"/>
          <w:lang w:val="en-US"/>
          <w:rPrChange w:id="494" w:author="Microsoft Office User" w:date="2020-09-18T10:32:00Z">
            <w:rPr>
              <w:rFonts w:ascii="Times New Roman" w:hAnsi="Times New Roman"/>
              <w:noProof/>
              <w:sz w:val="24"/>
              <w:szCs w:val="24"/>
            </w:rPr>
          </w:rPrChange>
        </w:rPr>
        <w:t xml:space="preserve">, [s. l.], v. 46, n. 4, p. 685–716, 2001. </w:t>
      </w:r>
    </w:p>
    <w:p w14:paraId="311B7E9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9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96" w:author="Microsoft Office User" w:date="2020-09-18T10:32:00Z">
            <w:rPr>
              <w:rFonts w:ascii="Times New Roman" w:hAnsi="Times New Roman"/>
              <w:noProof/>
              <w:sz w:val="24"/>
              <w:szCs w:val="24"/>
            </w:rPr>
          </w:rPrChange>
        </w:rPr>
        <w:t xml:space="preserve">ESKEROD, Pernille; BLICHFELDT, Bodil Stilling. Managing team entrees and withdrawals during the project life cycle. </w:t>
      </w:r>
      <w:r w:rsidRPr="001A251A">
        <w:rPr>
          <w:rFonts w:ascii="Times New Roman" w:hAnsi="Times New Roman"/>
          <w:b/>
          <w:bCs/>
          <w:noProof/>
          <w:sz w:val="24"/>
          <w:szCs w:val="24"/>
          <w:lang w:val="en-US"/>
          <w:rPrChange w:id="497" w:author="Microsoft Office User" w:date="2020-09-18T10:32:00Z">
            <w:rPr>
              <w:rFonts w:ascii="Times New Roman" w:hAnsi="Times New Roman"/>
              <w:b/>
              <w:bCs/>
              <w:noProof/>
              <w:sz w:val="24"/>
              <w:szCs w:val="24"/>
            </w:rPr>
          </w:rPrChange>
        </w:rPr>
        <w:t>International Journal of Project Management</w:t>
      </w:r>
      <w:r w:rsidRPr="001A251A">
        <w:rPr>
          <w:rFonts w:ascii="Times New Roman" w:hAnsi="Times New Roman"/>
          <w:noProof/>
          <w:sz w:val="24"/>
          <w:szCs w:val="24"/>
          <w:lang w:val="en-US"/>
          <w:rPrChange w:id="498" w:author="Microsoft Office User" w:date="2020-09-18T10:32:00Z">
            <w:rPr>
              <w:rFonts w:ascii="Times New Roman" w:hAnsi="Times New Roman"/>
              <w:noProof/>
              <w:sz w:val="24"/>
              <w:szCs w:val="24"/>
            </w:rPr>
          </w:rPrChange>
        </w:rPr>
        <w:t xml:space="preserve">, [s. l.], v. 23, n. 7, p. 495–503, 2005. </w:t>
      </w:r>
    </w:p>
    <w:p w14:paraId="06D48F4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9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00" w:author="Microsoft Office User" w:date="2020-09-18T10:32:00Z">
            <w:rPr>
              <w:rFonts w:ascii="Times New Roman" w:hAnsi="Times New Roman"/>
              <w:noProof/>
              <w:sz w:val="24"/>
              <w:szCs w:val="24"/>
            </w:rPr>
          </w:rPrChange>
        </w:rPr>
        <w:t xml:space="preserve">EUI YOUNG, Jung; TAE YOUNG, Han. The Effects of Humor Behavior on Adaptive Performance and Contribution to Team Members’ Adaptive Performance: The Mediating Effects of Burnout. [s. l.], v. 29, n. 3, p. 465–489, 2016. </w:t>
      </w:r>
    </w:p>
    <w:p w14:paraId="238A16A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0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02" w:author="Microsoft Office User" w:date="2020-09-18T10:32:00Z">
            <w:rPr>
              <w:rFonts w:ascii="Times New Roman" w:hAnsi="Times New Roman"/>
              <w:noProof/>
              <w:sz w:val="24"/>
              <w:szCs w:val="24"/>
            </w:rPr>
          </w:rPrChange>
        </w:rPr>
        <w:t xml:space="preserve">FAN, Xitao et al. An Exploratory Study about Inaccuracy and Invalidity in Adolescent Self-Report Surveys. </w:t>
      </w:r>
      <w:r w:rsidRPr="001A251A">
        <w:rPr>
          <w:rFonts w:ascii="Times New Roman" w:hAnsi="Times New Roman"/>
          <w:b/>
          <w:bCs/>
          <w:noProof/>
          <w:sz w:val="24"/>
          <w:szCs w:val="24"/>
          <w:lang w:val="en-US"/>
          <w:rPrChange w:id="503" w:author="Microsoft Office User" w:date="2020-09-18T10:32:00Z">
            <w:rPr>
              <w:rFonts w:ascii="Times New Roman" w:hAnsi="Times New Roman"/>
              <w:b/>
              <w:bCs/>
              <w:noProof/>
              <w:sz w:val="24"/>
              <w:szCs w:val="24"/>
            </w:rPr>
          </w:rPrChange>
        </w:rPr>
        <w:t>Field Methods</w:t>
      </w:r>
      <w:r w:rsidRPr="001A251A">
        <w:rPr>
          <w:rFonts w:ascii="Times New Roman" w:hAnsi="Times New Roman"/>
          <w:noProof/>
          <w:sz w:val="24"/>
          <w:szCs w:val="24"/>
          <w:lang w:val="en-US"/>
          <w:rPrChange w:id="504" w:author="Microsoft Office User" w:date="2020-09-18T10:32:00Z">
            <w:rPr>
              <w:rFonts w:ascii="Times New Roman" w:hAnsi="Times New Roman"/>
              <w:noProof/>
              <w:sz w:val="24"/>
              <w:szCs w:val="24"/>
            </w:rPr>
          </w:rPrChange>
        </w:rPr>
        <w:t xml:space="preserve">, [s. l.], v. 18, n. 3, p. 223–244, 2006. </w:t>
      </w:r>
    </w:p>
    <w:p w14:paraId="0394A9F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0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06" w:author="Microsoft Office User" w:date="2020-09-18T10:32:00Z">
            <w:rPr>
              <w:rFonts w:ascii="Times New Roman" w:hAnsi="Times New Roman"/>
              <w:noProof/>
              <w:sz w:val="24"/>
              <w:szCs w:val="24"/>
            </w:rPr>
          </w:rPrChange>
        </w:rPr>
        <w:t xml:space="preserve">FORNELL, Claes; LARCKER, David F. </w:t>
      </w:r>
      <w:r w:rsidRPr="001A251A">
        <w:rPr>
          <w:rFonts w:ascii="Times New Roman" w:hAnsi="Times New Roman"/>
          <w:b/>
          <w:bCs/>
          <w:noProof/>
          <w:sz w:val="24"/>
          <w:szCs w:val="24"/>
          <w:lang w:val="en-US"/>
          <w:rPrChange w:id="507" w:author="Microsoft Office User" w:date="2020-09-18T10:32:00Z">
            <w:rPr>
              <w:rFonts w:ascii="Times New Roman" w:hAnsi="Times New Roman"/>
              <w:b/>
              <w:bCs/>
              <w:noProof/>
              <w:sz w:val="24"/>
              <w:szCs w:val="24"/>
            </w:rPr>
          </w:rPrChange>
        </w:rPr>
        <w:t>Structural equation models with unobservable variables and measurement error: Algebra and statistics</w:t>
      </w:r>
      <w:r w:rsidRPr="001A251A">
        <w:rPr>
          <w:rFonts w:ascii="Times New Roman" w:hAnsi="Times New Roman"/>
          <w:noProof/>
          <w:sz w:val="24"/>
          <w:szCs w:val="24"/>
          <w:lang w:val="en-US"/>
          <w:rPrChange w:id="508" w:author="Microsoft Office User" w:date="2020-09-18T10:32:00Z">
            <w:rPr>
              <w:rFonts w:ascii="Times New Roman" w:hAnsi="Times New Roman"/>
              <w:noProof/>
              <w:sz w:val="24"/>
              <w:szCs w:val="24"/>
            </w:rPr>
          </w:rPrChange>
        </w:rPr>
        <w:t xml:space="preserve">SAGE Publications Sage CA: Los Angeles, CA, , 1981. </w:t>
      </w:r>
    </w:p>
    <w:p w14:paraId="794833C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09"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FRANCA, Cesar; DA SILVA, Fabio Fabio Queda Bueno; SHARP, Helen. </w:t>
      </w:r>
      <w:r w:rsidRPr="001A251A">
        <w:rPr>
          <w:rFonts w:ascii="Times New Roman" w:hAnsi="Times New Roman"/>
          <w:noProof/>
          <w:sz w:val="24"/>
          <w:szCs w:val="24"/>
          <w:lang w:val="en-US"/>
          <w:rPrChange w:id="510" w:author="Microsoft Office User" w:date="2020-09-18T10:32:00Z">
            <w:rPr>
              <w:rFonts w:ascii="Times New Roman" w:hAnsi="Times New Roman"/>
              <w:noProof/>
              <w:sz w:val="24"/>
              <w:szCs w:val="24"/>
            </w:rPr>
          </w:rPrChange>
        </w:rPr>
        <w:t xml:space="preserve">Motivation and Satisfaction of Software Engineers. </w:t>
      </w:r>
      <w:r w:rsidRPr="001A251A">
        <w:rPr>
          <w:rFonts w:ascii="Times New Roman" w:hAnsi="Times New Roman"/>
          <w:b/>
          <w:bCs/>
          <w:noProof/>
          <w:sz w:val="24"/>
          <w:szCs w:val="24"/>
          <w:lang w:val="en-US"/>
          <w:rPrChange w:id="511" w:author="Microsoft Office User" w:date="2020-09-18T10:32:00Z">
            <w:rPr>
              <w:rFonts w:ascii="Times New Roman" w:hAnsi="Times New Roman"/>
              <w:b/>
              <w:bCs/>
              <w:noProof/>
              <w:sz w:val="24"/>
              <w:szCs w:val="24"/>
            </w:rPr>
          </w:rPrChange>
        </w:rPr>
        <w:t>IEEE Transactions on Software Engineering</w:t>
      </w:r>
      <w:r w:rsidRPr="001A251A">
        <w:rPr>
          <w:rFonts w:ascii="Times New Roman" w:hAnsi="Times New Roman"/>
          <w:noProof/>
          <w:sz w:val="24"/>
          <w:szCs w:val="24"/>
          <w:lang w:val="en-US"/>
          <w:rPrChange w:id="512" w:author="Microsoft Office User" w:date="2020-09-18T10:32:00Z">
            <w:rPr>
              <w:rFonts w:ascii="Times New Roman" w:hAnsi="Times New Roman"/>
              <w:noProof/>
              <w:sz w:val="24"/>
              <w:szCs w:val="24"/>
            </w:rPr>
          </w:rPrChange>
        </w:rPr>
        <w:t xml:space="preserve">, [s. l.], p. 1–27, 2018. </w:t>
      </w:r>
    </w:p>
    <w:p w14:paraId="61F7401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1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14" w:author="Microsoft Office User" w:date="2020-09-18T10:32:00Z">
            <w:rPr>
              <w:rFonts w:ascii="Times New Roman" w:hAnsi="Times New Roman"/>
              <w:noProof/>
              <w:sz w:val="24"/>
              <w:szCs w:val="24"/>
            </w:rPr>
          </w:rPrChange>
        </w:rPr>
        <w:t xml:space="preserve">FRAŇEK, Marek; VEČEŘA, Jakub. Personal characteristics and job satisfaction. </w:t>
      </w:r>
      <w:r w:rsidRPr="001A251A">
        <w:rPr>
          <w:rFonts w:ascii="Times New Roman" w:hAnsi="Times New Roman"/>
          <w:b/>
          <w:bCs/>
          <w:noProof/>
          <w:sz w:val="24"/>
          <w:szCs w:val="24"/>
          <w:lang w:val="en-US"/>
          <w:rPrChange w:id="515" w:author="Microsoft Office User" w:date="2020-09-18T10:32:00Z">
            <w:rPr>
              <w:rFonts w:ascii="Times New Roman" w:hAnsi="Times New Roman"/>
              <w:b/>
              <w:bCs/>
              <w:noProof/>
              <w:sz w:val="24"/>
              <w:szCs w:val="24"/>
            </w:rPr>
          </w:rPrChange>
        </w:rPr>
        <w:t>E a M: Ekonomie a Management</w:t>
      </w:r>
      <w:r w:rsidRPr="001A251A">
        <w:rPr>
          <w:rFonts w:ascii="Times New Roman" w:hAnsi="Times New Roman"/>
          <w:noProof/>
          <w:sz w:val="24"/>
          <w:szCs w:val="24"/>
          <w:lang w:val="en-US"/>
          <w:rPrChange w:id="516" w:author="Microsoft Office User" w:date="2020-09-18T10:32:00Z">
            <w:rPr>
              <w:rFonts w:ascii="Times New Roman" w:hAnsi="Times New Roman"/>
              <w:noProof/>
              <w:sz w:val="24"/>
              <w:szCs w:val="24"/>
            </w:rPr>
          </w:rPrChange>
        </w:rPr>
        <w:t xml:space="preserve">, [s. l.], v. 11, n. 4, p. 63–76, 2008. </w:t>
      </w:r>
    </w:p>
    <w:p w14:paraId="6562BAA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1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18" w:author="Microsoft Office User" w:date="2020-09-18T10:32:00Z">
            <w:rPr>
              <w:rFonts w:ascii="Times New Roman" w:hAnsi="Times New Roman"/>
              <w:noProof/>
              <w:sz w:val="24"/>
              <w:szCs w:val="24"/>
            </w:rPr>
          </w:rPrChange>
        </w:rPr>
        <w:t xml:space="preserve">FREUDENBERGER, Herbert J. Staff Burn-Out. [s. l.], v. 90, n. 1, p. 159–165, 1974. </w:t>
      </w:r>
    </w:p>
    <w:p w14:paraId="179F5BA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1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20" w:author="Microsoft Office User" w:date="2020-09-18T10:32:00Z">
            <w:rPr>
              <w:rFonts w:ascii="Times New Roman" w:hAnsi="Times New Roman"/>
              <w:noProof/>
              <w:sz w:val="24"/>
              <w:szCs w:val="24"/>
            </w:rPr>
          </w:rPrChange>
        </w:rPr>
        <w:t xml:space="preserve">FRIEL, Charles M. Notes on factor analysis. </w:t>
      </w:r>
      <w:r w:rsidRPr="001A251A">
        <w:rPr>
          <w:rFonts w:ascii="Times New Roman" w:hAnsi="Times New Roman"/>
          <w:b/>
          <w:bCs/>
          <w:noProof/>
          <w:sz w:val="24"/>
          <w:szCs w:val="24"/>
          <w:lang w:val="en-US"/>
          <w:rPrChange w:id="521" w:author="Microsoft Office User" w:date="2020-09-18T10:32:00Z">
            <w:rPr>
              <w:rFonts w:ascii="Times New Roman" w:hAnsi="Times New Roman"/>
              <w:b/>
              <w:bCs/>
              <w:noProof/>
              <w:sz w:val="24"/>
              <w:szCs w:val="24"/>
            </w:rPr>
          </w:rPrChange>
        </w:rPr>
        <w:t>Criminal Justice Center, Sam Houston State University</w:t>
      </w:r>
      <w:r w:rsidRPr="001A251A">
        <w:rPr>
          <w:rFonts w:ascii="Times New Roman" w:hAnsi="Times New Roman"/>
          <w:noProof/>
          <w:sz w:val="24"/>
          <w:szCs w:val="24"/>
          <w:lang w:val="en-US"/>
          <w:rPrChange w:id="522" w:author="Microsoft Office User" w:date="2020-09-18T10:32:00Z">
            <w:rPr>
              <w:rFonts w:ascii="Times New Roman" w:hAnsi="Times New Roman"/>
              <w:noProof/>
              <w:sz w:val="24"/>
              <w:szCs w:val="24"/>
            </w:rPr>
          </w:rPrChange>
        </w:rPr>
        <w:t xml:space="preserve">, [s. l.], 2007. </w:t>
      </w:r>
    </w:p>
    <w:p w14:paraId="578BFE5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2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24" w:author="Microsoft Office User" w:date="2020-09-18T10:32:00Z">
            <w:rPr>
              <w:rFonts w:ascii="Times New Roman" w:hAnsi="Times New Roman"/>
              <w:noProof/>
              <w:sz w:val="24"/>
              <w:szCs w:val="24"/>
            </w:rPr>
          </w:rPrChange>
        </w:rPr>
        <w:t xml:space="preserve">GALLUP. </w:t>
      </w:r>
      <w:r w:rsidRPr="001A251A">
        <w:rPr>
          <w:rFonts w:ascii="Times New Roman" w:hAnsi="Times New Roman"/>
          <w:b/>
          <w:bCs/>
          <w:noProof/>
          <w:sz w:val="24"/>
          <w:szCs w:val="24"/>
          <w:lang w:val="en-US"/>
          <w:rPrChange w:id="525" w:author="Microsoft Office User" w:date="2020-09-18T10:32:00Z">
            <w:rPr>
              <w:rFonts w:ascii="Times New Roman" w:hAnsi="Times New Roman"/>
              <w:b/>
              <w:bCs/>
              <w:noProof/>
              <w:sz w:val="24"/>
              <w:szCs w:val="24"/>
            </w:rPr>
          </w:rPrChange>
        </w:rPr>
        <w:t>Employee Burnout, Part 1: The 5 Main Causes</w:t>
      </w:r>
      <w:r w:rsidRPr="001A251A">
        <w:rPr>
          <w:rFonts w:ascii="Times New Roman" w:hAnsi="Times New Roman"/>
          <w:noProof/>
          <w:sz w:val="24"/>
          <w:szCs w:val="24"/>
          <w:lang w:val="en-US"/>
          <w:rPrChange w:id="526" w:author="Microsoft Office User" w:date="2020-09-18T10:32:00Z">
            <w:rPr>
              <w:rFonts w:ascii="Times New Roman" w:hAnsi="Times New Roman"/>
              <w:noProof/>
              <w:sz w:val="24"/>
              <w:szCs w:val="24"/>
            </w:rPr>
          </w:rPrChange>
        </w:rPr>
        <w:t xml:space="preserve">, 2018. </w:t>
      </w:r>
      <w:r w:rsidRPr="00126EE5">
        <w:rPr>
          <w:rFonts w:ascii="Times New Roman" w:hAnsi="Times New Roman"/>
          <w:noProof/>
          <w:sz w:val="24"/>
          <w:szCs w:val="24"/>
        </w:rPr>
        <w:t xml:space="preserve">Disponível em: &lt;https://www.gallup.com/workplace/237059/employee-burnout-part-main-causes.aspx&gt;. </w:t>
      </w:r>
      <w:r w:rsidRPr="001A251A">
        <w:rPr>
          <w:rFonts w:ascii="Times New Roman" w:hAnsi="Times New Roman"/>
          <w:noProof/>
          <w:sz w:val="24"/>
          <w:szCs w:val="24"/>
          <w:lang w:val="en-US"/>
          <w:rPrChange w:id="527" w:author="Microsoft Office User" w:date="2020-09-18T10:32:00Z">
            <w:rPr>
              <w:rFonts w:ascii="Times New Roman" w:hAnsi="Times New Roman"/>
              <w:noProof/>
              <w:sz w:val="24"/>
              <w:szCs w:val="24"/>
            </w:rPr>
          </w:rPrChange>
        </w:rPr>
        <w:t>Acesso em: 8 ago. 2019.</w:t>
      </w:r>
    </w:p>
    <w:p w14:paraId="30A9464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2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29" w:author="Microsoft Office User" w:date="2020-09-18T10:32:00Z">
            <w:rPr>
              <w:rFonts w:ascii="Times New Roman" w:hAnsi="Times New Roman"/>
              <w:noProof/>
              <w:sz w:val="24"/>
              <w:szCs w:val="24"/>
            </w:rPr>
          </w:rPrChange>
        </w:rPr>
        <w:t xml:space="preserve">GARNER, Bryan R.; KNIGHT, Kevin; SIMPSON, D. Dwayne. Burnout Among Corrections-Based Drug Treatment Staff. </w:t>
      </w:r>
      <w:r w:rsidRPr="001A251A">
        <w:rPr>
          <w:rFonts w:ascii="Times New Roman" w:hAnsi="Times New Roman"/>
          <w:b/>
          <w:bCs/>
          <w:noProof/>
          <w:sz w:val="24"/>
          <w:szCs w:val="24"/>
          <w:lang w:val="en-US"/>
          <w:rPrChange w:id="530" w:author="Microsoft Office User" w:date="2020-09-18T10:32:00Z">
            <w:rPr>
              <w:rFonts w:ascii="Times New Roman" w:hAnsi="Times New Roman"/>
              <w:b/>
              <w:bCs/>
              <w:noProof/>
              <w:sz w:val="24"/>
              <w:szCs w:val="24"/>
            </w:rPr>
          </w:rPrChange>
        </w:rPr>
        <w:t>International Journal of Offender Therapy and Comparative Criminology</w:t>
      </w:r>
      <w:r w:rsidRPr="001A251A">
        <w:rPr>
          <w:rFonts w:ascii="Times New Roman" w:hAnsi="Times New Roman"/>
          <w:noProof/>
          <w:sz w:val="24"/>
          <w:szCs w:val="24"/>
          <w:lang w:val="en-US"/>
          <w:rPrChange w:id="531" w:author="Microsoft Office User" w:date="2020-09-18T10:32:00Z">
            <w:rPr>
              <w:rFonts w:ascii="Times New Roman" w:hAnsi="Times New Roman"/>
              <w:noProof/>
              <w:sz w:val="24"/>
              <w:szCs w:val="24"/>
            </w:rPr>
          </w:rPrChange>
        </w:rPr>
        <w:t xml:space="preserve">, [s. l.], v. 51, n. 5, p. 510–522, 2007. </w:t>
      </w:r>
    </w:p>
    <w:p w14:paraId="68FA7A4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3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33" w:author="Microsoft Office User" w:date="2020-09-18T10:32:00Z">
            <w:rPr>
              <w:rFonts w:ascii="Times New Roman" w:hAnsi="Times New Roman"/>
              <w:noProof/>
              <w:sz w:val="24"/>
              <w:szCs w:val="24"/>
            </w:rPr>
          </w:rPrChange>
        </w:rPr>
        <w:t xml:space="preserve">GERHART, Barry. The (affective) dispositional approach to job satisfaction: Sorting out the policy implications. </w:t>
      </w:r>
      <w:r w:rsidRPr="001A251A">
        <w:rPr>
          <w:rFonts w:ascii="Times New Roman" w:hAnsi="Times New Roman"/>
          <w:b/>
          <w:bCs/>
          <w:noProof/>
          <w:sz w:val="24"/>
          <w:szCs w:val="24"/>
          <w:lang w:val="en-US"/>
          <w:rPrChange w:id="534" w:author="Microsoft Office User" w:date="2020-09-18T10:32:00Z">
            <w:rPr>
              <w:rFonts w:ascii="Times New Roman" w:hAnsi="Times New Roman"/>
              <w:b/>
              <w:bCs/>
              <w:noProof/>
              <w:sz w:val="24"/>
              <w:szCs w:val="24"/>
            </w:rPr>
          </w:rPrChange>
        </w:rPr>
        <w:t>Journal of Organizational Behavior</w:t>
      </w:r>
      <w:r w:rsidRPr="001A251A">
        <w:rPr>
          <w:rFonts w:ascii="Times New Roman" w:hAnsi="Times New Roman"/>
          <w:noProof/>
          <w:sz w:val="24"/>
          <w:szCs w:val="24"/>
          <w:lang w:val="en-US"/>
          <w:rPrChange w:id="535" w:author="Microsoft Office User" w:date="2020-09-18T10:32:00Z">
            <w:rPr>
              <w:rFonts w:ascii="Times New Roman" w:hAnsi="Times New Roman"/>
              <w:noProof/>
              <w:sz w:val="24"/>
              <w:szCs w:val="24"/>
            </w:rPr>
          </w:rPrChange>
        </w:rPr>
        <w:t xml:space="preserve">, [s. l.], v. 26, n. 1, p. 79–97, 2005. </w:t>
      </w:r>
    </w:p>
    <w:p w14:paraId="6C32814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3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37" w:author="Microsoft Office User" w:date="2020-09-18T10:32:00Z">
            <w:rPr>
              <w:rFonts w:ascii="Times New Roman" w:hAnsi="Times New Roman"/>
              <w:noProof/>
              <w:sz w:val="24"/>
              <w:szCs w:val="24"/>
            </w:rPr>
          </w:rPrChange>
        </w:rPr>
        <w:lastRenderedPageBreak/>
        <w:t xml:space="preserve">GHAPANCHI, Amir Hossein et al. A systematic review on information technology personnel’s turnover. </w:t>
      </w:r>
      <w:r w:rsidRPr="001A251A">
        <w:rPr>
          <w:rFonts w:ascii="Times New Roman" w:hAnsi="Times New Roman"/>
          <w:b/>
          <w:bCs/>
          <w:noProof/>
          <w:sz w:val="24"/>
          <w:szCs w:val="24"/>
          <w:lang w:val="en-US"/>
          <w:rPrChange w:id="538" w:author="Microsoft Office User" w:date="2020-09-18T10:32:00Z">
            <w:rPr>
              <w:rFonts w:ascii="Times New Roman" w:hAnsi="Times New Roman"/>
              <w:b/>
              <w:bCs/>
              <w:noProof/>
              <w:sz w:val="24"/>
              <w:szCs w:val="24"/>
            </w:rPr>
          </w:rPrChange>
        </w:rPr>
        <w:t>Lecture Notes on Software Engineering</w:t>
      </w:r>
      <w:r w:rsidRPr="001A251A">
        <w:rPr>
          <w:rFonts w:ascii="Times New Roman" w:hAnsi="Times New Roman"/>
          <w:noProof/>
          <w:sz w:val="24"/>
          <w:szCs w:val="24"/>
          <w:lang w:val="en-US"/>
          <w:rPrChange w:id="539" w:author="Microsoft Office User" w:date="2020-09-18T10:32:00Z">
            <w:rPr>
              <w:rFonts w:ascii="Times New Roman" w:hAnsi="Times New Roman"/>
              <w:noProof/>
              <w:sz w:val="24"/>
              <w:szCs w:val="24"/>
            </w:rPr>
          </w:rPrChange>
        </w:rPr>
        <w:t xml:space="preserve">, [s. l.], v. 1, n. 1, p. 98, 2013. </w:t>
      </w:r>
    </w:p>
    <w:p w14:paraId="6896B8E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4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41" w:author="Microsoft Office User" w:date="2020-09-18T10:32:00Z">
            <w:rPr>
              <w:rFonts w:ascii="Times New Roman" w:hAnsi="Times New Roman"/>
              <w:noProof/>
              <w:sz w:val="24"/>
              <w:szCs w:val="24"/>
            </w:rPr>
          </w:rPrChange>
        </w:rPr>
        <w:t xml:space="preserve">GHAZALA MUSTAFA ELTAYEF. </w:t>
      </w:r>
      <w:r w:rsidRPr="001A251A">
        <w:rPr>
          <w:rFonts w:ascii="Times New Roman" w:hAnsi="Times New Roman"/>
          <w:b/>
          <w:bCs/>
          <w:noProof/>
          <w:sz w:val="24"/>
          <w:szCs w:val="24"/>
          <w:lang w:val="en-US"/>
          <w:rPrChange w:id="542" w:author="Microsoft Office User" w:date="2020-09-18T10:32:00Z">
            <w:rPr>
              <w:rFonts w:ascii="Times New Roman" w:hAnsi="Times New Roman"/>
              <w:b/>
              <w:bCs/>
              <w:noProof/>
              <w:sz w:val="24"/>
              <w:szCs w:val="24"/>
            </w:rPr>
          </w:rPrChange>
        </w:rPr>
        <w:t>Burnout, self- concept and their relationship to job satisfaction among nurses in libya</w:t>
      </w:r>
      <w:r w:rsidRPr="001A251A">
        <w:rPr>
          <w:rFonts w:ascii="Times New Roman" w:hAnsi="Times New Roman"/>
          <w:noProof/>
          <w:sz w:val="24"/>
          <w:szCs w:val="24"/>
          <w:lang w:val="en-US"/>
          <w:rPrChange w:id="543" w:author="Microsoft Office User" w:date="2020-09-18T10:32:00Z">
            <w:rPr>
              <w:rFonts w:ascii="Times New Roman" w:hAnsi="Times New Roman"/>
              <w:noProof/>
              <w:sz w:val="24"/>
              <w:szCs w:val="24"/>
            </w:rPr>
          </w:rPrChange>
        </w:rPr>
        <w:t>. 2014. UNIVERSITI SAINS MALAYSIA, [s. l.], 2014.</w:t>
      </w:r>
    </w:p>
    <w:p w14:paraId="793FE7E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4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45" w:author="Microsoft Office User" w:date="2020-09-18T10:32:00Z">
            <w:rPr>
              <w:rFonts w:ascii="Times New Roman" w:hAnsi="Times New Roman"/>
              <w:noProof/>
              <w:sz w:val="24"/>
              <w:szCs w:val="24"/>
            </w:rPr>
          </w:rPrChange>
        </w:rPr>
        <w:t xml:space="preserve">GHONSOOLY, Behzad; RAEESI, Ali. Exploring the Relationship between Creativity and Burnout among Iranian EFL Teachers. </w:t>
      </w:r>
      <w:r w:rsidRPr="001A251A">
        <w:rPr>
          <w:rFonts w:ascii="Times New Roman" w:hAnsi="Times New Roman"/>
          <w:b/>
          <w:bCs/>
          <w:noProof/>
          <w:sz w:val="24"/>
          <w:szCs w:val="24"/>
          <w:lang w:val="en-US"/>
          <w:rPrChange w:id="546" w:author="Microsoft Office User" w:date="2020-09-18T10:32:00Z">
            <w:rPr>
              <w:rFonts w:ascii="Times New Roman" w:hAnsi="Times New Roman"/>
              <w:b/>
              <w:bCs/>
              <w:noProof/>
              <w:sz w:val="24"/>
              <w:szCs w:val="24"/>
            </w:rPr>
          </w:rPrChange>
        </w:rPr>
        <w:t>International Journal of Linguistics</w:t>
      </w:r>
      <w:r w:rsidRPr="001A251A">
        <w:rPr>
          <w:rFonts w:ascii="Times New Roman" w:hAnsi="Times New Roman"/>
          <w:noProof/>
          <w:sz w:val="24"/>
          <w:szCs w:val="24"/>
          <w:lang w:val="en-US"/>
          <w:rPrChange w:id="547" w:author="Microsoft Office User" w:date="2020-09-18T10:32:00Z">
            <w:rPr>
              <w:rFonts w:ascii="Times New Roman" w:hAnsi="Times New Roman"/>
              <w:noProof/>
              <w:sz w:val="24"/>
              <w:szCs w:val="24"/>
            </w:rPr>
          </w:rPrChange>
        </w:rPr>
        <w:t xml:space="preserve">, [s. l.], v. 4, n. 3, p. 121–134, 2012. </w:t>
      </w:r>
    </w:p>
    <w:p w14:paraId="23B08A65"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4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49" w:author="Microsoft Office User" w:date="2020-09-18T10:32:00Z">
            <w:rPr>
              <w:rFonts w:ascii="Times New Roman" w:hAnsi="Times New Roman"/>
              <w:noProof/>
              <w:sz w:val="24"/>
              <w:szCs w:val="24"/>
            </w:rPr>
          </w:rPrChange>
        </w:rPr>
        <w:t xml:space="preserve">GOLDSTEIN, David K.; ROCKART, John F. An Examination of Work-Related Correlates of Job Satisfaction in Programmer/Analysts. </w:t>
      </w:r>
      <w:r w:rsidRPr="001A251A">
        <w:rPr>
          <w:rFonts w:ascii="Times New Roman" w:hAnsi="Times New Roman"/>
          <w:b/>
          <w:bCs/>
          <w:noProof/>
          <w:sz w:val="24"/>
          <w:szCs w:val="24"/>
          <w:lang w:val="en-US"/>
          <w:rPrChange w:id="550" w:author="Microsoft Office User" w:date="2020-09-18T10:32:00Z">
            <w:rPr>
              <w:rFonts w:ascii="Times New Roman" w:hAnsi="Times New Roman"/>
              <w:b/>
              <w:bCs/>
              <w:noProof/>
              <w:sz w:val="24"/>
              <w:szCs w:val="24"/>
            </w:rPr>
          </w:rPrChange>
        </w:rPr>
        <w:t>MIS Quarterly</w:t>
      </w:r>
      <w:r w:rsidRPr="001A251A">
        <w:rPr>
          <w:rFonts w:ascii="Times New Roman" w:hAnsi="Times New Roman"/>
          <w:noProof/>
          <w:sz w:val="24"/>
          <w:szCs w:val="24"/>
          <w:lang w:val="en-US"/>
          <w:rPrChange w:id="551" w:author="Microsoft Office User" w:date="2020-09-18T10:32:00Z">
            <w:rPr>
              <w:rFonts w:ascii="Times New Roman" w:hAnsi="Times New Roman"/>
              <w:noProof/>
              <w:sz w:val="24"/>
              <w:szCs w:val="24"/>
            </w:rPr>
          </w:rPrChange>
        </w:rPr>
        <w:t xml:space="preserve">, [s. l.], v. 8, n. 2, p. 103, 1984. </w:t>
      </w:r>
    </w:p>
    <w:p w14:paraId="46BA19B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5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53" w:author="Microsoft Office User" w:date="2020-09-18T10:32:00Z">
            <w:rPr>
              <w:rFonts w:ascii="Times New Roman" w:hAnsi="Times New Roman"/>
              <w:noProof/>
              <w:sz w:val="24"/>
              <w:szCs w:val="24"/>
            </w:rPr>
          </w:rPrChange>
        </w:rPr>
        <w:t xml:space="preserve">GOLEMBIEWSKI, Robert T. A note on Leiter’s study: Highlighting two models of burnout. </w:t>
      </w:r>
      <w:r w:rsidRPr="001A251A">
        <w:rPr>
          <w:rFonts w:ascii="Times New Roman" w:hAnsi="Times New Roman"/>
          <w:b/>
          <w:bCs/>
          <w:noProof/>
          <w:sz w:val="24"/>
          <w:szCs w:val="24"/>
          <w:lang w:val="en-US"/>
          <w:rPrChange w:id="554" w:author="Microsoft Office User" w:date="2020-09-18T10:32:00Z">
            <w:rPr>
              <w:rFonts w:ascii="Times New Roman" w:hAnsi="Times New Roman"/>
              <w:b/>
              <w:bCs/>
              <w:noProof/>
              <w:sz w:val="24"/>
              <w:szCs w:val="24"/>
            </w:rPr>
          </w:rPrChange>
        </w:rPr>
        <w:t>Group &amp; Organization Studies</w:t>
      </w:r>
      <w:r w:rsidRPr="001A251A">
        <w:rPr>
          <w:rFonts w:ascii="Times New Roman" w:hAnsi="Times New Roman"/>
          <w:noProof/>
          <w:sz w:val="24"/>
          <w:szCs w:val="24"/>
          <w:lang w:val="en-US"/>
          <w:rPrChange w:id="555" w:author="Microsoft Office User" w:date="2020-09-18T10:32:00Z">
            <w:rPr>
              <w:rFonts w:ascii="Times New Roman" w:hAnsi="Times New Roman"/>
              <w:noProof/>
              <w:sz w:val="24"/>
              <w:szCs w:val="24"/>
            </w:rPr>
          </w:rPrChange>
        </w:rPr>
        <w:t xml:space="preserve">, [s. l.], v. 14, n. 1, p. 5–13, 1989. </w:t>
      </w:r>
    </w:p>
    <w:p w14:paraId="6C7A215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5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57" w:author="Microsoft Office User" w:date="2020-09-18T10:32:00Z">
            <w:rPr>
              <w:rFonts w:ascii="Times New Roman" w:hAnsi="Times New Roman"/>
              <w:noProof/>
              <w:sz w:val="24"/>
              <w:szCs w:val="24"/>
            </w:rPr>
          </w:rPrChange>
        </w:rPr>
        <w:t xml:space="preserve">GORI, Alessio; TOPINO, Eleonora. Predisposition to change is linked to job satisfaction: Assessing the mediation roles of workplace relation civility and insight. </w:t>
      </w:r>
      <w:r w:rsidRPr="001A251A">
        <w:rPr>
          <w:rFonts w:ascii="Times New Roman" w:hAnsi="Times New Roman"/>
          <w:b/>
          <w:bCs/>
          <w:noProof/>
          <w:sz w:val="24"/>
          <w:szCs w:val="24"/>
          <w:lang w:val="en-US"/>
          <w:rPrChange w:id="558" w:author="Microsoft Office User" w:date="2020-09-18T10:32:00Z">
            <w:rPr>
              <w:rFonts w:ascii="Times New Roman" w:hAnsi="Times New Roman"/>
              <w:b/>
              <w:bCs/>
              <w:noProof/>
              <w:sz w:val="24"/>
              <w:szCs w:val="24"/>
            </w:rPr>
          </w:rPrChange>
        </w:rPr>
        <w:t>International Journal of Environmental Research and Public Health</w:t>
      </w:r>
      <w:r w:rsidRPr="001A251A">
        <w:rPr>
          <w:rFonts w:ascii="Times New Roman" w:hAnsi="Times New Roman"/>
          <w:noProof/>
          <w:sz w:val="24"/>
          <w:szCs w:val="24"/>
          <w:lang w:val="en-US"/>
          <w:rPrChange w:id="559" w:author="Microsoft Office User" w:date="2020-09-18T10:32:00Z">
            <w:rPr>
              <w:rFonts w:ascii="Times New Roman" w:hAnsi="Times New Roman"/>
              <w:noProof/>
              <w:sz w:val="24"/>
              <w:szCs w:val="24"/>
            </w:rPr>
          </w:rPrChange>
        </w:rPr>
        <w:t xml:space="preserve">, [s. l.], v. 17, n. 6, 2020. </w:t>
      </w:r>
    </w:p>
    <w:p w14:paraId="245E74A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6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61" w:author="Microsoft Office User" w:date="2020-09-18T10:32:00Z">
            <w:rPr>
              <w:rFonts w:ascii="Times New Roman" w:hAnsi="Times New Roman"/>
              <w:noProof/>
              <w:sz w:val="24"/>
              <w:szCs w:val="24"/>
            </w:rPr>
          </w:rPrChange>
        </w:rPr>
        <w:t xml:space="preserve">GRAZIOTIN, Daniel; WANG, Xiaofeng; ABRAHAMSSON, Pekka. Towards a Theory of Affect and Software Developers’ Performance. [s. l.], 2016. </w:t>
      </w:r>
    </w:p>
    <w:p w14:paraId="56AE075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6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63" w:author="Microsoft Office User" w:date="2020-09-18T10:32:00Z">
            <w:rPr>
              <w:rFonts w:ascii="Times New Roman" w:hAnsi="Times New Roman"/>
              <w:noProof/>
              <w:sz w:val="24"/>
              <w:szCs w:val="24"/>
            </w:rPr>
          </w:rPrChange>
        </w:rPr>
        <w:t xml:space="preserve">GRIFFIN, Barbara; HESKETH, Beryl. Adaptable Behaviours for Successful Work and Career Adjustment. </w:t>
      </w:r>
      <w:r w:rsidRPr="001A251A">
        <w:rPr>
          <w:rFonts w:ascii="Times New Roman" w:hAnsi="Times New Roman"/>
          <w:b/>
          <w:bCs/>
          <w:noProof/>
          <w:sz w:val="24"/>
          <w:szCs w:val="24"/>
          <w:lang w:val="en-US"/>
          <w:rPrChange w:id="564" w:author="Microsoft Office User" w:date="2020-09-18T10:32:00Z">
            <w:rPr>
              <w:rFonts w:ascii="Times New Roman" w:hAnsi="Times New Roman"/>
              <w:b/>
              <w:bCs/>
              <w:noProof/>
              <w:sz w:val="24"/>
              <w:szCs w:val="24"/>
            </w:rPr>
          </w:rPrChange>
        </w:rPr>
        <w:t>Australian Journal of Psychology</w:t>
      </w:r>
      <w:r w:rsidRPr="001A251A">
        <w:rPr>
          <w:rFonts w:ascii="Times New Roman" w:hAnsi="Times New Roman"/>
          <w:noProof/>
          <w:sz w:val="24"/>
          <w:szCs w:val="24"/>
          <w:lang w:val="en-US"/>
          <w:rPrChange w:id="565" w:author="Microsoft Office User" w:date="2020-09-18T10:32:00Z">
            <w:rPr>
              <w:rFonts w:ascii="Times New Roman" w:hAnsi="Times New Roman"/>
              <w:noProof/>
              <w:sz w:val="24"/>
              <w:szCs w:val="24"/>
            </w:rPr>
          </w:rPrChange>
        </w:rPr>
        <w:t xml:space="preserve">, [s. l.], v. 55, n. 2, p. 65–73, 2006. </w:t>
      </w:r>
    </w:p>
    <w:p w14:paraId="6D5CFBF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6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67" w:author="Microsoft Office User" w:date="2020-09-18T10:32:00Z">
            <w:rPr>
              <w:rFonts w:ascii="Times New Roman" w:hAnsi="Times New Roman"/>
              <w:noProof/>
              <w:sz w:val="24"/>
              <w:szCs w:val="24"/>
            </w:rPr>
          </w:rPrChange>
        </w:rPr>
        <w:t xml:space="preserve">GRIFFIN, Marie L. et al. Job involvement, job stress, job satisfaction, and organizational commitment and the burnout of correctional staff. </w:t>
      </w:r>
      <w:r w:rsidRPr="001A251A">
        <w:rPr>
          <w:rFonts w:ascii="Times New Roman" w:hAnsi="Times New Roman"/>
          <w:b/>
          <w:bCs/>
          <w:noProof/>
          <w:sz w:val="24"/>
          <w:szCs w:val="24"/>
          <w:lang w:val="en-US"/>
          <w:rPrChange w:id="568" w:author="Microsoft Office User" w:date="2020-09-18T10:32:00Z">
            <w:rPr>
              <w:rFonts w:ascii="Times New Roman" w:hAnsi="Times New Roman"/>
              <w:b/>
              <w:bCs/>
              <w:noProof/>
              <w:sz w:val="24"/>
              <w:szCs w:val="24"/>
            </w:rPr>
          </w:rPrChange>
        </w:rPr>
        <w:t>Criminal Justice and Behavior</w:t>
      </w:r>
      <w:r w:rsidRPr="001A251A">
        <w:rPr>
          <w:rFonts w:ascii="Times New Roman" w:hAnsi="Times New Roman"/>
          <w:noProof/>
          <w:sz w:val="24"/>
          <w:szCs w:val="24"/>
          <w:lang w:val="en-US"/>
          <w:rPrChange w:id="569" w:author="Microsoft Office User" w:date="2020-09-18T10:32:00Z">
            <w:rPr>
              <w:rFonts w:ascii="Times New Roman" w:hAnsi="Times New Roman"/>
              <w:noProof/>
              <w:sz w:val="24"/>
              <w:szCs w:val="24"/>
            </w:rPr>
          </w:rPrChange>
        </w:rPr>
        <w:t xml:space="preserve">, [s. l.], v. 37, n. 2, p. 239–255, 2010. </w:t>
      </w:r>
    </w:p>
    <w:p w14:paraId="233BC8C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7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71" w:author="Microsoft Office User" w:date="2020-09-18T10:32:00Z">
            <w:rPr>
              <w:rFonts w:ascii="Times New Roman" w:hAnsi="Times New Roman"/>
              <w:noProof/>
              <w:sz w:val="24"/>
              <w:szCs w:val="24"/>
            </w:rPr>
          </w:rPrChange>
        </w:rPr>
        <w:t xml:space="preserve">HACKMAN, J. Richard; OLDHAM, Greg R. </w:t>
      </w:r>
      <w:r w:rsidRPr="001A251A">
        <w:rPr>
          <w:rFonts w:ascii="Times New Roman" w:hAnsi="Times New Roman"/>
          <w:b/>
          <w:bCs/>
          <w:noProof/>
          <w:sz w:val="24"/>
          <w:szCs w:val="24"/>
          <w:lang w:val="en-US"/>
          <w:rPrChange w:id="572" w:author="Microsoft Office User" w:date="2020-09-18T10:32:00Z">
            <w:rPr>
              <w:rFonts w:ascii="Times New Roman" w:hAnsi="Times New Roman"/>
              <w:b/>
              <w:bCs/>
              <w:noProof/>
              <w:sz w:val="24"/>
              <w:szCs w:val="24"/>
            </w:rPr>
          </w:rPrChange>
        </w:rPr>
        <w:t>Work redesign</w:t>
      </w:r>
      <w:r w:rsidRPr="001A251A">
        <w:rPr>
          <w:rFonts w:ascii="Times New Roman" w:hAnsi="Times New Roman"/>
          <w:noProof/>
          <w:sz w:val="24"/>
          <w:szCs w:val="24"/>
          <w:lang w:val="en-US"/>
          <w:rPrChange w:id="573" w:author="Microsoft Office User" w:date="2020-09-18T10:32:00Z">
            <w:rPr>
              <w:rFonts w:ascii="Times New Roman" w:hAnsi="Times New Roman"/>
              <w:noProof/>
              <w:sz w:val="24"/>
              <w:szCs w:val="24"/>
            </w:rPr>
          </w:rPrChange>
        </w:rPr>
        <w:t xml:space="preserve">. [s.l.] : FT Press, 1980. </w:t>
      </w:r>
    </w:p>
    <w:p w14:paraId="4792C9EB"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574" w:author="Microsoft Office User" w:date="2020-09-18T10:32:00Z">
            <w:rPr>
              <w:rFonts w:ascii="Times New Roman" w:hAnsi="Times New Roman"/>
              <w:noProof/>
              <w:sz w:val="24"/>
              <w:szCs w:val="24"/>
            </w:rPr>
          </w:rPrChange>
        </w:rPr>
        <w:t xml:space="preserve">HAIR, Joseph F. et al. </w:t>
      </w:r>
      <w:r w:rsidRPr="00126EE5">
        <w:rPr>
          <w:rFonts w:ascii="Times New Roman" w:hAnsi="Times New Roman"/>
          <w:b/>
          <w:bCs/>
          <w:noProof/>
          <w:sz w:val="24"/>
          <w:szCs w:val="24"/>
        </w:rPr>
        <w:t>Análise multivariada de dados</w:t>
      </w:r>
      <w:r w:rsidRPr="00126EE5">
        <w:rPr>
          <w:rFonts w:ascii="Times New Roman" w:hAnsi="Times New Roman"/>
          <w:noProof/>
          <w:sz w:val="24"/>
          <w:szCs w:val="24"/>
        </w:rPr>
        <w:t xml:space="preserve">. [s.l.] : Bookman Editora, 2009. </w:t>
      </w:r>
    </w:p>
    <w:p w14:paraId="655922B9"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575" w:author="Microsoft Office User" w:date="2020-09-18T10:32:00Z">
            <w:rPr>
              <w:rFonts w:ascii="Times New Roman" w:hAnsi="Times New Roman"/>
              <w:noProof/>
              <w:sz w:val="24"/>
              <w:szCs w:val="24"/>
            </w:rPr>
          </w:rPrChange>
        </w:rPr>
        <w:t xml:space="preserve">HAIR JR., Joseph F. et al. </w:t>
      </w:r>
      <w:r w:rsidRPr="00126EE5">
        <w:rPr>
          <w:rFonts w:ascii="Times New Roman" w:hAnsi="Times New Roman"/>
          <w:b/>
          <w:bCs/>
          <w:noProof/>
          <w:sz w:val="24"/>
          <w:szCs w:val="24"/>
        </w:rPr>
        <w:t>Análise multivariada de dados</w:t>
      </w:r>
      <w:r w:rsidRPr="00126EE5">
        <w:rPr>
          <w:rFonts w:ascii="Times New Roman" w:hAnsi="Times New Roman"/>
          <w:noProof/>
          <w:sz w:val="24"/>
          <w:szCs w:val="24"/>
        </w:rPr>
        <w:t xml:space="preserve">. [s.l: s.n.]. </w:t>
      </w:r>
    </w:p>
    <w:p w14:paraId="2795F1B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7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77" w:author="Microsoft Office User" w:date="2020-09-18T10:32:00Z">
            <w:rPr>
              <w:rFonts w:ascii="Times New Roman" w:hAnsi="Times New Roman"/>
              <w:noProof/>
              <w:sz w:val="24"/>
              <w:szCs w:val="24"/>
            </w:rPr>
          </w:rPrChange>
        </w:rPr>
        <w:t xml:space="preserve">HASSAN, Shahidul. The importance of role clarification in workgroups: Effects on perceived role clarity, work satisfaction, and turnover rates. </w:t>
      </w:r>
      <w:r w:rsidRPr="001A251A">
        <w:rPr>
          <w:rFonts w:ascii="Times New Roman" w:hAnsi="Times New Roman"/>
          <w:b/>
          <w:bCs/>
          <w:noProof/>
          <w:sz w:val="24"/>
          <w:szCs w:val="24"/>
          <w:lang w:val="en-US"/>
          <w:rPrChange w:id="578" w:author="Microsoft Office User" w:date="2020-09-18T10:32:00Z">
            <w:rPr>
              <w:rFonts w:ascii="Times New Roman" w:hAnsi="Times New Roman"/>
              <w:b/>
              <w:bCs/>
              <w:noProof/>
              <w:sz w:val="24"/>
              <w:szCs w:val="24"/>
            </w:rPr>
          </w:rPrChange>
        </w:rPr>
        <w:t>Public Administration Review</w:t>
      </w:r>
      <w:r w:rsidRPr="001A251A">
        <w:rPr>
          <w:rFonts w:ascii="Times New Roman" w:hAnsi="Times New Roman"/>
          <w:noProof/>
          <w:sz w:val="24"/>
          <w:szCs w:val="24"/>
          <w:lang w:val="en-US"/>
          <w:rPrChange w:id="579" w:author="Microsoft Office User" w:date="2020-09-18T10:32:00Z">
            <w:rPr>
              <w:rFonts w:ascii="Times New Roman" w:hAnsi="Times New Roman"/>
              <w:noProof/>
              <w:sz w:val="24"/>
              <w:szCs w:val="24"/>
            </w:rPr>
          </w:rPrChange>
        </w:rPr>
        <w:t xml:space="preserve">, [s. l.], v. 73, n. 5, p. 716–725, 2013. </w:t>
      </w:r>
    </w:p>
    <w:p w14:paraId="3E65EF0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8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81" w:author="Microsoft Office User" w:date="2020-09-18T10:32:00Z">
            <w:rPr>
              <w:rFonts w:ascii="Times New Roman" w:hAnsi="Times New Roman"/>
              <w:noProof/>
              <w:sz w:val="24"/>
              <w:szCs w:val="24"/>
            </w:rPr>
          </w:rPrChange>
        </w:rPr>
        <w:t xml:space="preserve">HETLAND, Hilde; SANDAL, Gro Mjeldheim; JOHNSEN, Tom Backer. Burnout in the information technology sector: Does leadership matter? </w:t>
      </w:r>
      <w:r w:rsidRPr="001A251A">
        <w:rPr>
          <w:rFonts w:ascii="Times New Roman" w:hAnsi="Times New Roman"/>
          <w:b/>
          <w:bCs/>
          <w:noProof/>
          <w:sz w:val="24"/>
          <w:szCs w:val="24"/>
          <w:lang w:val="en-US"/>
          <w:rPrChange w:id="582" w:author="Microsoft Office User" w:date="2020-09-18T10:32:00Z">
            <w:rPr>
              <w:rFonts w:ascii="Times New Roman" w:hAnsi="Times New Roman"/>
              <w:b/>
              <w:bCs/>
              <w:noProof/>
              <w:sz w:val="24"/>
              <w:szCs w:val="24"/>
            </w:rPr>
          </w:rPrChange>
        </w:rPr>
        <w:t>European Journal of Work and Organizational Psychology</w:t>
      </w:r>
      <w:r w:rsidRPr="001A251A">
        <w:rPr>
          <w:rFonts w:ascii="Times New Roman" w:hAnsi="Times New Roman"/>
          <w:noProof/>
          <w:sz w:val="24"/>
          <w:szCs w:val="24"/>
          <w:lang w:val="en-US"/>
          <w:rPrChange w:id="583" w:author="Microsoft Office User" w:date="2020-09-18T10:32:00Z">
            <w:rPr>
              <w:rFonts w:ascii="Times New Roman" w:hAnsi="Times New Roman"/>
              <w:noProof/>
              <w:sz w:val="24"/>
              <w:szCs w:val="24"/>
            </w:rPr>
          </w:rPrChange>
        </w:rPr>
        <w:t xml:space="preserve">, [s. l.], v. 16, n. 1, p. 58–75, 2007. </w:t>
      </w:r>
    </w:p>
    <w:p w14:paraId="678F2C8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8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85" w:author="Microsoft Office User" w:date="2020-09-18T10:32:00Z">
            <w:rPr>
              <w:rFonts w:ascii="Times New Roman" w:hAnsi="Times New Roman"/>
              <w:noProof/>
              <w:sz w:val="24"/>
              <w:szCs w:val="24"/>
            </w:rPr>
          </w:rPrChange>
        </w:rPr>
        <w:t xml:space="preserve">HIGHSMITH, Jim; COCKBURN, Alistair. Development : The Business of Innovation. </w:t>
      </w:r>
      <w:r w:rsidRPr="001A251A">
        <w:rPr>
          <w:rFonts w:ascii="Times New Roman" w:hAnsi="Times New Roman"/>
          <w:b/>
          <w:bCs/>
          <w:noProof/>
          <w:sz w:val="24"/>
          <w:szCs w:val="24"/>
          <w:lang w:val="en-US"/>
          <w:rPrChange w:id="586" w:author="Microsoft Office User" w:date="2020-09-18T10:32:00Z">
            <w:rPr>
              <w:rFonts w:ascii="Times New Roman" w:hAnsi="Times New Roman"/>
              <w:b/>
              <w:bCs/>
              <w:noProof/>
              <w:sz w:val="24"/>
              <w:szCs w:val="24"/>
            </w:rPr>
          </w:rPrChange>
        </w:rPr>
        <w:t>Computer</w:t>
      </w:r>
      <w:r w:rsidRPr="001A251A">
        <w:rPr>
          <w:rFonts w:ascii="Times New Roman" w:hAnsi="Times New Roman"/>
          <w:noProof/>
          <w:sz w:val="24"/>
          <w:szCs w:val="24"/>
          <w:lang w:val="en-US"/>
          <w:rPrChange w:id="587" w:author="Microsoft Office User" w:date="2020-09-18T10:32:00Z">
            <w:rPr>
              <w:rFonts w:ascii="Times New Roman" w:hAnsi="Times New Roman"/>
              <w:noProof/>
              <w:sz w:val="24"/>
              <w:szCs w:val="24"/>
            </w:rPr>
          </w:rPrChange>
        </w:rPr>
        <w:t xml:space="preserve">, [s. l.], p. 120–122, 2001. </w:t>
      </w:r>
    </w:p>
    <w:p w14:paraId="7AABA96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8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89" w:author="Microsoft Office User" w:date="2020-09-18T10:32:00Z">
            <w:rPr>
              <w:rFonts w:ascii="Times New Roman" w:hAnsi="Times New Roman"/>
              <w:noProof/>
              <w:sz w:val="24"/>
              <w:szCs w:val="24"/>
            </w:rPr>
          </w:rPrChange>
        </w:rPr>
        <w:t xml:space="preserve">HINTON, Perry R.; MCMURRAY, Isabella; BROWNLOW, Charlotte. </w:t>
      </w:r>
      <w:r w:rsidRPr="001A251A">
        <w:rPr>
          <w:rFonts w:ascii="Times New Roman" w:hAnsi="Times New Roman"/>
          <w:b/>
          <w:bCs/>
          <w:noProof/>
          <w:sz w:val="24"/>
          <w:szCs w:val="24"/>
          <w:lang w:val="en-US"/>
          <w:rPrChange w:id="590" w:author="Microsoft Office User" w:date="2020-09-18T10:32:00Z">
            <w:rPr>
              <w:rFonts w:ascii="Times New Roman" w:hAnsi="Times New Roman"/>
              <w:b/>
              <w:bCs/>
              <w:noProof/>
              <w:sz w:val="24"/>
              <w:szCs w:val="24"/>
            </w:rPr>
          </w:rPrChange>
        </w:rPr>
        <w:t>SPSS explained</w:t>
      </w:r>
      <w:r w:rsidRPr="001A251A">
        <w:rPr>
          <w:rFonts w:ascii="Times New Roman" w:hAnsi="Times New Roman"/>
          <w:noProof/>
          <w:sz w:val="24"/>
          <w:szCs w:val="24"/>
          <w:lang w:val="en-US"/>
          <w:rPrChange w:id="591" w:author="Microsoft Office User" w:date="2020-09-18T10:32:00Z">
            <w:rPr>
              <w:rFonts w:ascii="Times New Roman" w:hAnsi="Times New Roman"/>
              <w:noProof/>
              <w:sz w:val="24"/>
              <w:szCs w:val="24"/>
            </w:rPr>
          </w:rPrChange>
        </w:rPr>
        <w:t xml:space="preserve">. [s.l.] : Routledge, 2014. </w:t>
      </w:r>
    </w:p>
    <w:p w14:paraId="268ED26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9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93" w:author="Microsoft Office User" w:date="2020-09-18T10:32:00Z">
            <w:rPr>
              <w:rFonts w:ascii="Times New Roman" w:hAnsi="Times New Roman"/>
              <w:noProof/>
              <w:sz w:val="24"/>
              <w:szCs w:val="24"/>
            </w:rPr>
          </w:rPrChange>
        </w:rPr>
        <w:t xml:space="preserve">HOEGL, Martin; GEMUENDEN, Hans Georg. Teamwork Quality and the Success of Innovative Projects: A Theoretical Concept and Empirical Evidence. </w:t>
      </w:r>
      <w:r w:rsidRPr="001A251A">
        <w:rPr>
          <w:rFonts w:ascii="Times New Roman" w:hAnsi="Times New Roman"/>
          <w:b/>
          <w:bCs/>
          <w:noProof/>
          <w:sz w:val="24"/>
          <w:szCs w:val="24"/>
          <w:lang w:val="en-US"/>
          <w:rPrChange w:id="594" w:author="Microsoft Office User" w:date="2020-09-18T10:32:00Z">
            <w:rPr>
              <w:rFonts w:ascii="Times New Roman" w:hAnsi="Times New Roman"/>
              <w:b/>
              <w:bCs/>
              <w:noProof/>
              <w:sz w:val="24"/>
              <w:szCs w:val="24"/>
            </w:rPr>
          </w:rPrChange>
        </w:rPr>
        <w:t>Organization Science</w:t>
      </w:r>
      <w:r w:rsidRPr="001A251A">
        <w:rPr>
          <w:rFonts w:ascii="Times New Roman" w:hAnsi="Times New Roman"/>
          <w:noProof/>
          <w:sz w:val="24"/>
          <w:szCs w:val="24"/>
          <w:lang w:val="en-US"/>
          <w:rPrChange w:id="595" w:author="Microsoft Office User" w:date="2020-09-18T10:32:00Z">
            <w:rPr>
              <w:rFonts w:ascii="Times New Roman" w:hAnsi="Times New Roman"/>
              <w:noProof/>
              <w:sz w:val="24"/>
              <w:szCs w:val="24"/>
            </w:rPr>
          </w:rPrChange>
        </w:rPr>
        <w:t>, [s. l.], v. 12, n. 4, p. 435–449, 2001. Disponível em: &lt;http://pubsonline.informs.org/doi/abs/10.1287/orsc.12.4.435.10635&gt;</w:t>
      </w:r>
    </w:p>
    <w:p w14:paraId="50296D6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9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97" w:author="Microsoft Office User" w:date="2020-09-18T10:32:00Z">
            <w:rPr>
              <w:rFonts w:ascii="Times New Roman" w:hAnsi="Times New Roman"/>
              <w:noProof/>
              <w:sz w:val="24"/>
              <w:szCs w:val="24"/>
            </w:rPr>
          </w:rPrChange>
        </w:rPr>
        <w:t xml:space="preserve">HUARNG, Adam S. Burnout syndrome among information system professionals. </w:t>
      </w:r>
      <w:r w:rsidRPr="001A251A">
        <w:rPr>
          <w:rFonts w:ascii="Times New Roman" w:hAnsi="Times New Roman"/>
          <w:b/>
          <w:bCs/>
          <w:noProof/>
          <w:sz w:val="24"/>
          <w:szCs w:val="24"/>
          <w:lang w:val="en-US"/>
          <w:rPrChange w:id="598" w:author="Microsoft Office User" w:date="2020-09-18T10:32:00Z">
            <w:rPr>
              <w:rFonts w:ascii="Times New Roman" w:hAnsi="Times New Roman"/>
              <w:b/>
              <w:bCs/>
              <w:noProof/>
              <w:sz w:val="24"/>
              <w:szCs w:val="24"/>
            </w:rPr>
          </w:rPrChange>
        </w:rPr>
        <w:t>Information Systems Management</w:t>
      </w:r>
      <w:r w:rsidRPr="001A251A">
        <w:rPr>
          <w:rFonts w:ascii="Times New Roman" w:hAnsi="Times New Roman"/>
          <w:noProof/>
          <w:sz w:val="24"/>
          <w:szCs w:val="24"/>
          <w:lang w:val="en-US"/>
          <w:rPrChange w:id="599" w:author="Microsoft Office User" w:date="2020-09-18T10:32:00Z">
            <w:rPr>
              <w:rFonts w:ascii="Times New Roman" w:hAnsi="Times New Roman"/>
              <w:noProof/>
              <w:sz w:val="24"/>
              <w:szCs w:val="24"/>
            </w:rPr>
          </w:rPrChange>
        </w:rPr>
        <w:t xml:space="preserve">, [s. l.], v. 18, n. 2, p. 15–20, 2001. </w:t>
      </w:r>
    </w:p>
    <w:p w14:paraId="605657D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0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01" w:author="Microsoft Office User" w:date="2020-09-18T10:32:00Z">
            <w:rPr>
              <w:rFonts w:ascii="Times New Roman" w:hAnsi="Times New Roman"/>
              <w:noProof/>
              <w:sz w:val="24"/>
              <w:szCs w:val="24"/>
            </w:rPr>
          </w:rPrChange>
        </w:rPr>
        <w:t xml:space="preserve">INVERARDI, Paola; JAZAYERI, Mehdi. </w:t>
      </w:r>
      <w:r w:rsidRPr="001A251A">
        <w:rPr>
          <w:rFonts w:ascii="Times New Roman" w:hAnsi="Times New Roman"/>
          <w:b/>
          <w:bCs/>
          <w:noProof/>
          <w:sz w:val="24"/>
          <w:szCs w:val="24"/>
          <w:lang w:val="en-US"/>
          <w:rPrChange w:id="602" w:author="Microsoft Office User" w:date="2020-09-18T10:32:00Z">
            <w:rPr>
              <w:rFonts w:ascii="Times New Roman" w:hAnsi="Times New Roman"/>
              <w:b/>
              <w:bCs/>
              <w:noProof/>
              <w:sz w:val="24"/>
              <w:szCs w:val="24"/>
            </w:rPr>
          </w:rPrChange>
        </w:rPr>
        <w:t xml:space="preserve">Software Engineering Education in the Modern Age: Software Education and Training Sessions at the International Conference, on </w:t>
      </w:r>
      <w:r w:rsidRPr="001A251A">
        <w:rPr>
          <w:rFonts w:ascii="Times New Roman" w:hAnsi="Times New Roman"/>
          <w:b/>
          <w:bCs/>
          <w:noProof/>
          <w:sz w:val="24"/>
          <w:szCs w:val="24"/>
          <w:lang w:val="en-US"/>
          <w:rPrChange w:id="603" w:author="Microsoft Office User" w:date="2020-09-18T10:32:00Z">
            <w:rPr>
              <w:rFonts w:ascii="Times New Roman" w:hAnsi="Times New Roman"/>
              <w:b/>
              <w:bCs/>
              <w:noProof/>
              <w:sz w:val="24"/>
              <w:szCs w:val="24"/>
            </w:rPr>
          </w:rPrChange>
        </w:rPr>
        <w:lastRenderedPageBreak/>
        <w:t>Software Engineering, ICSE 2005, St. Louis, MO, USA, May 15-21, 2005, Revised Lectures</w:t>
      </w:r>
      <w:r w:rsidRPr="001A251A">
        <w:rPr>
          <w:rFonts w:ascii="Times New Roman" w:hAnsi="Times New Roman"/>
          <w:noProof/>
          <w:sz w:val="24"/>
          <w:szCs w:val="24"/>
          <w:lang w:val="en-US"/>
          <w:rPrChange w:id="604" w:author="Microsoft Office User" w:date="2020-09-18T10:32:00Z">
            <w:rPr>
              <w:rFonts w:ascii="Times New Roman" w:hAnsi="Times New Roman"/>
              <w:noProof/>
              <w:sz w:val="24"/>
              <w:szCs w:val="24"/>
            </w:rPr>
          </w:rPrChange>
        </w:rPr>
        <w:t>. [s.l.] : Springer, 2006. v. 4309</w:t>
      </w:r>
    </w:p>
    <w:p w14:paraId="6B759E8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0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06" w:author="Microsoft Office User" w:date="2020-09-18T10:32:00Z">
            <w:rPr>
              <w:rFonts w:ascii="Times New Roman" w:hAnsi="Times New Roman"/>
              <w:noProof/>
              <w:sz w:val="24"/>
              <w:szCs w:val="24"/>
            </w:rPr>
          </w:rPrChange>
        </w:rPr>
        <w:t xml:space="preserve">JANSEN, Patrick G. M. et al. The effects of job characteristics and individual characteristics on job satisfaction and burnout in community nursing. </w:t>
      </w:r>
      <w:r w:rsidRPr="001A251A">
        <w:rPr>
          <w:rFonts w:ascii="Times New Roman" w:hAnsi="Times New Roman"/>
          <w:b/>
          <w:bCs/>
          <w:noProof/>
          <w:sz w:val="24"/>
          <w:szCs w:val="24"/>
          <w:lang w:val="en-US"/>
          <w:rPrChange w:id="607" w:author="Microsoft Office User" w:date="2020-09-18T10:32:00Z">
            <w:rPr>
              <w:rFonts w:ascii="Times New Roman" w:hAnsi="Times New Roman"/>
              <w:b/>
              <w:bCs/>
              <w:noProof/>
              <w:sz w:val="24"/>
              <w:szCs w:val="24"/>
            </w:rPr>
          </w:rPrChange>
        </w:rPr>
        <w:t>International Journal of Nursing Studies</w:t>
      </w:r>
      <w:r w:rsidRPr="001A251A">
        <w:rPr>
          <w:rFonts w:ascii="Times New Roman" w:hAnsi="Times New Roman"/>
          <w:noProof/>
          <w:sz w:val="24"/>
          <w:szCs w:val="24"/>
          <w:lang w:val="en-US"/>
          <w:rPrChange w:id="608" w:author="Microsoft Office User" w:date="2020-09-18T10:32:00Z">
            <w:rPr>
              <w:rFonts w:ascii="Times New Roman" w:hAnsi="Times New Roman"/>
              <w:noProof/>
              <w:sz w:val="24"/>
              <w:szCs w:val="24"/>
            </w:rPr>
          </w:rPrChange>
        </w:rPr>
        <w:t xml:space="preserve">, [s. l.], v. 33, n. 4, p. 407–421, 1996. </w:t>
      </w:r>
    </w:p>
    <w:p w14:paraId="1A4EF0A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0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10" w:author="Microsoft Office User" w:date="2020-09-18T10:32:00Z">
            <w:rPr>
              <w:rFonts w:ascii="Times New Roman" w:hAnsi="Times New Roman"/>
              <w:noProof/>
              <w:sz w:val="24"/>
              <w:szCs w:val="24"/>
            </w:rPr>
          </w:rPrChange>
        </w:rPr>
        <w:t xml:space="preserve">JUDGE, Timothy A.; HELLER, Daniel; MOUNT, Michael K. Five-factor model of personality and job satisfaction: A meta-analysis. </w:t>
      </w:r>
      <w:r w:rsidRPr="001A251A">
        <w:rPr>
          <w:rFonts w:ascii="Times New Roman" w:hAnsi="Times New Roman"/>
          <w:b/>
          <w:bCs/>
          <w:noProof/>
          <w:sz w:val="24"/>
          <w:szCs w:val="24"/>
          <w:lang w:val="en-US"/>
          <w:rPrChange w:id="611"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612" w:author="Microsoft Office User" w:date="2020-09-18T10:32:00Z">
            <w:rPr>
              <w:rFonts w:ascii="Times New Roman" w:hAnsi="Times New Roman"/>
              <w:noProof/>
              <w:sz w:val="24"/>
              <w:szCs w:val="24"/>
            </w:rPr>
          </w:rPrChange>
        </w:rPr>
        <w:t xml:space="preserve">, [s. l.], v. 87, n. 3, p. 530–541, 2002. </w:t>
      </w:r>
    </w:p>
    <w:p w14:paraId="6172908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613" w:author="Microsoft Office User" w:date="2020-09-18T10:32:00Z">
            <w:rPr>
              <w:rFonts w:ascii="Times New Roman" w:hAnsi="Times New Roman"/>
              <w:noProof/>
              <w:sz w:val="24"/>
              <w:szCs w:val="24"/>
            </w:rPr>
          </w:rPrChange>
        </w:rPr>
        <w:t xml:space="preserve">KANTEN, Pelin; KANTEN, Selahattin; GURLEK, Mert. The Effects of Organizational Structures and Learning Organization on Job Embeddedness and Individual Adaptive Performance. </w:t>
      </w:r>
      <w:r w:rsidRPr="001A251A">
        <w:rPr>
          <w:rFonts w:ascii="Times New Roman" w:hAnsi="Times New Roman"/>
          <w:b/>
          <w:bCs/>
          <w:noProof/>
          <w:sz w:val="24"/>
          <w:szCs w:val="24"/>
          <w:lang w:val="en-US"/>
          <w:rPrChange w:id="614" w:author="Microsoft Office User" w:date="2020-09-18T10:32:00Z">
            <w:rPr>
              <w:rFonts w:ascii="Times New Roman" w:hAnsi="Times New Roman"/>
              <w:b/>
              <w:bCs/>
              <w:noProof/>
              <w:sz w:val="24"/>
              <w:szCs w:val="24"/>
            </w:rPr>
          </w:rPrChange>
        </w:rPr>
        <w:t>Procedia Economics and Finance</w:t>
      </w:r>
      <w:r w:rsidRPr="001A251A">
        <w:rPr>
          <w:rFonts w:ascii="Times New Roman" w:hAnsi="Times New Roman"/>
          <w:noProof/>
          <w:sz w:val="24"/>
          <w:szCs w:val="24"/>
          <w:lang w:val="en-US"/>
          <w:rPrChange w:id="615" w:author="Microsoft Office User" w:date="2020-09-18T10:32:00Z">
            <w:rPr>
              <w:rFonts w:ascii="Times New Roman" w:hAnsi="Times New Roman"/>
              <w:noProof/>
              <w:sz w:val="24"/>
              <w:szCs w:val="24"/>
            </w:rPr>
          </w:rPrChange>
        </w:rPr>
        <w:t xml:space="preserve">, [s. l.], v. 23, n. December, p. 1358–1366, 2015. </w:t>
      </w:r>
      <w:r w:rsidRPr="00126EE5">
        <w:rPr>
          <w:rFonts w:ascii="Times New Roman" w:hAnsi="Times New Roman"/>
          <w:noProof/>
          <w:sz w:val="24"/>
          <w:szCs w:val="24"/>
        </w:rPr>
        <w:t>Disponível em: &lt;http://dx.doi.org/10.1016/S2212-5671(15)00523-7&gt;</w:t>
      </w:r>
    </w:p>
    <w:p w14:paraId="031F79C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16"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KATILA, RIITTA; AHUJA, GAUTAM. </w:t>
      </w:r>
      <w:r w:rsidRPr="001A251A">
        <w:rPr>
          <w:rFonts w:ascii="Times New Roman" w:hAnsi="Times New Roman"/>
          <w:noProof/>
          <w:sz w:val="24"/>
          <w:szCs w:val="24"/>
          <w:lang w:val="en-US"/>
          <w:rPrChange w:id="617" w:author="Microsoft Office User" w:date="2020-09-18T10:32:00Z">
            <w:rPr>
              <w:rFonts w:ascii="Times New Roman" w:hAnsi="Times New Roman"/>
              <w:noProof/>
              <w:sz w:val="24"/>
              <w:szCs w:val="24"/>
            </w:rPr>
          </w:rPrChange>
        </w:rPr>
        <w:t xml:space="preserve">SOMETHING OLD, SOMETHING NEW: A LONGITUDINAL STUDY OF SEARCH BEHAVIOR AND NEW PRODUCT INTRODUCTION. </w:t>
      </w:r>
      <w:r w:rsidRPr="001A251A">
        <w:rPr>
          <w:rFonts w:ascii="Times New Roman" w:hAnsi="Times New Roman"/>
          <w:b/>
          <w:bCs/>
          <w:noProof/>
          <w:sz w:val="24"/>
          <w:szCs w:val="24"/>
          <w:lang w:val="en-US"/>
          <w:rPrChange w:id="618" w:author="Microsoft Office User" w:date="2020-09-18T10:32:00Z">
            <w:rPr>
              <w:rFonts w:ascii="Times New Roman" w:hAnsi="Times New Roman"/>
              <w:b/>
              <w:bCs/>
              <w:noProof/>
              <w:sz w:val="24"/>
              <w:szCs w:val="24"/>
            </w:rPr>
          </w:rPrChange>
        </w:rPr>
        <w:t>Academy of Management Journal</w:t>
      </w:r>
      <w:r w:rsidRPr="001A251A">
        <w:rPr>
          <w:rFonts w:ascii="Times New Roman" w:hAnsi="Times New Roman"/>
          <w:noProof/>
          <w:sz w:val="24"/>
          <w:szCs w:val="24"/>
          <w:lang w:val="en-US"/>
          <w:rPrChange w:id="619" w:author="Microsoft Office User" w:date="2020-09-18T10:32:00Z">
            <w:rPr>
              <w:rFonts w:ascii="Times New Roman" w:hAnsi="Times New Roman"/>
              <w:noProof/>
              <w:sz w:val="24"/>
              <w:szCs w:val="24"/>
            </w:rPr>
          </w:rPrChange>
        </w:rPr>
        <w:t xml:space="preserve">, [s. l.], v. 45, n. 6, p. 1183–1194, 2002. </w:t>
      </w:r>
    </w:p>
    <w:p w14:paraId="698FFFB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2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21" w:author="Microsoft Office User" w:date="2020-09-18T10:32:00Z">
            <w:rPr>
              <w:rFonts w:ascii="Times New Roman" w:hAnsi="Times New Roman"/>
              <w:noProof/>
              <w:sz w:val="24"/>
              <w:szCs w:val="24"/>
            </w:rPr>
          </w:rPrChange>
        </w:rPr>
        <w:t xml:space="preserve">KOESKE, Gary; KOESKE, Randi. Construct Validity of the Maslasch Burnout Inventory: A critical review and reconceptualization. </w:t>
      </w:r>
      <w:r w:rsidRPr="001A251A">
        <w:rPr>
          <w:rFonts w:ascii="Times New Roman" w:hAnsi="Times New Roman"/>
          <w:b/>
          <w:bCs/>
          <w:noProof/>
          <w:sz w:val="24"/>
          <w:szCs w:val="24"/>
          <w:lang w:val="en-US"/>
          <w:rPrChange w:id="622" w:author="Microsoft Office User" w:date="2020-09-18T10:32:00Z">
            <w:rPr>
              <w:rFonts w:ascii="Times New Roman" w:hAnsi="Times New Roman"/>
              <w:b/>
              <w:bCs/>
              <w:noProof/>
              <w:sz w:val="24"/>
              <w:szCs w:val="24"/>
            </w:rPr>
          </w:rPrChange>
        </w:rPr>
        <w:t>Evaluating Stress: A Book of Resources, Volume 1</w:t>
      </w:r>
      <w:r w:rsidRPr="001A251A">
        <w:rPr>
          <w:rFonts w:ascii="Times New Roman" w:hAnsi="Times New Roman"/>
          <w:noProof/>
          <w:sz w:val="24"/>
          <w:szCs w:val="24"/>
          <w:lang w:val="en-US"/>
          <w:rPrChange w:id="623" w:author="Microsoft Office User" w:date="2020-09-18T10:32:00Z">
            <w:rPr>
              <w:rFonts w:ascii="Times New Roman" w:hAnsi="Times New Roman"/>
              <w:noProof/>
              <w:sz w:val="24"/>
              <w:szCs w:val="24"/>
            </w:rPr>
          </w:rPrChange>
        </w:rPr>
        <w:t xml:space="preserve">, [s. l.], v. 25, n. 2, p. 131–132, 1989. </w:t>
      </w:r>
    </w:p>
    <w:p w14:paraId="545103D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2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25" w:author="Microsoft Office User" w:date="2020-09-18T10:32:00Z">
            <w:rPr>
              <w:rFonts w:ascii="Times New Roman" w:hAnsi="Times New Roman"/>
              <w:noProof/>
              <w:sz w:val="24"/>
              <w:szCs w:val="24"/>
            </w:rPr>
          </w:rPrChange>
        </w:rPr>
        <w:t xml:space="preserve">KOKKINOS, Constantinos M. Job stressors, personality and burnout in primary school teachers. </w:t>
      </w:r>
      <w:r w:rsidRPr="001A251A">
        <w:rPr>
          <w:rFonts w:ascii="Times New Roman" w:hAnsi="Times New Roman"/>
          <w:b/>
          <w:bCs/>
          <w:noProof/>
          <w:sz w:val="24"/>
          <w:szCs w:val="24"/>
          <w:lang w:val="en-US"/>
          <w:rPrChange w:id="626" w:author="Microsoft Office User" w:date="2020-09-18T10:32:00Z">
            <w:rPr>
              <w:rFonts w:ascii="Times New Roman" w:hAnsi="Times New Roman"/>
              <w:b/>
              <w:bCs/>
              <w:noProof/>
              <w:sz w:val="24"/>
              <w:szCs w:val="24"/>
            </w:rPr>
          </w:rPrChange>
        </w:rPr>
        <w:t>British Journal of Educational Psychology</w:t>
      </w:r>
      <w:r w:rsidRPr="001A251A">
        <w:rPr>
          <w:rFonts w:ascii="Times New Roman" w:hAnsi="Times New Roman"/>
          <w:noProof/>
          <w:sz w:val="24"/>
          <w:szCs w:val="24"/>
          <w:lang w:val="en-US"/>
          <w:rPrChange w:id="627" w:author="Microsoft Office User" w:date="2020-09-18T10:32:00Z">
            <w:rPr>
              <w:rFonts w:ascii="Times New Roman" w:hAnsi="Times New Roman"/>
              <w:noProof/>
              <w:sz w:val="24"/>
              <w:szCs w:val="24"/>
            </w:rPr>
          </w:rPrChange>
        </w:rPr>
        <w:t xml:space="preserve">, [s. l.], v. 77, n. 1, p. 229–243, 2007. </w:t>
      </w:r>
    </w:p>
    <w:p w14:paraId="430C439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2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29" w:author="Microsoft Office User" w:date="2020-09-18T10:32:00Z">
            <w:rPr>
              <w:rFonts w:ascii="Times New Roman" w:hAnsi="Times New Roman"/>
              <w:noProof/>
              <w:sz w:val="24"/>
              <w:szCs w:val="24"/>
            </w:rPr>
          </w:rPrChange>
        </w:rPr>
        <w:t xml:space="preserve">KUDE, Thomas et al. Adaptation Patterns in Agile Information Systems Development Teams. </w:t>
      </w:r>
      <w:r w:rsidRPr="001A251A">
        <w:rPr>
          <w:rFonts w:ascii="Times New Roman" w:hAnsi="Times New Roman"/>
          <w:b/>
          <w:bCs/>
          <w:noProof/>
          <w:sz w:val="24"/>
          <w:szCs w:val="24"/>
          <w:lang w:val="en-US"/>
          <w:rPrChange w:id="630" w:author="Microsoft Office User" w:date="2020-09-18T10:32:00Z">
            <w:rPr>
              <w:rFonts w:ascii="Times New Roman" w:hAnsi="Times New Roman"/>
              <w:b/>
              <w:bCs/>
              <w:noProof/>
              <w:sz w:val="24"/>
              <w:szCs w:val="24"/>
            </w:rPr>
          </w:rPrChange>
        </w:rPr>
        <w:t>Ecis</w:t>
      </w:r>
      <w:r w:rsidRPr="001A251A">
        <w:rPr>
          <w:rFonts w:ascii="Times New Roman" w:hAnsi="Times New Roman"/>
          <w:noProof/>
          <w:sz w:val="24"/>
          <w:szCs w:val="24"/>
          <w:lang w:val="en-US"/>
          <w:rPrChange w:id="631" w:author="Microsoft Office User" w:date="2020-09-18T10:32:00Z">
            <w:rPr>
              <w:rFonts w:ascii="Times New Roman" w:hAnsi="Times New Roman"/>
              <w:noProof/>
              <w:sz w:val="24"/>
              <w:szCs w:val="24"/>
            </w:rPr>
          </w:rPrChange>
        </w:rPr>
        <w:t xml:space="preserve">, [s. l.], p. 1–15, 2014. </w:t>
      </w:r>
    </w:p>
    <w:p w14:paraId="4889C97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3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33" w:author="Microsoft Office User" w:date="2020-09-18T10:32:00Z">
            <w:rPr>
              <w:rFonts w:ascii="Times New Roman" w:hAnsi="Times New Roman"/>
              <w:noProof/>
              <w:sz w:val="24"/>
              <w:szCs w:val="24"/>
            </w:rPr>
          </w:rPrChange>
        </w:rPr>
        <w:t xml:space="preserve">LAM, Long W. Impact of competitiveness on salespeople’s commitment and performance. </w:t>
      </w:r>
      <w:r w:rsidRPr="001A251A">
        <w:rPr>
          <w:rFonts w:ascii="Times New Roman" w:hAnsi="Times New Roman"/>
          <w:b/>
          <w:bCs/>
          <w:noProof/>
          <w:sz w:val="24"/>
          <w:szCs w:val="24"/>
          <w:lang w:val="en-US"/>
          <w:rPrChange w:id="634" w:author="Microsoft Office User" w:date="2020-09-18T10:32:00Z">
            <w:rPr>
              <w:rFonts w:ascii="Times New Roman" w:hAnsi="Times New Roman"/>
              <w:b/>
              <w:bCs/>
              <w:noProof/>
              <w:sz w:val="24"/>
              <w:szCs w:val="24"/>
            </w:rPr>
          </w:rPrChange>
        </w:rPr>
        <w:t>Journal of Business Research</w:t>
      </w:r>
      <w:r w:rsidRPr="001A251A">
        <w:rPr>
          <w:rFonts w:ascii="Times New Roman" w:hAnsi="Times New Roman"/>
          <w:noProof/>
          <w:sz w:val="24"/>
          <w:szCs w:val="24"/>
          <w:lang w:val="en-US"/>
          <w:rPrChange w:id="635" w:author="Microsoft Office User" w:date="2020-09-18T10:32:00Z">
            <w:rPr>
              <w:rFonts w:ascii="Times New Roman" w:hAnsi="Times New Roman"/>
              <w:noProof/>
              <w:sz w:val="24"/>
              <w:szCs w:val="24"/>
            </w:rPr>
          </w:rPrChange>
        </w:rPr>
        <w:t>, [s. l.], v. 65, n. 9, p. 1328–1334, 2012. Disponível em: &lt;http://dx.doi.org/10.1016/j.jbusres.2011.10.026&gt;</w:t>
      </w:r>
    </w:p>
    <w:p w14:paraId="6902398F"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3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37" w:author="Microsoft Office User" w:date="2020-09-18T10:32:00Z">
            <w:rPr>
              <w:rFonts w:ascii="Times New Roman" w:hAnsi="Times New Roman"/>
              <w:noProof/>
              <w:sz w:val="24"/>
              <w:szCs w:val="24"/>
            </w:rPr>
          </w:rPrChange>
        </w:rPr>
        <w:t xml:space="preserve">LATOZA, THOMAS, D.; VENOLIA, Gina; DELINE, Robert. Maintaining mental models: a study of developer work habits. </w:t>
      </w:r>
      <w:r w:rsidRPr="001A251A">
        <w:rPr>
          <w:rFonts w:ascii="Times New Roman" w:hAnsi="Times New Roman"/>
          <w:b/>
          <w:bCs/>
          <w:noProof/>
          <w:sz w:val="24"/>
          <w:szCs w:val="24"/>
          <w:lang w:val="en-US"/>
          <w:rPrChange w:id="638" w:author="Microsoft Office User" w:date="2020-09-18T10:32:00Z">
            <w:rPr>
              <w:rFonts w:ascii="Times New Roman" w:hAnsi="Times New Roman"/>
              <w:b/>
              <w:bCs/>
              <w:noProof/>
              <w:sz w:val="24"/>
              <w:szCs w:val="24"/>
            </w:rPr>
          </w:rPrChange>
        </w:rPr>
        <w:t>Proceedings of the 28th International Conference on Software Engineering</w:t>
      </w:r>
      <w:r w:rsidRPr="001A251A">
        <w:rPr>
          <w:rFonts w:ascii="Times New Roman" w:hAnsi="Times New Roman"/>
          <w:noProof/>
          <w:sz w:val="24"/>
          <w:szCs w:val="24"/>
          <w:lang w:val="en-US"/>
          <w:rPrChange w:id="639" w:author="Microsoft Office User" w:date="2020-09-18T10:32:00Z">
            <w:rPr>
              <w:rFonts w:ascii="Times New Roman" w:hAnsi="Times New Roman"/>
              <w:noProof/>
              <w:sz w:val="24"/>
              <w:szCs w:val="24"/>
            </w:rPr>
          </w:rPrChange>
        </w:rPr>
        <w:t xml:space="preserve">, [s. l.], p. 492–501, 2006. </w:t>
      </w:r>
    </w:p>
    <w:p w14:paraId="15671BA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4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41" w:author="Microsoft Office User" w:date="2020-09-18T10:32:00Z">
            <w:rPr>
              <w:rFonts w:ascii="Times New Roman" w:hAnsi="Times New Roman"/>
              <w:noProof/>
              <w:sz w:val="24"/>
              <w:szCs w:val="24"/>
            </w:rPr>
          </w:rPrChange>
        </w:rPr>
        <w:t xml:space="preserve">LE PINE, Jeffrey A.; COLQUITT, Jason A.; EREZ, Amir. Adaptability to changing task contexts: Effects of general cognitive ability, conscientiousness, and openness to experience. </w:t>
      </w:r>
      <w:r w:rsidRPr="001A251A">
        <w:rPr>
          <w:rFonts w:ascii="Times New Roman" w:hAnsi="Times New Roman"/>
          <w:b/>
          <w:bCs/>
          <w:noProof/>
          <w:sz w:val="24"/>
          <w:szCs w:val="24"/>
          <w:lang w:val="en-US"/>
          <w:rPrChange w:id="642" w:author="Microsoft Office User" w:date="2020-09-18T10:32:00Z">
            <w:rPr>
              <w:rFonts w:ascii="Times New Roman" w:hAnsi="Times New Roman"/>
              <w:b/>
              <w:bCs/>
              <w:noProof/>
              <w:sz w:val="24"/>
              <w:szCs w:val="24"/>
            </w:rPr>
          </w:rPrChange>
        </w:rPr>
        <w:t>Personnel Psychology</w:t>
      </w:r>
      <w:r w:rsidRPr="001A251A">
        <w:rPr>
          <w:rFonts w:ascii="Times New Roman" w:hAnsi="Times New Roman"/>
          <w:noProof/>
          <w:sz w:val="24"/>
          <w:szCs w:val="24"/>
          <w:lang w:val="en-US"/>
          <w:rPrChange w:id="643" w:author="Microsoft Office User" w:date="2020-09-18T10:32:00Z">
            <w:rPr>
              <w:rFonts w:ascii="Times New Roman" w:hAnsi="Times New Roman"/>
              <w:noProof/>
              <w:sz w:val="24"/>
              <w:szCs w:val="24"/>
            </w:rPr>
          </w:rPrChange>
        </w:rPr>
        <w:t xml:space="preserve">, [s. l.], v. 53, n. 3, p. 563–593, 2000. </w:t>
      </w:r>
    </w:p>
    <w:p w14:paraId="2F9CEDC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4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45" w:author="Microsoft Office User" w:date="2020-09-18T10:32:00Z">
            <w:rPr>
              <w:rFonts w:ascii="Times New Roman" w:hAnsi="Times New Roman"/>
              <w:noProof/>
              <w:sz w:val="24"/>
              <w:szCs w:val="24"/>
            </w:rPr>
          </w:rPrChange>
        </w:rPr>
        <w:t xml:space="preserve">LEE, Chunghun; LEE, Choong C.; KIM, Suhyun. Understanding information security stress: Focusing on the type of information security compliance activity. </w:t>
      </w:r>
      <w:r w:rsidRPr="001A251A">
        <w:rPr>
          <w:rFonts w:ascii="Times New Roman" w:hAnsi="Times New Roman"/>
          <w:b/>
          <w:bCs/>
          <w:noProof/>
          <w:sz w:val="24"/>
          <w:szCs w:val="24"/>
          <w:lang w:val="en-US"/>
          <w:rPrChange w:id="646" w:author="Microsoft Office User" w:date="2020-09-18T10:32:00Z">
            <w:rPr>
              <w:rFonts w:ascii="Times New Roman" w:hAnsi="Times New Roman"/>
              <w:b/>
              <w:bCs/>
              <w:noProof/>
              <w:sz w:val="24"/>
              <w:szCs w:val="24"/>
            </w:rPr>
          </w:rPrChange>
        </w:rPr>
        <w:t>Computers and Security</w:t>
      </w:r>
      <w:r w:rsidRPr="001A251A">
        <w:rPr>
          <w:rFonts w:ascii="Times New Roman" w:hAnsi="Times New Roman"/>
          <w:noProof/>
          <w:sz w:val="24"/>
          <w:szCs w:val="24"/>
          <w:lang w:val="en-US"/>
          <w:rPrChange w:id="647" w:author="Microsoft Office User" w:date="2020-09-18T10:32:00Z">
            <w:rPr>
              <w:rFonts w:ascii="Times New Roman" w:hAnsi="Times New Roman"/>
              <w:noProof/>
              <w:sz w:val="24"/>
              <w:szCs w:val="24"/>
            </w:rPr>
          </w:rPrChange>
        </w:rPr>
        <w:t>, [s. l.], v. 59, p. 60–70, 2016. Disponível em: &lt;http://dx.doi.org/10.1016/j.cose.2016.02.004&gt;</w:t>
      </w:r>
    </w:p>
    <w:p w14:paraId="325A946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4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49" w:author="Microsoft Office User" w:date="2020-09-18T10:32:00Z">
            <w:rPr>
              <w:rFonts w:ascii="Times New Roman" w:hAnsi="Times New Roman"/>
              <w:noProof/>
              <w:sz w:val="24"/>
              <w:szCs w:val="24"/>
            </w:rPr>
          </w:rPrChange>
        </w:rPr>
        <w:t xml:space="preserve">LENBERG, Per; FELDT, Robert; WALLGREN, Lars Göran. Behavioral software engineering: A definition and systematic literature review. </w:t>
      </w:r>
      <w:r w:rsidRPr="001A251A">
        <w:rPr>
          <w:rFonts w:ascii="Times New Roman" w:hAnsi="Times New Roman"/>
          <w:b/>
          <w:bCs/>
          <w:noProof/>
          <w:sz w:val="24"/>
          <w:szCs w:val="24"/>
          <w:lang w:val="en-US"/>
          <w:rPrChange w:id="650" w:author="Microsoft Office User" w:date="2020-09-18T10:32:00Z">
            <w:rPr>
              <w:rFonts w:ascii="Times New Roman" w:hAnsi="Times New Roman"/>
              <w:b/>
              <w:bCs/>
              <w:noProof/>
              <w:sz w:val="24"/>
              <w:szCs w:val="24"/>
            </w:rPr>
          </w:rPrChange>
        </w:rPr>
        <w:t>Journal of Systems and Software</w:t>
      </w:r>
      <w:r w:rsidRPr="001A251A">
        <w:rPr>
          <w:rFonts w:ascii="Times New Roman" w:hAnsi="Times New Roman"/>
          <w:noProof/>
          <w:sz w:val="24"/>
          <w:szCs w:val="24"/>
          <w:lang w:val="en-US"/>
          <w:rPrChange w:id="651" w:author="Microsoft Office User" w:date="2020-09-18T10:32:00Z">
            <w:rPr>
              <w:rFonts w:ascii="Times New Roman" w:hAnsi="Times New Roman"/>
              <w:noProof/>
              <w:sz w:val="24"/>
              <w:szCs w:val="24"/>
            </w:rPr>
          </w:rPrChange>
        </w:rPr>
        <w:t xml:space="preserve">, [s. l.], v. 107, p. 15–37, 2015. </w:t>
      </w:r>
    </w:p>
    <w:p w14:paraId="57FD0F1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5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53" w:author="Microsoft Office User" w:date="2020-09-18T10:32:00Z">
            <w:rPr>
              <w:rFonts w:ascii="Times New Roman" w:hAnsi="Times New Roman"/>
              <w:noProof/>
              <w:sz w:val="24"/>
              <w:szCs w:val="24"/>
            </w:rPr>
          </w:rPrChange>
        </w:rPr>
        <w:t xml:space="preserve">LEPINE, Jeffrey A. Team adaptation and postchange performance: Effects of team composition in terms of members’ cognitive ability and personality. </w:t>
      </w:r>
      <w:r w:rsidRPr="001A251A">
        <w:rPr>
          <w:rFonts w:ascii="Times New Roman" w:hAnsi="Times New Roman"/>
          <w:b/>
          <w:bCs/>
          <w:noProof/>
          <w:sz w:val="24"/>
          <w:szCs w:val="24"/>
          <w:lang w:val="en-US"/>
          <w:rPrChange w:id="654"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655" w:author="Microsoft Office User" w:date="2020-09-18T10:32:00Z">
            <w:rPr>
              <w:rFonts w:ascii="Times New Roman" w:hAnsi="Times New Roman"/>
              <w:noProof/>
              <w:sz w:val="24"/>
              <w:szCs w:val="24"/>
            </w:rPr>
          </w:rPrChange>
        </w:rPr>
        <w:t xml:space="preserve">, [s. l.], v. 88, n. 1, p. 27–39, 2003. </w:t>
      </w:r>
    </w:p>
    <w:p w14:paraId="223891A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5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57" w:author="Microsoft Office User" w:date="2020-09-18T10:32:00Z">
            <w:rPr>
              <w:rFonts w:ascii="Times New Roman" w:hAnsi="Times New Roman"/>
              <w:noProof/>
              <w:sz w:val="24"/>
              <w:szCs w:val="24"/>
            </w:rPr>
          </w:rPrChange>
        </w:rPr>
        <w:t xml:space="preserve">LI, Paul Luo; KO, Andrew J.; ZHU, Jiamin. What makes a great software engineer? In: PROCEEDINGS - INTERNATIONAL CONFERENCE ON SOFTWARE ENGINEERING 2015, </w:t>
      </w:r>
      <w:r w:rsidRPr="001A251A">
        <w:rPr>
          <w:rFonts w:ascii="Times New Roman" w:hAnsi="Times New Roman"/>
          <w:b/>
          <w:bCs/>
          <w:noProof/>
          <w:sz w:val="24"/>
          <w:szCs w:val="24"/>
          <w:lang w:val="en-US"/>
          <w:rPrChange w:id="658" w:author="Microsoft Office User" w:date="2020-09-18T10:32:00Z">
            <w:rPr>
              <w:rFonts w:ascii="Times New Roman" w:hAnsi="Times New Roman"/>
              <w:b/>
              <w:bCs/>
              <w:noProof/>
              <w:sz w:val="24"/>
              <w:szCs w:val="24"/>
            </w:rPr>
          </w:rPrChange>
        </w:rPr>
        <w:t>Anais</w:t>
      </w:r>
      <w:r w:rsidRPr="001A251A">
        <w:rPr>
          <w:rFonts w:ascii="Times New Roman" w:hAnsi="Times New Roman"/>
          <w:noProof/>
          <w:sz w:val="24"/>
          <w:szCs w:val="24"/>
          <w:lang w:val="en-US"/>
          <w:rPrChange w:id="659" w:author="Microsoft Office User" w:date="2020-09-18T10:32:00Z">
            <w:rPr>
              <w:rFonts w:ascii="Times New Roman" w:hAnsi="Times New Roman"/>
              <w:noProof/>
              <w:sz w:val="24"/>
              <w:szCs w:val="24"/>
            </w:rPr>
          </w:rPrChange>
        </w:rPr>
        <w:t>... [s.l: s.n.]</w:t>
      </w:r>
    </w:p>
    <w:p w14:paraId="6F38017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6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61" w:author="Microsoft Office User" w:date="2020-09-18T10:32:00Z">
            <w:rPr>
              <w:rFonts w:ascii="Times New Roman" w:hAnsi="Times New Roman"/>
              <w:noProof/>
              <w:sz w:val="24"/>
              <w:szCs w:val="24"/>
            </w:rPr>
          </w:rPrChange>
        </w:rPr>
        <w:t xml:space="preserve">LIANG, Diane Wei; MORELAND, Richard; ARGOTE, Linda. Group versus individual </w:t>
      </w:r>
      <w:r w:rsidRPr="001A251A">
        <w:rPr>
          <w:rFonts w:ascii="Times New Roman" w:hAnsi="Times New Roman"/>
          <w:noProof/>
          <w:sz w:val="24"/>
          <w:szCs w:val="24"/>
          <w:lang w:val="en-US"/>
          <w:rPrChange w:id="662" w:author="Microsoft Office User" w:date="2020-09-18T10:32:00Z">
            <w:rPr>
              <w:rFonts w:ascii="Times New Roman" w:hAnsi="Times New Roman"/>
              <w:noProof/>
              <w:sz w:val="24"/>
              <w:szCs w:val="24"/>
            </w:rPr>
          </w:rPrChange>
        </w:rPr>
        <w:lastRenderedPageBreak/>
        <w:t xml:space="preserve">training and group performance: The mediating role of transactive memory. </w:t>
      </w:r>
      <w:r w:rsidRPr="001A251A">
        <w:rPr>
          <w:rFonts w:ascii="Times New Roman" w:hAnsi="Times New Roman"/>
          <w:b/>
          <w:bCs/>
          <w:noProof/>
          <w:sz w:val="24"/>
          <w:szCs w:val="24"/>
          <w:lang w:val="en-US"/>
          <w:rPrChange w:id="663" w:author="Microsoft Office User" w:date="2020-09-18T10:32:00Z">
            <w:rPr>
              <w:rFonts w:ascii="Times New Roman" w:hAnsi="Times New Roman"/>
              <w:b/>
              <w:bCs/>
              <w:noProof/>
              <w:sz w:val="24"/>
              <w:szCs w:val="24"/>
            </w:rPr>
          </w:rPrChange>
        </w:rPr>
        <w:t>Personality and social psychology bulletin</w:t>
      </w:r>
      <w:r w:rsidRPr="001A251A">
        <w:rPr>
          <w:rFonts w:ascii="Times New Roman" w:hAnsi="Times New Roman"/>
          <w:noProof/>
          <w:sz w:val="24"/>
          <w:szCs w:val="24"/>
          <w:lang w:val="en-US"/>
          <w:rPrChange w:id="664" w:author="Microsoft Office User" w:date="2020-09-18T10:32:00Z">
            <w:rPr>
              <w:rFonts w:ascii="Times New Roman" w:hAnsi="Times New Roman"/>
              <w:noProof/>
              <w:sz w:val="24"/>
              <w:szCs w:val="24"/>
            </w:rPr>
          </w:rPrChange>
        </w:rPr>
        <w:t xml:space="preserve">, [s. l.], v. 21, n. 4, p. 384–393, 1995. </w:t>
      </w:r>
    </w:p>
    <w:p w14:paraId="529D179C"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LIMA, Carla Rabelo Corrêa et al. Prevalência da síndrome de burnout em médicos militares de um hospital público no Rio de Janeiro. </w:t>
      </w:r>
      <w:r w:rsidRPr="00126EE5">
        <w:rPr>
          <w:rFonts w:ascii="Times New Roman" w:hAnsi="Times New Roman"/>
          <w:b/>
          <w:bCs/>
          <w:noProof/>
          <w:sz w:val="24"/>
          <w:szCs w:val="24"/>
        </w:rPr>
        <w:t>Revista Brasileira de Medicina do Trabalho</w:t>
      </w:r>
      <w:r w:rsidRPr="00126EE5">
        <w:rPr>
          <w:rFonts w:ascii="Times New Roman" w:hAnsi="Times New Roman"/>
          <w:noProof/>
          <w:sz w:val="24"/>
          <w:szCs w:val="24"/>
        </w:rPr>
        <w:t xml:space="preserve">, [s. l.], v. 16, n. 3, p. 287–296, 2018. </w:t>
      </w:r>
    </w:p>
    <w:p w14:paraId="6F9F8C5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6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66" w:author="Microsoft Office User" w:date="2020-09-18T10:32:00Z">
            <w:rPr>
              <w:rFonts w:ascii="Times New Roman" w:hAnsi="Times New Roman"/>
              <w:noProof/>
              <w:sz w:val="24"/>
              <w:szCs w:val="24"/>
            </w:rPr>
          </w:rPrChange>
        </w:rPr>
        <w:t xml:space="preserve">LIU, Julie Yu-chih et al. Relationships among interpersonal conflict , requirements uncertainty , and software project performance. </w:t>
      </w:r>
      <w:r w:rsidRPr="001A251A">
        <w:rPr>
          <w:rFonts w:ascii="Times New Roman" w:hAnsi="Times New Roman"/>
          <w:b/>
          <w:bCs/>
          <w:noProof/>
          <w:sz w:val="24"/>
          <w:szCs w:val="24"/>
          <w:lang w:val="en-US"/>
          <w:rPrChange w:id="667" w:author="Microsoft Office User" w:date="2020-09-18T10:32:00Z">
            <w:rPr>
              <w:rFonts w:ascii="Times New Roman" w:hAnsi="Times New Roman"/>
              <w:b/>
              <w:bCs/>
              <w:noProof/>
              <w:sz w:val="24"/>
              <w:szCs w:val="24"/>
            </w:rPr>
          </w:rPrChange>
        </w:rPr>
        <w:t>International Journal of Project Management</w:t>
      </w:r>
      <w:r w:rsidRPr="001A251A">
        <w:rPr>
          <w:rFonts w:ascii="Times New Roman" w:hAnsi="Times New Roman"/>
          <w:noProof/>
          <w:sz w:val="24"/>
          <w:szCs w:val="24"/>
          <w:lang w:val="en-US"/>
          <w:rPrChange w:id="668" w:author="Microsoft Office User" w:date="2020-09-18T10:32:00Z">
            <w:rPr>
              <w:rFonts w:ascii="Times New Roman" w:hAnsi="Times New Roman"/>
              <w:noProof/>
              <w:sz w:val="24"/>
              <w:szCs w:val="24"/>
            </w:rPr>
          </w:rPrChange>
        </w:rPr>
        <w:t>, [s. l.], v. 29, n. 5, p. 547–556, 2011. Disponível em: &lt;http://dx.doi.org/10.1016/j.ijproman.2010.04.007&gt;</w:t>
      </w:r>
    </w:p>
    <w:p w14:paraId="56D8E40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6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70" w:author="Microsoft Office User" w:date="2020-09-18T10:32:00Z">
            <w:rPr>
              <w:rFonts w:ascii="Times New Roman" w:hAnsi="Times New Roman"/>
              <w:noProof/>
              <w:sz w:val="24"/>
              <w:szCs w:val="24"/>
            </w:rPr>
          </w:rPrChange>
        </w:rPr>
        <w:t xml:space="preserve">LOCKE, Edwin A. What is Job Satisfaction ? </w:t>
      </w:r>
      <w:r w:rsidRPr="001A251A">
        <w:rPr>
          <w:rFonts w:ascii="Times New Roman" w:hAnsi="Times New Roman"/>
          <w:b/>
          <w:bCs/>
          <w:noProof/>
          <w:sz w:val="24"/>
          <w:szCs w:val="24"/>
          <w:lang w:val="en-US"/>
          <w:rPrChange w:id="671" w:author="Microsoft Office User" w:date="2020-09-18T10:32:00Z">
            <w:rPr>
              <w:rFonts w:ascii="Times New Roman" w:hAnsi="Times New Roman"/>
              <w:b/>
              <w:bCs/>
              <w:noProof/>
              <w:sz w:val="24"/>
              <w:szCs w:val="24"/>
            </w:rPr>
          </w:rPrChange>
        </w:rPr>
        <w:t>Organizational Behavior an Human Performance</w:t>
      </w:r>
      <w:r w:rsidRPr="001A251A">
        <w:rPr>
          <w:rFonts w:ascii="Times New Roman" w:hAnsi="Times New Roman"/>
          <w:noProof/>
          <w:sz w:val="24"/>
          <w:szCs w:val="24"/>
          <w:lang w:val="en-US"/>
          <w:rPrChange w:id="672" w:author="Microsoft Office User" w:date="2020-09-18T10:32:00Z">
            <w:rPr>
              <w:rFonts w:ascii="Times New Roman" w:hAnsi="Times New Roman"/>
              <w:noProof/>
              <w:sz w:val="24"/>
              <w:szCs w:val="24"/>
            </w:rPr>
          </w:rPrChange>
        </w:rPr>
        <w:t xml:space="preserve">, [s. l.], v. 4, p. 309–336, 1969. </w:t>
      </w:r>
    </w:p>
    <w:p w14:paraId="59B13111"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673" w:author="Microsoft Office User" w:date="2020-09-18T10:32:00Z">
            <w:rPr>
              <w:rFonts w:ascii="Times New Roman" w:hAnsi="Times New Roman"/>
              <w:noProof/>
              <w:sz w:val="24"/>
              <w:szCs w:val="24"/>
            </w:rPr>
          </w:rPrChange>
        </w:rPr>
        <w:t xml:space="preserve">LOCKE, Edwin A.; LATHAM, Gary P. Work Motivation and Satisfaction: Light at the End of the Tunnel. </w:t>
      </w:r>
      <w:r w:rsidRPr="00126EE5">
        <w:rPr>
          <w:rFonts w:ascii="Times New Roman" w:hAnsi="Times New Roman"/>
          <w:b/>
          <w:bCs/>
          <w:noProof/>
          <w:sz w:val="24"/>
          <w:szCs w:val="24"/>
        </w:rPr>
        <w:t>Psychological Science</w:t>
      </w:r>
      <w:r w:rsidRPr="00126EE5">
        <w:rPr>
          <w:rFonts w:ascii="Times New Roman" w:hAnsi="Times New Roman"/>
          <w:noProof/>
          <w:sz w:val="24"/>
          <w:szCs w:val="24"/>
        </w:rPr>
        <w:t xml:space="preserve">, [s. l.], v. 1, n. 4, p. 240–246, 1990. </w:t>
      </w:r>
    </w:p>
    <w:p w14:paraId="7DB4466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74"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LOPES, Helena; LAGOA, Sérgio; CALAPEZ, Teresa. </w:t>
      </w:r>
      <w:r w:rsidRPr="001A251A">
        <w:rPr>
          <w:rFonts w:ascii="Times New Roman" w:hAnsi="Times New Roman"/>
          <w:noProof/>
          <w:sz w:val="24"/>
          <w:szCs w:val="24"/>
          <w:lang w:val="en-US"/>
          <w:rPrChange w:id="675" w:author="Microsoft Office User" w:date="2020-09-18T10:32:00Z">
            <w:rPr>
              <w:rFonts w:ascii="Times New Roman" w:hAnsi="Times New Roman"/>
              <w:noProof/>
              <w:sz w:val="24"/>
              <w:szCs w:val="24"/>
            </w:rPr>
          </w:rPrChange>
        </w:rPr>
        <w:t xml:space="preserve">Work autonomy, work pressure, and job satisfaction: An analysis of European Union countries. </w:t>
      </w:r>
      <w:r w:rsidRPr="001A251A">
        <w:rPr>
          <w:rFonts w:ascii="Times New Roman" w:hAnsi="Times New Roman"/>
          <w:b/>
          <w:bCs/>
          <w:noProof/>
          <w:sz w:val="24"/>
          <w:szCs w:val="24"/>
          <w:lang w:val="en-US"/>
          <w:rPrChange w:id="676" w:author="Microsoft Office User" w:date="2020-09-18T10:32:00Z">
            <w:rPr>
              <w:rFonts w:ascii="Times New Roman" w:hAnsi="Times New Roman"/>
              <w:b/>
              <w:bCs/>
              <w:noProof/>
              <w:sz w:val="24"/>
              <w:szCs w:val="24"/>
            </w:rPr>
          </w:rPrChange>
        </w:rPr>
        <w:t>Economic and Labour Relations Review</w:t>
      </w:r>
      <w:r w:rsidRPr="001A251A">
        <w:rPr>
          <w:rFonts w:ascii="Times New Roman" w:hAnsi="Times New Roman"/>
          <w:noProof/>
          <w:sz w:val="24"/>
          <w:szCs w:val="24"/>
          <w:lang w:val="en-US"/>
          <w:rPrChange w:id="677" w:author="Microsoft Office User" w:date="2020-09-18T10:32:00Z">
            <w:rPr>
              <w:rFonts w:ascii="Times New Roman" w:hAnsi="Times New Roman"/>
              <w:noProof/>
              <w:sz w:val="24"/>
              <w:szCs w:val="24"/>
            </w:rPr>
          </w:rPrChange>
        </w:rPr>
        <w:t xml:space="preserve">, [s. l.], v. 25, n. 2, p. 306–326, 2014. </w:t>
      </w:r>
    </w:p>
    <w:p w14:paraId="07FE70A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7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79" w:author="Microsoft Office User" w:date="2020-09-18T10:32:00Z">
            <w:rPr>
              <w:rFonts w:ascii="Times New Roman" w:hAnsi="Times New Roman"/>
              <w:noProof/>
              <w:sz w:val="24"/>
              <w:szCs w:val="24"/>
            </w:rPr>
          </w:rPrChange>
        </w:rPr>
        <w:t xml:space="preserve">LOUIS, Meryl Reis; SUTTON, Robert I. Switching Cognitive Gears: From Habits of Mind to Active Thinking. </w:t>
      </w:r>
      <w:r w:rsidRPr="001A251A">
        <w:rPr>
          <w:rFonts w:ascii="Times New Roman" w:hAnsi="Times New Roman"/>
          <w:b/>
          <w:bCs/>
          <w:noProof/>
          <w:sz w:val="24"/>
          <w:szCs w:val="24"/>
          <w:lang w:val="en-US"/>
          <w:rPrChange w:id="680" w:author="Microsoft Office User" w:date="2020-09-18T10:32:00Z">
            <w:rPr>
              <w:rFonts w:ascii="Times New Roman" w:hAnsi="Times New Roman"/>
              <w:b/>
              <w:bCs/>
              <w:noProof/>
              <w:sz w:val="24"/>
              <w:szCs w:val="24"/>
            </w:rPr>
          </w:rPrChange>
        </w:rPr>
        <w:t>Human Relations</w:t>
      </w:r>
      <w:r w:rsidRPr="001A251A">
        <w:rPr>
          <w:rFonts w:ascii="Times New Roman" w:hAnsi="Times New Roman"/>
          <w:noProof/>
          <w:sz w:val="24"/>
          <w:szCs w:val="24"/>
          <w:lang w:val="en-US"/>
          <w:rPrChange w:id="681" w:author="Microsoft Office User" w:date="2020-09-18T10:32:00Z">
            <w:rPr>
              <w:rFonts w:ascii="Times New Roman" w:hAnsi="Times New Roman"/>
              <w:noProof/>
              <w:sz w:val="24"/>
              <w:szCs w:val="24"/>
            </w:rPr>
          </w:rPrChange>
        </w:rPr>
        <w:t xml:space="preserve">, [s. l.], v. 44, n. 1, p. 55–76, 1991. </w:t>
      </w:r>
    </w:p>
    <w:p w14:paraId="4733B0C5"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682" w:author="Microsoft Office User" w:date="2020-09-18T10:32:00Z">
            <w:rPr>
              <w:rFonts w:ascii="Times New Roman" w:hAnsi="Times New Roman"/>
              <w:noProof/>
              <w:sz w:val="24"/>
              <w:szCs w:val="24"/>
            </w:rPr>
          </w:rPrChange>
        </w:rPr>
        <w:t xml:space="preserve">MAGALHÃES, Cleyton Vanut Cordeiro De. </w:t>
      </w:r>
      <w:r w:rsidRPr="001A251A">
        <w:rPr>
          <w:rFonts w:ascii="Times New Roman" w:hAnsi="Times New Roman"/>
          <w:b/>
          <w:bCs/>
          <w:noProof/>
          <w:sz w:val="24"/>
          <w:szCs w:val="24"/>
          <w:lang w:val="en-US"/>
          <w:rPrChange w:id="683" w:author="Microsoft Office User" w:date="2020-09-18T10:32:00Z">
            <w:rPr>
              <w:rFonts w:ascii="Times New Roman" w:hAnsi="Times New Roman"/>
              <w:b/>
              <w:bCs/>
              <w:noProof/>
              <w:sz w:val="24"/>
              <w:szCs w:val="24"/>
            </w:rPr>
          </w:rPrChange>
        </w:rPr>
        <w:t>The role of Job Specialization in Software Engineering</w:t>
      </w:r>
      <w:r w:rsidRPr="001A251A">
        <w:rPr>
          <w:rFonts w:ascii="Times New Roman" w:hAnsi="Times New Roman"/>
          <w:noProof/>
          <w:sz w:val="24"/>
          <w:szCs w:val="24"/>
          <w:lang w:val="en-US"/>
          <w:rPrChange w:id="684" w:author="Microsoft Office User" w:date="2020-09-18T10:32:00Z">
            <w:rPr>
              <w:rFonts w:ascii="Times New Roman" w:hAnsi="Times New Roman"/>
              <w:noProof/>
              <w:sz w:val="24"/>
              <w:szCs w:val="24"/>
            </w:rPr>
          </w:rPrChange>
        </w:rPr>
        <w:t xml:space="preserve">. </w:t>
      </w:r>
      <w:r w:rsidRPr="00126EE5">
        <w:rPr>
          <w:rFonts w:ascii="Times New Roman" w:hAnsi="Times New Roman"/>
          <w:noProof/>
          <w:sz w:val="24"/>
          <w:szCs w:val="24"/>
        </w:rPr>
        <w:t>2020. Universidade Federal de Pernambuco, [s. l.], 2020.</w:t>
      </w:r>
    </w:p>
    <w:p w14:paraId="25115F11"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MANIFESTO, Agile. Manifesto for agile software development. [s. l.], 2001. </w:t>
      </w:r>
    </w:p>
    <w:p w14:paraId="2678DF6D"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MARINHO, Marcelo Luiz Monteiro. </w:t>
      </w:r>
      <w:r w:rsidRPr="001A251A">
        <w:rPr>
          <w:rFonts w:ascii="Times New Roman" w:hAnsi="Times New Roman"/>
          <w:b/>
          <w:bCs/>
          <w:noProof/>
          <w:sz w:val="24"/>
          <w:szCs w:val="24"/>
          <w:lang w:val="en-US"/>
          <w:rPrChange w:id="685" w:author="Microsoft Office User" w:date="2020-09-18T10:32:00Z">
            <w:rPr>
              <w:rFonts w:ascii="Times New Roman" w:hAnsi="Times New Roman"/>
              <w:b/>
              <w:bCs/>
              <w:noProof/>
              <w:sz w:val="24"/>
              <w:szCs w:val="24"/>
            </w:rPr>
          </w:rPrChange>
        </w:rPr>
        <w:t>UNCERTAINTY MANAGEMENT IN SOFTWARE PROJECTS</w:t>
      </w:r>
      <w:r w:rsidRPr="001A251A">
        <w:rPr>
          <w:rFonts w:ascii="Times New Roman" w:hAnsi="Times New Roman"/>
          <w:noProof/>
          <w:sz w:val="24"/>
          <w:szCs w:val="24"/>
          <w:lang w:val="en-US"/>
          <w:rPrChange w:id="686" w:author="Microsoft Office User" w:date="2020-09-18T10:32:00Z">
            <w:rPr>
              <w:rFonts w:ascii="Times New Roman" w:hAnsi="Times New Roman"/>
              <w:noProof/>
              <w:sz w:val="24"/>
              <w:szCs w:val="24"/>
            </w:rPr>
          </w:rPrChange>
        </w:rPr>
        <w:t xml:space="preserve">. </w:t>
      </w:r>
      <w:r w:rsidRPr="00126EE5">
        <w:rPr>
          <w:rFonts w:ascii="Times New Roman" w:hAnsi="Times New Roman"/>
          <w:noProof/>
          <w:sz w:val="24"/>
          <w:szCs w:val="24"/>
        </w:rPr>
        <w:t>2015. Federal University of Pernambuco, [s. l.], 2015.</w:t>
      </w:r>
    </w:p>
    <w:p w14:paraId="062020AF"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87"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MARÔCO, João. </w:t>
      </w:r>
      <w:r w:rsidRPr="00126EE5">
        <w:rPr>
          <w:rFonts w:ascii="Times New Roman" w:hAnsi="Times New Roman"/>
          <w:b/>
          <w:bCs/>
          <w:noProof/>
          <w:sz w:val="24"/>
          <w:szCs w:val="24"/>
        </w:rPr>
        <w:t>Análise de equações estruturais: Fundamentos teóricos, software &amp; aplicações</w:t>
      </w:r>
      <w:r w:rsidRPr="00126EE5">
        <w:rPr>
          <w:rFonts w:ascii="Times New Roman" w:hAnsi="Times New Roman"/>
          <w:noProof/>
          <w:sz w:val="24"/>
          <w:szCs w:val="24"/>
        </w:rPr>
        <w:t xml:space="preserve">. </w:t>
      </w:r>
      <w:r w:rsidRPr="001A251A">
        <w:rPr>
          <w:rFonts w:ascii="Times New Roman" w:hAnsi="Times New Roman"/>
          <w:noProof/>
          <w:sz w:val="24"/>
          <w:szCs w:val="24"/>
          <w:lang w:val="en-US"/>
          <w:rPrChange w:id="688" w:author="Microsoft Office User" w:date="2020-09-18T10:32:00Z">
            <w:rPr>
              <w:rFonts w:ascii="Times New Roman" w:hAnsi="Times New Roman"/>
              <w:noProof/>
              <w:sz w:val="24"/>
              <w:szCs w:val="24"/>
            </w:rPr>
          </w:rPrChange>
        </w:rPr>
        <w:t xml:space="preserve">[s.l.] : ReportNumber, Lda, 2010. </w:t>
      </w:r>
    </w:p>
    <w:p w14:paraId="1992830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8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90" w:author="Microsoft Office User" w:date="2020-09-18T10:32:00Z">
            <w:rPr>
              <w:rFonts w:ascii="Times New Roman" w:hAnsi="Times New Roman"/>
              <w:noProof/>
              <w:sz w:val="24"/>
              <w:szCs w:val="24"/>
            </w:rPr>
          </w:rPrChange>
        </w:rPr>
        <w:t xml:space="preserve">MASLACH, C.; LEITER, M. .. Burnout. </w:t>
      </w:r>
      <w:r w:rsidRPr="001A251A">
        <w:rPr>
          <w:rFonts w:ascii="Times New Roman" w:hAnsi="Times New Roman"/>
          <w:b/>
          <w:bCs/>
          <w:noProof/>
          <w:sz w:val="24"/>
          <w:szCs w:val="24"/>
          <w:lang w:val="en-US"/>
          <w:rPrChange w:id="691" w:author="Microsoft Office User" w:date="2020-09-18T10:32:00Z">
            <w:rPr>
              <w:rFonts w:ascii="Times New Roman" w:hAnsi="Times New Roman"/>
              <w:b/>
              <w:bCs/>
              <w:noProof/>
              <w:sz w:val="24"/>
              <w:szCs w:val="24"/>
            </w:rPr>
          </w:rPrChange>
        </w:rPr>
        <w:t>Stress: Concepts, Cognition, Emotion, and Behavior</w:t>
      </w:r>
      <w:r w:rsidRPr="001A251A">
        <w:rPr>
          <w:rFonts w:ascii="Times New Roman" w:hAnsi="Times New Roman"/>
          <w:noProof/>
          <w:sz w:val="24"/>
          <w:szCs w:val="24"/>
          <w:lang w:val="en-US"/>
          <w:rPrChange w:id="692" w:author="Microsoft Office User" w:date="2020-09-18T10:32:00Z">
            <w:rPr>
              <w:rFonts w:ascii="Times New Roman" w:hAnsi="Times New Roman"/>
              <w:noProof/>
              <w:sz w:val="24"/>
              <w:szCs w:val="24"/>
            </w:rPr>
          </w:rPrChange>
        </w:rPr>
        <w:t xml:space="preserve">, [s. l.], p. 351–357, 2016. </w:t>
      </w:r>
    </w:p>
    <w:p w14:paraId="24B8CEB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9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94" w:author="Microsoft Office User" w:date="2020-09-18T10:32:00Z">
            <w:rPr>
              <w:rFonts w:ascii="Times New Roman" w:hAnsi="Times New Roman"/>
              <w:noProof/>
              <w:sz w:val="24"/>
              <w:szCs w:val="24"/>
            </w:rPr>
          </w:rPrChange>
        </w:rPr>
        <w:t xml:space="preserve">MASLACH, Christina; GOLDBERG, Julie. Prevention of burnout: New perspectives. </w:t>
      </w:r>
      <w:r w:rsidRPr="001A251A">
        <w:rPr>
          <w:rFonts w:ascii="Times New Roman" w:hAnsi="Times New Roman"/>
          <w:b/>
          <w:bCs/>
          <w:noProof/>
          <w:sz w:val="24"/>
          <w:szCs w:val="24"/>
          <w:lang w:val="en-US"/>
          <w:rPrChange w:id="695" w:author="Microsoft Office User" w:date="2020-09-18T10:32:00Z">
            <w:rPr>
              <w:rFonts w:ascii="Times New Roman" w:hAnsi="Times New Roman"/>
              <w:b/>
              <w:bCs/>
              <w:noProof/>
              <w:sz w:val="24"/>
              <w:szCs w:val="24"/>
            </w:rPr>
          </w:rPrChange>
        </w:rPr>
        <w:t>Applied and Preventive Psychology</w:t>
      </w:r>
      <w:r w:rsidRPr="001A251A">
        <w:rPr>
          <w:rFonts w:ascii="Times New Roman" w:hAnsi="Times New Roman"/>
          <w:noProof/>
          <w:sz w:val="24"/>
          <w:szCs w:val="24"/>
          <w:lang w:val="en-US"/>
          <w:rPrChange w:id="696" w:author="Microsoft Office User" w:date="2020-09-18T10:32:00Z">
            <w:rPr>
              <w:rFonts w:ascii="Times New Roman" w:hAnsi="Times New Roman"/>
              <w:noProof/>
              <w:sz w:val="24"/>
              <w:szCs w:val="24"/>
            </w:rPr>
          </w:rPrChange>
        </w:rPr>
        <w:t xml:space="preserve">, [s. l.], v. 7, n. 1, p. 63–74, 1998. </w:t>
      </w:r>
    </w:p>
    <w:p w14:paraId="60DF77B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9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98" w:author="Microsoft Office User" w:date="2020-09-18T10:32:00Z">
            <w:rPr>
              <w:rFonts w:ascii="Times New Roman" w:hAnsi="Times New Roman"/>
              <w:noProof/>
              <w:sz w:val="24"/>
              <w:szCs w:val="24"/>
            </w:rPr>
          </w:rPrChange>
        </w:rPr>
        <w:t xml:space="preserve">MASLACH, Christina; JACKSON, Susan E.; LEITER, Michael P. The Maslach Burnout Inventory Manual. </w:t>
      </w:r>
      <w:r w:rsidRPr="001A251A">
        <w:rPr>
          <w:rFonts w:ascii="Times New Roman" w:hAnsi="Times New Roman"/>
          <w:b/>
          <w:bCs/>
          <w:noProof/>
          <w:sz w:val="24"/>
          <w:szCs w:val="24"/>
          <w:lang w:val="en-US"/>
          <w:rPrChange w:id="699" w:author="Microsoft Office User" w:date="2020-09-18T10:32:00Z">
            <w:rPr>
              <w:rFonts w:ascii="Times New Roman" w:hAnsi="Times New Roman"/>
              <w:b/>
              <w:bCs/>
              <w:noProof/>
              <w:sz w:val="24"/>
              <w:szCs w:val="24"/>
            </w:rPr>
          </w:rPrChange>
        </w:rPr>
        <w:t>The Maslach Burnout Inventory</w:t>
      </w:r>
      <w:r w:rsidRPr="001A251A">
        <w:rPr>
          <w:rFonts w:ascii="Times New Roman" w:hAnsi="Times New Roman"/>
          <w:noProof/>
          <w:sz w:val="24"/>
          <w:szCs w:val="24"/>
          <w:lang w:val="en-US"/>
          <w:rPrChange w:id="700" w:author="Microsoft Office User" w:date="2020-09-18T10:32:00Z">
            <w:rPr>
              <w:rFonts w:ascii="Times New Roman" w:hAnsi="Times New Roman"/>
              <w:noProof/>
              <w:sz w:val="24"/>
              <w:szCs w:val="24"/>
            </w:rPr>
          </w:rPrChange>
        </w:rPr>
        <w:t>, [s. l.], n. May 2016, p. 191–217, 1986. Disponível em: &lt;https://www.researchgate.net/publication/277816643&gt;</w:t>
      </w:r>
    </w:p>
    <w:p w14:paraId="780129A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0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02" w:author="Microsoft Office User" w:date="2020-09-18T10:32:00Z">
            <w:rPr>
              <w:rFonts w:ascii="Times New Roman" w:hAnsi="Times New Roman"/>
              <w:noProof/>
              <w:sz w:val="24"/>
              <w:szCs w:val="24"/>
            </w:rPr>
          </w:rPrChange>
        </w:rPr>
        <w:t xml:space="preserve">MASLACH, Christina; SCHAUFELI, Wilmar B.; LEITER, Michael P. JOB BURNOUT. </w:t>
      </w:r>
      <w:r w:rsidRPr="001A251A">
        <w:rPr>
          <w:rFonts w:ascii="Times New Roman" w:hAnsi="Times New Roman"/>
          <w:b/>
          <w:bCs/>
          <w:noProof/>
          <w:sz w:val="24"/>
          <w:szCs w:val="24"/>
          <w:lang w:val="en-US"/>
          <w:rPrChange w:id="703" w:author="Microsoft Office User" w:date="2020-09-18T10:32:00Z">
            <w:rPr>
              <w:rFonts w:ascii="Times New Roman" w:hAnsi="Times New Roman"/>
              <w:b/>
              <w:bCs/>
              <w:noProof/>
              <w:sz w:val="24"/>
              <w:szCs w:val="24"/>
            </w:rPr>
          </w:rPrChange>
        </w:rPr>
        <w:t>Annu. Rev. Psychol.</w:t>
      </w:r>
      <w:r w:rsidRPr="001A251A">
        <w:rPr>
          <w:rFonts w:ascii="Times New Roman" w:hAnsi="Times New Roman"/>
          <w:noProof/>
          <w:sz w:val="24"/>
          <w:szCs w:val="24"/>
          <w:lang w:val="en-US"/>
          <w:rPrChange w:id="704" w:author="Microsoft Office User" w:date="2020-09-18T10:32:00Z">
            <w:rPr>
              <w:rFonts w:ascii="Times New Roman" w:hAnsi="Times New Roman"/>
              <w:noProof/>
              <w:sz w:val="24"/>
              <w:szCs w:val="24"/>
            </w:rPr>
          </w:rPrChange>
        </w:rPr>
        <w:t xml:space="preserve">, [s. l.], v. 52, p. 397–422, 2001. </w:t>
      </w:r>
    </w:p>
    <w:p w14:paraId="5FA8F5D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0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06" w:author="Microsoft Office User" w:date="2020-09-18T10:32:00Z">
            <w:rPr>
              <w:rFonts w:ascii="Times New Roman" w:hAnsi="Times New Roman"/>
              <w:noProof/>
              <w:sz w:val="24"/>
              <w:szCs w:val="24"/>
            </w:rPr>
          </w:rPrChange>
        </w:rPr>
        <w:t xml:space="preserve">MCDONALD, Roderick P.; HO, Moon Ho Ringo. Principles and practice in reporting structural equation analyses. </w:t>
      </w:r>
      <w:r w:rsidRPr="001A251A">
        <w:rPr>
          <w:rFonts w:ascii="Times New Roman" w:hAnsi="Times New Roman"/>
          <w:b/>
          <w:bCs/>
          <w:noProof/>
          <w:sz w:val="24"/>
          <w:szCs w:val="24"/>
          <w:lang w:val="en-US"/>
          <w:rPrChange w:id="707" w:author="Microsoft Office User" w:date="2020-09-18T10:32:00Z">
            <w:rPr>
              <w:rFonts w:ascii="Times New Roman" w:hAnsi="Times New Roman"/>
              <w:b/>
              <w:bCs/>
              <w:noProof/>
              <w:sz w:val="24"/>
              <w:szCs w:val="24"/>
            </w:rPr>
          </w:rPrChange>
        </w:rPr>
        <w:t>Psychological Methods</w:t>
      </w:r>
      <w:r w:rsidRPr="001A251A">
        <w:rPr>
          <w:rFonts w:ascii="Times New Roman" w:hAnsi="Times New Roman"/>
          <w:noProof/>
          <w:sz w:val="24"/>
          <w:szCs w:val="24"/>
          <w:lang w:val="en-US"/>
          <w:rPrChange w:id="708" w:author="Microsoft Office User" w:date="2020-09-18T10:32:00Z">
            <w:rPr>
              <w:rFonts w:ascii="Times New Roman" w:hAnsi="Times New Roman"/>
              <w:noProof/>
              <w:sz w:val="24"/>
              <w:szCs w:val="24"/>
            </w:rPr>
          </w:rPrChange>
        </w:rPr>
        <w:t xml:space="preserve">, [s. l.], v. 7, n. 1, p. 64–82, 2002. </w:t>
      </w:r>
    </w:p>
    <w:p w14:paraId="6FED10A6"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09" w:author="Microsoft Office User" w:date="2020-09-18T10:32:00Z">
            <w:rPr>
              <w:rFonts w:ascii="Times New Roman" w:hAnsi="Times New Roman"/>
              <w:noProof/>
              <w:sz w:val="24"/>
              <w:szCs w:val="24"/>
            </w:rPr>
          </w:rPrChange>
        </w:rPr>
        <w:t xml:space="preserve">MELNIK, Grigori; MAURER, Frank. Comparative Analysis of Job Satisfaction in Agile and Non-agile Software Development Teams. </w:t>
      </w:r>
      <w:r w:rsidRPr="001A251A">
        <w:rPr>
          <w:rFonts w:ascii="Times New Roman" w:hAnsi="Times New Roman"/>
          <w:b/>
          <w:bCs/>
          <w:noProof/>
          <w:sz w:val="24"/>
          <w:szCs w:val="24"/>
          <w:lang w:val="en-US"/>
          <w:rPrChange w:id="710" w:author="Microsoft Office User" w:date="2020-09-18T10:32:00Z">
            <w:rPr>
              <w:rFonts w:ascii="Times New Roman" w:hAnsi="Times New Roman"/>
              <w:b/>
              <w:bCs/>
              <w:noProof/>
              <w:sz w:val="24"/>
              <w:szCs w:val="24"/>
            </w:rPr>
          </w:rPrChange>
        </w:rPr>
        <w:t>XP’06 Proceedings of the 7th international conference on Extreme Programming and Agile Processes in Software Engineering</w:t>
      </w:r>
      <w:r w:rsidRPr="001A251A">
        <w:rPr>
          <w:rFonts w:ascii="Times New Roman" w:hAnsi="Times New Roman"/>
          <w:noProof/>
          <w:sz w:val="24"/>
          <w:szCs w:val="24"/>
          <w:lang w:val="en-US"/>
          <w:rPrChange w:id="711" w:author="Microsoft Office User" w:date="2020-09-18T10:32:00Z">
            <w:rPr>
              <w:rFonts w:ascii="Times New Roman" w:hAnsi="Times New Roman"/>
              <w:noProof/>
              <w:sz w:val="24"/>
              <w:szCs w:val="24"/>
            </w:rPr>
          </w:rPrChange>
        </w:rPr>
        <w:t xml:space="preserve">, [s. l.], p. 32–42, 2006. </w:t>
      </w:r>
      <w:r w:rsidRPr="00126EE5">
        <w:rPr>
          <w:rFonts w:ascii="Times New Roman" w:hAnsi="Times New Roman"/>
          <w:noProof/>
          <w:sz w:val="24"/>
          <w:szCs w:val="24"/>
        </w:rPr>
        <w:t>Disponível em: &lt;http://www.springerlink.com/index/V556H4T270612011.pdf&gt;</w:t>
      </w:r>
    </w:p>
    <w:p w14:paraId="74A4A9B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12"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MENEZES, Lvaro; PRIKLADNICKI, Rafael. </w:t>
      </w:r>
      <w:r w:rsidRPr="001A251A">
        <w:rPr>
          <w:rFonts w:ascii="Times New Roman" w:hAnsi="Times New Roman"/>
          <w:noProof/>
          <w:sz w:val="24"/>
          <w:szCs w:val="24"/>
          <w:lang w:val="en-US"/>
          <w:rPrChange w:id="713" w:author="Microsoft Office User" w:date="2020-09-18T10:32:00Z">
            <w:rPr>
              <w:rFonts w:ascii="Times New Roman" w:hAnsi="Times New Roman"/>
              <w:noProof/>
              <w:sz w:val="24"/>
              <w:szCs w:val="24"/>
            </w:rPr>
          </w:rPrChange>
        </w:rPr>
        <w:t xml:space="preserve">Diversity in software engineering. </w:t>
      </w:r>
      <w:r w:rsidRPr="001A251A">
        <w:rPr>
          <w:rFonts w:ascii="Times New Roman" w:hAnsi="Times New Roman"/>
          <w:b/>
          <w:bCs/>
          <w:noProof/>
          <w:sz w:val="24"/>
          <w:szCs w:val="24"/>
          <w:lang w:val="en-US"/>
          <w:rPrChange w:id="714" w:author="Microsoft Office User" w:date="2020-09-18T10:32:00Z">
            <w:rPr>
              <w:rFonts w:ascii="Times New Roman" w:hAnsi="Times New Roman"/>
              <w:b/>
              <w:bCs/>
              <w:noProof/>
              <w:sz w:val="24"/>
              <w:szCs w:val="24"/>
            </w:rPr>
          </w:rPrChange>
        </w:rPr>
        <w:t>Proceedings - International Conference on Software Engineering</w:t>
      </w:r>
      <w:r w:rsidRPr="001A251A">
        <w:rPr>
          <w:rFonts w:ascii="Times New Roman" w:hAnsi="Times New Roman"/>
          <w:noProof/>
          <w:sz w:val="24"/>
          <w:szCs w:val="24"/>
          <w:lang w:val="en-US"/>
          <w:rPrChange w:id="715" w:author="Microsoft Office User" w:date="2020-09-18T10:32:00Z">
            <w:rPr>
              <w:rFonts w:ascii="Times New Roman" w:hAnsi="Times New Roman"/>
              <w:noProof/>
              <w:sz w:val="24"/>
              <w:szCs w:val="24"/>
            </w:rPr>
          </w:rPrChange>
        </w:rPr>
        <w:t xml:space="preserve">, [s. l.], p. 45–48, 2018. </w:t>
      </w:r>
    </w:p>
    <w:p w14:paraId="6C0EA8AA"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lastRenderedPageBreak/>
        <w:t xml:space="preserve">MINISTÉRIO DA EDUCAÇÃO. Diretrizes Curriculares Nacionais para os cursos de Graduação em Computação (DCN16). </w:t>
      </w:r>
      <w:r w:rsidRPr="00126EE5">
        <w:rPr>
          <w:rFonts w:ascii="Times New Roman" w:hAnsi="Times New Roman"/>
          <w:b/>
          <w:bCs/>
          <w:noProof/>
          <w:sz w:val="24"/>
          <w:szCs w:val="24"/>
        </w:rPr>
        <w:t>Resolução CNE/CES n</w:t>
      </w:r>
      <w:r w:rsidRPr="00126EE5">
        <w:rPr>
          <w:rFonts w:ascii="Times New Roman" w:hAnsi="Times New Roman"/>
          <w:b/>
          <w:bCs/>
          <w:noProof/>
          <w:sz w:val="24"/>
          <w:szCs w:val="24"/>
          <w:vertAlign w:val="superscript"/>
        </w:rPr>
        <w:t>o</w:t>
      </w:r>
      <w:r w:rsidRPr="00126EE5">
        <w:rPr>
          <w:rFonts w:ascii="Times New Roman" w:hAnsi="Times New Roman"/>
          <w:b/>
          <w:bCs/>
          <w:noProof/>
          <w:sz w:val="24"/>
          <w:szCs w:val="24"/>
        </w:rPr>
        <w:t xml:space="preserve"> 5, de 16 de novembro de 2016</w:t>
      </w:r>
      <w:r w:rsidRPr="00126EE5">
        <w:rPr>
          <w:rFonts w:ascii="Times New Roman" w:hAnsi="Times New Roman"/>
          <w:noProof/>
          <w:sz w:val="24"/>
          <w:szCs w:val="24"/>
        </w:rPr>
        <w:t>, [s. l.], v. 2016, p. 9, 2016. Disponível em: &lt;http://portal.mec.gov.br/index.php?option=com_docman&amp;view=download&amp;alias=52101-rces005-16-pdf&amp;category_slug=novembro-2016-pdf&amp;Itemid=30192&gt;</w:t>
      </w:r>
    </w:p>
    <w:p w14:paraId="096978F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16"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MONTEIRO, AMÉLIA RITA DE OLIVEIRA VINHAS NUNES MONTEIRO. </w:t>
      </w:r>
      <w:r w:rsidRPr="001A251A">
        <w:rPr>
          <w:rFonts w:ascii="Times New Roman" w:hAnsi="Times New Roman"/>
          <w:b/>
          <w:bCs/>
          <w:noProof/>
          <w:sz w:val="24"/>
          <w:szCs w:val="24"/>
          <w:lang w:val="en-US"/>
          <w:rPrChange w:id="717" w:author="Microsoft Office User" w:date="2020-09-18T10:32:00Z">
            <w:rPr>
              <w:rFonts w:ascii="Times New Roman" w:hAnsi="Times New Roman"/>
              <w:b/>
              <w:bCs/>
              <w:noProof/>
              <w:sz w:val="24"/>
              <w:szCs w:val="24"/>
            </w:rPr>
          </w:rPrChange>
        </w:rPr>
        <w:t>The impact of job insecurity on adaptive performance via burnout</w:t>
      </w:r>
      <w:r w:rsidRPr="001A251A">
        <w:rPr>
          <w:rFonts w:ascii="Times New Roman" w:hAnsi="Times New Roman"/>
          <w:noProof/>
          <w:sz w:val="24"/>
          <w:szCs w:val="24"/>
          <w:lang w:val="en-US"/>
          <w:rPrChange w:id="718" w:author="Microsoft Office User" w:date="2020-09-18T10:32:00Z">
            <w:rPr>
              <w:rFonts w:ascii="Times New Roman" w:hAnsi="Times New Roman"/>
              <w:noProof/>
              <w:sz w:val="24"/>
              <w:szCs w:val="24"/>
            </w:rPr>
          </w:rPrChange>
        </w:rPr>
        <w:t>. 2015. School of Business and Economics, [s. l.], 2015.</w:t>
      </w:r>
    </w:p>
    <w:p w14:paraId="2E529BA2"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19" w:author="Microsoft Office User" w:date="2020-09-18T10:32:00Z">
            <w:rPr>
              <w:rFonts w:ascii="Times New Roman" w:hAnsi="Times New Roman"/>
              <w:noProof/>
              <w:sz w:val="24"/>
              <w:szCs w:val="24"/>
            </w:rPr>
          </w:rPrChange>
        </w:rPr>
        <w:t xml:space="preserve">MOORE, Jo Ellen. One Road to Turnover: An Examination of Work Exhaustion in Technology Professionals. </w:t>
      </w:r>
      <w:r w:rsidRPr="00126EE5">
        <w:rPr>
          <w:rFonts w:ascii="Times New Roman" w:hAnsi="Times New Roman"/>
          <w:b/>
          <w:bCs/>
          <w:noProof/>
          <w:sz w:val="24"/>
          <w:szCs w:val="24"/>
        </w:rPr>
        <w:t>MIS Quarterly</w:t>
      </w:r>
      <w:r w:rsidRPr="00126EE5">
        <w:rPr>
          <w:rFonts w:ascii="Times New Roman" w:hAnsi="Times New Roman"/>
          <w:noProof/>
          <w:sz w:val="24"/>
          <w:szCs w:val="24"/>
        </w:rPr>
        <w:t xml:space="preserve">, [s. l.], v. 24, n. 1, p. 141, 2000. </w:t>
      </w:r>
    </w:p>
    <w:p w14:paraId="32297204"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MOREIRA, Josilene Aires; MATTOS, Giorgia de Oliveira; REIS, Luana Silva. Um Panorama da Presença Feminina na Ciência da Computação RESUMO. In: 18TH REDOR PERSPECTIVAS FEMINISTA DE GENERO 2014, </w:t>
      </w:r>
      <w:r w:rsidRPr="00126EE5">
        <w:rPr>
          <w:rFonts w:ascii="Times New Roman" w:hAnsi="Times New Roman"/>
          <w:b/>
          <w:bCs/>
          <w:noProof/>
          <w:sz w:val="24"/>
          <w:szCs w:val="24"/>
        </w:rPr>
        <w:t>Anais</w:t>
      </w:r>
      <w:r w:rsidRPr="00126EE5">
        <w:rPr>
          <w:rFonts w:ascii="Times New Roman" w:hAnsi="Times New Roman"/>
          <w:noProof/>
          <w:sz w:val="24"/>
          <w:szCs w:val="24"/>
        </w:rPr>
        <w:t>... [s.l: s.n.]</w:t>
      </w:r>
    </w:p>
    <w:p w14:paraId="7B07C6F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2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21" w:author="Microsoft Office User" w:date="2020-09-18T10:32:00Z">
            <w:rPr>
              <w:rFonts w:ascii="Times New Roman" w:hAnsi="Times New Roman"/>
              <w:noProof/>
              <w:sz w:val="24"/>
              <w:szCs w:val="24"/>
            </w:rPr>
          </w:rPrChange>
        </w:rPr>
        <w:t xml:space="preserve">MORELAND, Richard L.; ARGOTE, Linda; KRISHNAN, Ranjani. Training people to work in groups. In: </w:t>
      </w:r>
      <w:r w:rsidRPr="001A251A">
        <w:rPr>
          <w:rFonts w:ascii="Times New Roman" w:hAnsi="Times New Roman"/>
          <w:b/>
          <w:bCs/>
          <w:noProof/>
          <w:sz w:val="24"/>
          <w:szCs w:val="24"/>
          <w:lang w:val="en-US"/>
          <w:rPrChange w:id="722" w:author="Microsoft Office User" w:date="2020-09-18T10:32:00Z">
            <w:rPr>
              <w:rFonts w:ascii="Times New Roman" w:hAnsi="Times New Roman"/>
              <w:b/>
              <w:bCs/>
              <w:noProof/>
              <w:sz w:val="24"/>
              <w:szCs w:val="24"/>
            </w:rPr>
          </w:rPrChange>
        </w:rPr>
        <w:t>Theory and research on small groups</w:t>
      </w:r>
      <w:r w:rsidRPr="001A251A">
        <w:rPr>
          <w:rFonts w:ascii="Times New Roman" w:hAnsi="Times New Roman"/>
          <w:noProof/>
          <w:sz w:val="24"/>
          <w:szCs w:val="24"/>
          <w:lang w:val="en-US"/>
          <w:rPrChange w:id="723" w:author="Microsoft Office User" w:date="2020-09-18T10:32:00Z">
            <w:rPr>
              <w:rFonts w:ascii="Times New Roman" w:hAnsi="Times New Roman"/>
              <w:noProof/>
              <w:sz w:val="24"/>
              <w:szCs w:val="24"/>
            </w:rPr>
          </w:rPrChange>
        </w:rPr>
        <w:t xml:space="preserve">. [s.l.] : Springer, 2002. p. 37–60. </w:t>
      </w:r>
    </w:p>
    <w:p w14:paraId="7468BE7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2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25" w:author="Microsoft Office User" w:date="2020-09-18T10:32:00Z">
            <w:rPr>
              <w:rFonts w:ascii="Times New Roman" w:hAnsi="Times New Roman"/>
              <w:noProof/>
              <w:sz w:val="24"/>
              <w:szCs w:val="24"/>
            </w:rPr>
          </w:rPrChange>
        </w:rPr>
        <w:t xml:space="preserve">NELSON, Anthony C. Employee-Job Fit in MIS. [s. l.], p. 395–399, 1991. </w:t>
      </w:r>
    </w:p>
    <w:p w14:paraId="715F685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26" w:author="Microsoft Office User" w:date="2020-09-18T10:32:00Z">
            <w:rPr>
              <w:rFonts w:ascii="Times New Roman" w:hAnsi="Times New Roman"/>
              <w:noProof/>
              <w:sz w:val="24"/>
              <w:szCs w:val="24"/>
            </w:rPr>
          </w:rPrChange>
        </w:rPr>
        <w:t xml:space="preserve">NELSON, Kay M.; COOPRIDER, Jay G. The Contribution of Shared Knowledge to IS Group Performance. </w:t>
      </w:r>
      <w:r w:rsidRPr="00126EE5">
        <w:rPr>
          <w:rFonts w:ascii="Times New Roman" w:hAnsi="Times New Roman"/>
          <w:b/>
          <w:bCs/>
          <w:noProof/>
          <w:sz w:val="24"/>
          <w:szCs w:val="24"/>
        </w:rPr>
        <w:t>Misq</w:t>
      </w:r>
      <w:r w:rsidRPr="00126EE5">
        <w:rPr>
          <w:rFonts w:ascii="Times New Roman" w:hAnsi="Times New Roman"/>
          <w:noProof/>
          <w:sz w:val="24"/>
          <w:szCs w:val="24"/>
        </w:rPr>
        <w:t>, [s. l.], v. 20, n. 4, p. 409, 1996. Disponível em: &lt;http://www.jstor.org/stable/249562?origin=crossref&gt;</w:t>
      </w:r>
    </w:p>
    <w:p w14:paraId="7432C9B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2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28" w:author="Microsoft Office User" w:date="2020-09-18T10:32:00Z">
            <w:rPr>
              <w:rFonts w:ascii="Times New Roman" w:hAnsi="Times New Roman"/>
              <w:noProof/>
              <w:sz w:val="24"/>
              <w:szCs w:val="24"/>
            </w:rPr>
          </w:rPrChange>
        </w:rPr>
        <w:t xml:space="preserve">NIDUMOLU, Sarma R. Standardization , requirements uncertainty and software project performance. </w:t>
      </w:r>
      <w:r w:rsidRPr="001A251A">
        <w:rPr>
          <w:rFonts w:ascii="Times New Roman" w:hAnsi="Times New Roman"/>
          <w:b/>
          <w:bCs/>
          <w:noProof/>
          <w:sz w:val="24"/>
          <w:szCs w:val="24"/>
          <w:lang w:val="en-US"/>
          <w:rPrChange w:id="729" w:author="Microsoft Office User" w:date="2020-09-18T10:32:00Z">
            <w:rPr>
              <w:rFonts w:ascii="Times New Roman" w:hAnsi="Times New Roman"/>
              <w:b/>
              <w:bCs/>
              <w:noProof/>
              <w:sz w:val="24"/>
              <w:szCs w:val="24"/>
            </w:rPr>
          </w:rPrChange>
        </w:rPr>
        <w:t>information &amp; Management 31</w:t>
      </w:r>
      <w:r w:rsidRPr="001A251A">
        <w:rPr>
          <w:rFonts w:ascii="Times New Roman" w:hAnsi="Times New Roman"/>
          <w:noProof/>
          <w:sz w:val="24"/>
          <w:szCs w:val="24"/>
          <w:lang w:val="en-US"/>
          <w:rPrChange w:id="730" w:author="Microsoft Office User" w:date="2020-09-18T10:32:00Z">
            <w:rPr>
              <w:rFonts w:ascii="Times New Roman" w:hAnsi="Times New Roman"/>
              <w:noProof/>
              <w:sz w:val="24"/>
              <w:szCs w:val="24"/>
            </w:rPr>
          </w:rPrChange>
        </w:rPr>
        <w:t xml:space="preserve">, [s. l.], v. 31, p. 135–150, 1996. </w:t>
      </w:r>
    </w:p>
    <w:p w14:paraId="5B7151E9"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NOTA, Laura; GINEVRA, Maria Cristina; SORESI, Salvatore. </w:t>
      </w:r>
      <w:r w:rsidRPr="001A251A">
        <w:rPr>
          <w:rFonts w:ascii="Times New Roman" w:hAnsi="Times New Roman"/>
          <w:noProof/>
          <w:sz w:val="24"/>
          <w:szCs w:val="24"/>
          <w:lang w:val="en-US"/>
          <w:rPrChange w:id="731" w:author="Microsoft Office User" w:date="2020-09-18T10:32:00Z">
            <w:rPr>
              <w:rFonts w:ascii="Times New Roman" w:hAnsi="Times New Roman"/>
              <w:noProof/>
              <w:sz w:val="24"/>
              <w:szCs w:val="24"/>
            </w:rPr>
          </w:rPrChange>
        </w:rPr>
        <w:t xml:space="preserve">The Career and Work Adaptability Questionnaire (CWAQ): A first contribution to its validation. </w:t>
      </w:r>
      <w:r w:rsidRPr="00126EE5">
        <w:rPr>
          <w:rFonts w:ascii="Times New Roman" w:hAnsi="Times New Roman"/>
          <w:b/>
          <w:bCs/>
          <w:noProof/>
          <w:sz w:val="24"/>
          <w:szCs w:val="24"/>
        </w:rPr>
        <w:t>Journal of Adolescence</w:t>
      </w:r>
      <w:r w:rsidRPr="00126EE5">
        <w:rPr>
          <w:rFonts w:ascii="Times New Roman" w:hAnsi="Times New Roman"/>
          <w:noProof/>
          <w:sz w:val="24"/>
          <w:szCs w:val="24"/>
        </w:rPr>
        <w:t>, [s. l.], v. 35, n. 6, p. 1557–1569, 2012. Disponível em: &lt;http://dx.doi.org/10.1016/j.adolescence.2012.06.004&gt;</w:t>
      </w:r>
    </w:p>
    <w:p w14:paraId="25604F2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32"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OMS, Organizaçaomundial da saúde-. </w:t>
      </w:r>
      <w:r w:rsidRPr="00126EE5">
        <w:rPr>
          <w:rFonts w:ascii="Times New Roman" w:hAnsi="Times New Roman"/>
          <w:b/>
          <w:bCs/>
          <w:noProof/>
          <w:sz w:val="24"/>
          <w:szCs w:val="24"/>
        </w:rPr>
        <w:t>CID: burnout é um fenômeno ocupacional</w:t>
      </w:r>
      <w:r w:rsidRPr="00126EE5">
        <w:rPr>
          <w:rFonts w:ascii="Times New Roman" w:hAnsi="Times New Roman"/>
          <w:noProof/>
          <w:sz w:val="24"/>
          <w:szCs w:val="24"/>
        </w:rPr>
        <w:t xml:space="preserve">, 2019. Disponível em: &lt;https://www.paho.org/bra/index.php?option=com_content&amp;view=article&amp;id=5949:cid-burnout-e-um-fenomeno-ocupacional&amp;Itemid=875&gt;. </w:t>
      </w:r>
      <w:r w:rsidRPr="001A251A">
        <w:rPr>
          <w:rFonts w:ascii="Times New Roman" w:hAnsi="Times New Roman"/>
          <w:noProof/>
          <w:sz w:val="24"/>
          <w:szCs w:val="24"/>
          <w:lang w:val="en-US"/>
          <w:rPrChange w:id="733" w:author="Microsoft Office User" w:date="2020-09-18T10:32:00Z">
            <w:rPr>
              <w:rFonts w:ascii="Times New Roman" w:hAnsi="Times New Roman"/>
              <w:noProof/>
              <w:sz w:val="24"/>
              <w:szCs w:val="24"/>
            </w:rPr>
          </w:rPrChange>
        </w:rPr>
        <w:t>Acesso em: 8 ago. 2019.</w:t>
      </w:r>
    </w:p>
    <w:p w14:paraId="7AC98081"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34" w:author="Microsoft Office User" w:date="2020-09-18T10:32:00Z">
            <w:rPr>
              <w:rFonts w:ascii="Times New Roman" w:hAnsi="Times New Roman"/>
              <w:noProof/>
              <w:sz w:val="24"/>
              <w:szCs w:val="24"/>
            </w:rPr>
          </w:rPrChange>
        </w:rPr>
        <w:t xml:space="preserve">OPRINS, Esther A. P. B.; BOSCH, Karel Van Den; VENROOIJ, W. Measuring adaptability demands of jobs and the adaptability of military and civilians. </w:t>
      </w:r>
      <w:r w:rsidRPr="00126EE5">
        <w:rPr>
          <w:rFonts w:ascii="Times New Roman" w:hAnsi="Times New Roman"/>
          <w:noProof/>
          <w:sz w:val="24"/>
          <w:szCs w:val="24"/>
        </w:rPr>
        <w:t xml:space="preserve">[s. l.], 2018. </w:t>
      </w:r>
    </w:p>
    <w:p w14:paraId="1F53BFF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35"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PASQUALI, Luiz. </w:t>
      </w:r>
      <w:r w:rsidRPr="00126EE5">
        <w:rPr>
          <w:rFonts w:ascii="Times New Roman" w:hAnsi="Times New Roman"/>
          <w:b/>
          <w:bCs/>
          <w:noProof/>
          <w:sz w:val="24"/>
          <w:szCs w:val="24"/>
        </w:rPr>
        <w:t>Psicometria: teoria e aplicações: a teoria clássica dos testes psicológicos</w:t>
      </w:r>
      <w:r w:rsidRPr="00126EE5">
        <w:rPr>
          <w:rFonts w:ascii="Times New Roman" w:hAnsi="Times New Roman"/>
          <w:noProof/>
          <w:sz w:val="24"/>
          <w:szCs w:val="24"/>
        </w:rPr>
        <w:t xml:space="preserve">. </w:t>
      </w:r>
      <w:r w:rsidRPr="001A251A">
        <w:rPr>
          <w:rFonts w:ascii="Times New Roman" w:hAnsi="Times New Roman"/>
          <w:noProof/>
          <w:sz w:val="24"/>
          <w:szCs w:val="24"/>
          <w:lang w:val="en-US"/>
          <w:rPrChange w:id="736" w:author="Microsoft Office User" w:date="2020-09-18T10:32:00Z">
            <w:rPr>
              <w:rFonts w:ascii="Times New Roman" w:hAnsi="Times New Roman"/>
              <w:noProof/>
              <w:sz w:val="24"/>
              <w:szCs w:val="24"/>
            </w:rPr>
          </w:rPrChange>
        </w:rPr>
        <w:t xml:space="preserve">[s.l.] : Ed. da UnB, 1997. </w:t>
      </w:r>
    </w:p>
    <w:p w14:paraId="6AF7236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3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38" w:author="Microsoft Office User" w:date="2020-09-18T10:32:00Z">
            <w:rPr>
              <w:rFonts w:ascii="Times New Roman" w:hAnsi="Times New Roman"/>
              <w:noProof/>
              <w:sz w:val="24"/>
              <w:szCs w:val="24"/>
            </w:rPr>
          </w:rPrChange>
        </w:rPr>
        <w:t xml:space="preserve">PAWLOWSKI, Suzanne D.; KAGANER, Evgeny A.; CATER III, John J. Mapping Perceptions of Burnout in the Information Technology Profession : A Study Using Social Representations Theory. </w:t>
      </w:r>
      <w:r w:rsidRPr="001A251A">
        <w:rPr>
          <w:rFonts w:ascii="Times New Roman" w:hAnsi="Times New Roman"/>
          <w:b/>
          <w:bCs/>
          <w:noProof/>
          <w:sz w:val="24"/>
          <w:szCs w:val="24"/>
          <w:lang w:val="en-US"/>
          <w:rPrChange w:id="739" w:author="Microsoft Office User" w:date="2020-09-18T10:32:00Z">
            <w:rPr>
              <w:rFonts w:ascii="Times New Roman" w:hAnsi="Times New Roman"/>
              <w:b/>
              <w:bCs/>
              <w:noProof/>
              <w:sz w:val="24"/>
              <w:szCs w:val="24"/>
            </w:rPr>
          </w:rPrChange>
        </w:rPr>
        <w:t>Icis</w:t>
      </w:r>
      <w:r w:rsidRPr="001A251A">
        <w:rPr>
          <w:rFonts w:ascii="Times New Roman" w:hAnsi="Times New Roman"/>
          <w:noProof/>
          <w:sz w:val="24"/>
          <w:szCs w:val="24"/>
          <w:lang w:val="en-US"/>
          <w:rPrChange w:id="740" w:author="Microsoft Office User" w:date="2020-09-18T10:32:00Z">
            <w:rPr>
              <w:rFonts w:ascii="Times New Roman" w:hAnsi="Times New Roman"/>
              <w:noProof/>
              <w:sz w:val="24"/>
              <w:szCs w:val="24"/>
            </w:rPr>
          </w:rPrChange>
        </w:rPr>
        <w:t xml:space="preserve">, [s. l.], 2004. </w:t>
      </w:r>
    </w:p>
    <w:p w14:paraId="26159EE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4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42" w:author="Microsoft Office User" w:date="2020-09-18T10:32:00Z">
            <w:rPr>
              <w:rFonts w:ascii="Times New Roman" w:hAnsi="Times New Roman"/>
              <w:noProof/>
              <w:sz w:val="24"/>
              <w:szCs w:val="24"/>
            </w:rPr>
          </w:rPrChange>
        </w:rPr>
        <w:t xml:space="preserve">PFAHL, D.; LEBSANFT, K. Using simulation to analyse the impact of software requirement volatility on project performance. </w:t>
      </w:r>
      <w:r w:rsidRPr="001A251A">
        <w:rPr>
          <w:rFonts w:ascii="Times New Roman" w:hAnsi="Times New Roman"/>
          <w:b/>
          <w:bCs/>
          <w:noProof/>
          <w:sz w:val="24"/>
          <w:szCs w:val="24"/>
          <w:lang w:val="en-US"/>
          <w:rPrChange w:id="743" w:author="Microsoft Office User" w:date="2020-09-18T10:32:00Z">
            <w:rPr>
              <w:rFonts w:ascii="Times New Roman" w:hAnsi="Times New Roman"/>
              <w:b/>
              <w:bCs/>
              <w:noProof/>
              <w:sz w:val="24"/>
              <w:szCs w:val="24"/>
            </w:rPr>
          </w:rPrChange>
        </w:rPr>
        <w:t>Information and Software Technology 42</w:t>
      </w:r>
      <w:r w:rsidRPr="001A251A">
        <w:rPr>
          <w:rFonts w:ascii="Times New Roman" w:hAnsi="Times New Roman"/>
          <w:noProof/>
          <w:sz w:val="24"/>
          <w:szCs w:val="24"/>
          <w:lang w:val="en-US"/>
          <w:rPrChange w:id="744" w:author="Microsoft Office User" w:date="2020-09-18T10:32:00Z">
            <w:rPr>
              <w:rFonts w:ascii="Times New Roman" w:hAnsi="Times New Roman"/>
              <w:noProof/>
              <w:sz w:val="24"/>
              <w:szCs w:val="24"/>
            </w:rPr>
          </w:rPrChange>
        </w:rPr>
        <w:t xml:space="preserve">, [s. l.], v. 42, p. 1001±1008, 2000. </w:t>
      </w:r>
    </w:p>
    <w:p w14:paraId="267EBDA5"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45" w:author="Microsoft Office User" w:date="2020-09-18T10:32:00Z">
            <w:rPr>
              <w:rFonts w:ascii="Times New Roman" w:hAnsi="Times New Roman"/>
              <w:noProof/>
              <w:sz w:val="24"/>
              <w:szCs w:val="24"/>
            </w:rPr>
          </w:rPrChange>
        </w:rPr>
        <w:t xml:space="preserve">PLOYHART, R. E. et al. ndividual Adaptability (I-ADAPT) Theory: Conceptualizing the Antecedents, Consequences, and Measurement of Individual Differences in Adaptability Robert. </w:t>
      </w:r>
      <w:r w:rsidRPr="001A251A">
        <w:rPr>
          <w:rFonts w:ascii="Times New Roman" w:hAnsi="Times New Roman"/>
          <w:b/>
          <w:bCs/>
          <w:noProof/>
          <w:sz w:val="24"/>
          <w:szCs w:val="24"/>
          <w:lang w:val="en-US"/>
          <w:rPrChange w:id="746" w:author="Microsoft Office User" w:date="2020-09-18T10:32:00Z">
            <w:rPr>
              <w:rFonts w:ascii="Times New Roman" w:hAnsi="Times New Roman"/>
              <w:b/>
              <w:bCs/>
              <w:noProof/>
              <w:sz w:val="24"/>
              <w:szCs w:val="24"/>
            </w:rPr>
          </w:rPrChange>
        </w:rPr>
        <w:t>Advances in Human Performance and Cognitive Engineering Research</w:t>
      </w:r>
      <w:r w:rsidRPr="001A251A">
        <w:rPr>
          <w:rFonts w:ascii="Times New Roman" w:hAnsi="Times New Roman"/>
          <w:noProof/>
          <w:sz w:val="24"/>
          <w:szCs w:val="24"/>
          <w:lang w:val="en-US"/>
          <w:rPrChange w:id="747" w:author="Microsoft Office User" w:date="2020-09-18T10:32:00Z">
            <w:rPr>
              <w:rFonts w:ascii="Times New Roman" w:hAnsi="Times New Roman"/>
              <w:noProof/>
              <w:sz w:val="24"/>
              <w:szCs w:val="24"/>
            </w:rPr>
          </w:rPrChange>
        </w:rPr>
        <w:t xml:space="preserve">, [s. l.], v. 6, p. 3–39, 2006. </w:t>
      </w:r>
      <w:r w:rsidRPr="00126EE5">
        <w:rPr>
          <w:rFonts w:ascii="Times New Roman" w:hAnsi="Times New Roman"/>
          <w:noProof/>
          <w:sz w:val="24"/>
          <w:szCs w:val="24"/>
        </w:rPr>
        <w:t>Disponível em: &lt;http://www.scopus.com/inward/record.url?eid=2-s2.0-33645845680&amp;partnerID=tZOtx3y1&gt;</w:t>
      </w:r>
    </w:p>
    <w:p w14:paraId="673E2AB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4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49" w:author="Microsoft Office User" w:date="2020-09-18T10:32:00Z">
            <w:rPr>
              <w:rFonts w:ascii="Times New Roman" w:hAnsi="Times New Roman"/>
              <w:noProof/>
              <w:sz w:val="24"/>
              <w:szCs w:val="24"/>
            </w:rPr>
          </w:rPrChange>
        </w:rPr>
        <w:lastRenderedPageBreak/>
        <w:t xml:space="preserve">PULAKOS, Elaine et al. Predicting Adaptive Performance: Further Tests of a Model of Adaptability. </w:t>
      </w:r>
      <w:r w:rsidRPr="001A251A">
        <w:rPr>
          <w:rFonts w:ascii="Times New Roman" w:hAnsi="Times New Roman"/>
          <w:b/>
          <w:bCs/>
          <w:noProof/>
          <w:sz w:val="24"/>
          <w:szCs w:val="24"/>
          <w:lang w:val="en-US"/>
          <w:rPrChange w:id="750" w:author="Microsoft Office User" w:date="2020-09-18T10:32:00Z">
            <w:rPr>
              <w:rFonts w:ascii="Times New Roman" w:hAnsi="Times New Roman"/>
              <w:b/>
              <w:bCs/>
              <w:noProof/>
              <w:sz w:val="24"/>
              <w:szCs w:val="24"/>
            </w:rPr>
          </w:rPrChange>
        </w:rPr>
        <w:t>Human Performance Publications</w:t>
      </w:r>
      <w:r w:rsidRPr="001A251A">
        <w:rPr>
          <w:rFonts w:ascii="Times New Roman" w:hAnsi="Times New Roman"/>
          <w:noProof/>
          <w:sz w:val="24"/>
          <w:szCs w:val="24"/>
          <w:lang w:val="en-US"/>
          <w:rPrChange w:id="751" w:author="Microsoft Office User" w:date="2020-09-18T10:32:00Z">
            <w:rPr>
              <w:rFonts w:ascii="Times New Roman" w:hAnsi="Times New Roman"/>
              <w:noProof/>
              <w:sz w:val="24"/>
              <w:szCs w:val="24"/>
            </w:rPr>
          </w:rPrChange>
        </w:rPr>
        <w:t xml:space="preserve">, [s. l.], v. 24, n. November 2014, p. 409–416, 2002. </w:t>
      </w:r>
    </w:p>
    <w:p w14:paraId="56F9D57F"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5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53" w:author="Microsoft Office User" w:date="2020-09-18T10:32:00Z">
            <w:rPr>
              <w:rFonts w:ascii="Times New Roman" w:hAnsi="Times New Roman"/>
              <w:noProof/>
              <w:sz w:val="24"/>
              <w:szCs w:val="24"/>
            </w:rPr>
          </w:rPrChange>
        </w:rPr>
        <w:t xml:space="preserve">PULAKOS, Elaine D. et al. Adaptability in the workplace: Development of a taxonomy of adaptive performance. </w:t>
      </w:r>
      <w:r w:rsidRPr="001A251A">
        <w:rPr>
          <w:rFonts w:ascii="Times New Roman" w:hAnsi="Times New Roman"/>
          <w:b/>
          <w:bCs/>
          <w:noProof/>
          <w:sz w:val="24"/>
          <w:szCs w:val="24"/>
          <w:lang w:val="en-US"/>
          <w:rPrChange w:id="754"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755" w:author="Microsoft Office User" w:date="2020-09-18T10:32:00Z">
            <w:rPr>
              <w:rFonts w:ascii="Times New Roman" w:hAnsi="Times New Roman"/>
              <w:noProof/>
              <w:sz w:val="24"/>
              <w:szCs w:val="24"/>
            </w:rPr>
          </w:rPrChange>
        </w:rPr>
        <w:t xml:space="preserve">, [s. l.], v. 85, n. 4, p. 612–624, 2000. </w:t>
      </w:r>
    </w:p>
    <w:p w14:paraId="49803E4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5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57" w:author="Microsoft Office User" w:date="2020-09-18T10:32:00Z">
            <w:rPr>
              <w:rFonts w:ascii="Times New Roman" w:hAnsi="Times New Roman"/>
              <w:noProof/>
              <w:sz w:val="24"/>
              <w:szCs w:val="24"/>
            </w:rPr>
          </w:rPrChange>
        </w:rPr>
        <w:t xml:space="preserve">PULAKOS, Elaine D. et al. Understanding Adaptability: A Prerequisite for Effective Performance Within Complex Environments. </w:t>
      </w:r>
      <w:r w:rsidRPr="001A251A">
        <w:rPr>
          <w:rFonts w:ascii="Times New Roman" w:hAnsi="Times New Roman"/>
          <w:b/>
          <w:bCs/>
          <w:noProof/>
          <w:sz w:val="24"/>
          <w:szCs w:val="24"/>
          <w:lang w:val="en-US"/>
          <w:rPrChange w:id="758" w:author="Microsoft Office User" w:date="2020-09-18T10:32:00Z">
            <w:rPr>
              <w:rFonts w:ascii="Times New Roman" w:hAnsi="Times New Roman"/>
              <w:b/>
              <w:bCs/>
              <w:noProof/>
              <w:sz w:val="24"/>
              <w:szCs w:val="24"/>
            </w:rPr>
          </w:rPrChange>
        </w:rPr>
        <w:t>Understanding Adaptability: A Prerequisite for Effective Performance within Complex Environments</w:t>
      </w:r>
      <w:r w:rsidRPr="001A251A">
        <w:rPr>
          <w:rFonts w:ascii="Times New Roman" w:hAnsi="Times New Roman"/>
          <w:noProof/>
          <w:sz w:val="24"/>
          <w:szCs w:val="24"/>
          <w:lang w:val="en-US"/>
          <w:rPrChange w:id="759" w:author="Microsoft Office User" w:date="2020-09-18T10:32:00Z">
            <w:rPr>
              <w:rFonts w:ascii="Times New Roman" w:hAnsi="Times New Roman"/>
              <w:noProof/>
              <w:sz w:val="24"/>
              <w:szCs w:val="24"/>
            </w:rPr>
          </w:rPrChange>
        </w:rPr>
        <w:t xml:space="preserve">, [s. l.], p. v–vi, 2006. </w:t>
      </w:r>
    </w:p>
    <w:p w14:paraId="57E12AA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60"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RIBEIRO, Danilo Monteiro. </w:t>
      </w:r>
      <w:r w:rsidRPr="00126EE5">
        <w:rPr>
          <w:rFonts w:ascii="Times New Roman" w:hAnsi="Times New Roman"/>
          <w:b/>
          <w:bCs/>
          <w:noProof/>
          <w:sz w:val="24"/>
          <w:szCs w:val="24"/>
        </w:rPr>
        <w:t>Um Mapeamento Sistemático sobre Equipes na Engenharia de Software Por Um Mapeamento Sistemático sobre Equipes na Engenharia de Software</w:t>
      </w:r>
      <w:r w:rsidRPr="00126EE5">
        <w:rPr>
          <w:rFonts w:ascii="Times New Roman" w:hAnsi="Times New Roman"/>
          <w:noProof/>
          <w:sz w:val="24"/>
          <w:szCs w:val="24"/>
        </w:rPr>
        <w:t xml:space="preserve">. </w:t>
      </w:r>
      <w:r w:rsidRPr="001A251A">
        <w:rPr>
          <w:rFonts w:ascii="Times New Roman" w:hAnsi="Times New Roman"/>
          <w:noProof/>
          <w:sz w:val="24"/>
          <w:szCs w:val="24"/>
          <w:lang w:val="en-US"/>
          <w:rPrChange w:id="761" w:author="Microsoft Office User" w:date="2020-09-18T10:32:00Z">
            <w:rPr>
              <w:rFonts w:ascii="Times New Roman" w:hAnsi="Times New Roman"/>
              <w:noProof/>
              <w:sz w:val="24"/>
              <w:szCs w:val="24"/>
            </w:rPr>
          </w:rPrChange>
        </w:rPr>
        <w:t>2015. UFPE, [s. l.], 2015.</w:t>
      </w:r>
    </w:p>
    <w:p w14:paraId="742DA60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6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63" w:author="Microsoft Office User" w:date="2020-09-18T10:32:00Z">
            <w:rPr>
              <w:rFonts w:ascii="Times New Roman" w:hAnsi="Times New Roman"/>
              <w:noProof/>
              <w:sz w:val="24"/>
              <w:szCs w:val="24"/>
            </w:rPr>
          </w:rPrChange>
        </w:rPr>
        <w:t xml:space="preserve">ROBBES, Romain; LUNGU, Mircea; RÖTHLISBERGER, David. How do developers react to API deprecation? The case of a smalltalk ecosystem. </w:t>
      </w:r>
      <w:r w:rsidRPr="001A251A">
        <w:rPr>
          <w:rFonts w:ascii="Times New Roman" w:hAnsi="Times New Roman"/>
          <w:b/>
          <w:bCs/>
          <w:noProof/>
          <w:sz w:val="24"/>
          <w:szCs w:val="24"/>
          <w:lang w:val="en-US"/>
          <w:rPrChange w:id="764" w:author="Microsoft Office User" w:date="2020-09-18T10:32:00Z">
            <w:rPr>
              <w:rFonts w:ascii="Times New Roman" w:hAnsi="Times New Roman"/>
              <w:b/>
              <w:bCs/>
              <w:noProof/>
              <w:sz w:val="24"/>
              <w:szCs w:val="24"/>
            </w:rPr>
          </w:rPrChange>
        </w:rPr>
        <w:t>Proceedings of the ACM SIGSOFT 20th International Symposium on the Foundations of Software Engineering, FSE 2012</w:t>
      </w:r>
      <w:r w:rsidRPr="001A251A">
        <w:rPr>
          <w:rFonts w:ascii="Times New Roman" w:hAnsi="Times New Roman"/>
          <w:noProof/>
          <w:sz w:val="24"/>
          <w:szCs w:val="24"/>
          <w:lang w:val="en-US"/>
          <w:rPrChange w:id="765" w:author="Microsoft Office User" w:date="2020-09-18T10:32:00Z">
            <w:rPr>
              <w:rFonts w:ascii="Times New Roman" w:hAnsi="Times New Roman"/>
              <w:noProof/>
              <w:sz w:val="24"/>
              <w:szCs w:val="24"/>
            </w:rPr>
          </w:rPrChange>
        </w:rPr>
        <w:t xml:space="preserve">, [s. l.], 2012. </w:t>
      </w:r>
    </w:p>
    <w:p w14:paraId="16481DB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6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67" w:author="Microsoft Office User" w:date="2020-09-18T10:32:00Z">
            <w:rPr>
              <w:rFonts w:ascii="Times New Roman" w:hAnsi="Times New Roman"/>
              <w:noProof/>
              <w:sz w:val="24"/>
              <w:szCs w:val="24"/>
            </w:rPr>
          </w:rPrChange>
        </w:rPr>
        <w:t xml:space="preserve">ROBILLARD, Pierre N. et al. Team Assistance in a Software Engineering Team : A Field Study. [s. l.], v. 7, n. 3, p. 581–589, 2014. </w:t>
      </w:r>
    </w:p>
    <w:p w14:paraId="67A892A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6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69" w:author="Microsoft Office User" w:date="2020-09-18T10:32:00Z">
            <w:rPr>
              <w:rFonts w:ascii="Times New Roman" w:hAnsi="Times New Roman"/>
              <w:noProof/>
              <w:sz w:val="24"/>
              <w:szCs w:val="24"/>
            </w:rPr>
          </w:rPrChange>
        </w:rPr>
        <w:t xml:space="preserve">ROBILLARD, Pierre N.; CHERRY, Sébastien. Types of Knowledge Exchange During Team Interactions: A Software Engineering Study. [s. l.], n. c, p. 131–136, 2014. </w:t>
      </w:r>
    </w:p>
    <w:p w14:paraId="490DF73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7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71" w:author="Microsoft Office User" w:date="2020-09-18T10:32:00Z">
            <w:rPr>
              <w:rFonts w:ascii="Times New Roman" w:hAnsi="Times New Roman"/>
              <w:noProof/>
              <w:sz w:val="24"/>
              <w:szCs w:val="24"/>
            </w:rPr>
          </w:rPrChange>
        </w:rPr>
        <w:t xml:space="preserve">ROSSEEL, Y. </w:t>
      </w:r>
      <w:r w:rsidRPr="001A251A">
        <w:rPr>
          <w:rFonts w:ascii="Times New Roman" w:hAnsi="Times New Roman"/>
          <w:b/>
          <w:bCs/>
          <w:noProof/>
          <w:sz w:val="24"/>
          <w:szCs w:val="24"/>
          <w:lang w:val="en-US"/>
          <w:rPrChange w:id="772" w:author="Microsoft Office User" w:date="2020-09-18T10:32:00Z">
            <w:rPr>
              <w:rFonts w:ascii="Times New Roman" w:hAnsi="Times New Roman"/>
              <w:b/>
              <w:bCs/>
              <w:noProof/>
              <w:sz w:val="24"/>
              <w:szCs w:val="24"/>
            </w:rPr>
          </w:rPrChange>
        </w:rPr>
        <w:t>The lavaan tutorial. Department of data analysis</w:t>
      </w:r>
      <w:r w:rsidRPr="001A251A">
        <w:rPr>
          <w:rFonts w:ascii="Times New Roman" w:hAnsi="Times New Roman"/>
          <w:noProof/>
          <w:sz w:val="24"/>
          <w:szCs w:val="24"/>
          <w:lang w:val="en-US"/>
          <w:rPrChange w:id="773" w:author="Microsoft Office User" w:date="2020-09-18T10:32:00Z">
            <w:rPr>
              <w:rFonts w:ascii="Times New Roman" w:hAnsi="Times New Roman"/>
              <w:noProof/>
              <w:sz w:val="24"/>
              <w:szCs w:val="24"/>
            </w:rPr>
          </w:rPrChange>
        </w:rPr>
        <w:t xml:space="preserve">Ghent, Belgium: Ghent University, , 2015. </w:t>
      </w:r>
    </w:p>
    <w:p w14:paraId="37D1D2D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7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75" w:author="Microsoft Office User" w:date="2020-09-18T10:32:00Z">
            <w:rPr>
              <w:rFonts w:ascii="Times New Roman" w:hAnsi="Times New Roman"/>
              <w:noProof/>
              <w:sz w:val="24"/>
              <w:szCs w:val="24"/>
            </w:rPr>
          </w:rPrChange>
        </w:rPr>
        <w:t xml:space="preserve">ROTHMANN, Sebastiaan. Job satisfaction, occupational stress, burnout and work engagement as components of work-related wellbeing. </w:t>
      </w:r>
      <w:r w:rsidRPr="001A251A">
        <w:rPr>
          <w:rFonts w:ascii="Times New Roman" w:hAnsi="Times New Roman"/>
          <w:b/>
          <w:bCs/>
          <w:noProof/>
          <w:sz w:val="24"/>
          <w:szCs w:val="24"/>
          <w:lang w:val="en-US"/>
          <w:rPrChange w:id="776" w:author="Microsoft Office User" w:date="2020-09-18T10:32:00Z">
            <w:rPr>
              <w:rFonts w:ascii="Times New Roman" w:hAnsi="Times New Roman"/>
              <w:b/>
              <w:bCs/>
              <w:noProof/>
              <w:sz w:val="24"/>
              <w:szCs w:val="24"/>
            </w:rPr>
          </w:rPrChange>
        </w:rPr>
        <w:t>SA Journal of Industrial Psychology</w:t>
      </w:r>
      <w:r w:rsidRPr="001A251A">
        <w:rPr>
          <w:rFonts w:ascii="Times New Roman" w:hAnsi="Times New Roman"/>
          <w:noProof/>
          <w:sz w:val="24"/>
          <w:szCs w:val="24"/>
          <w:lang w:val="en-US"/>
          <w:rPrChange w:id="777" w:author="Microsoft Office User" w:date="2020-09-18T10:32:00Z">
            <w:rPr>
              <w:rFonts w:ascii="Times New Roman" w:hAnsi="Times New Roman"/>
              <w:noProof/>
              <w:sz w:val="24"/>
              <w:szCs w:val="24"/>
            </w:rPr>
          </w:rPrChange>
        </w:rPr>
        <w:t xml:space="preserve">, [s. l.], v. 34, n. 3, p. 11–16, 2008. </w:t>
      </w:r>
    </w:p>
    <w:p w14:paraId="079193F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7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79" w:author="Microsoft Office User" w:date="2020-09-18T10:32:00Z">
            <w:rPr>
              <w:rFonts w:ascii="Times New Roman" w:hAnsi="Times New Roman"/>
              <w:noProof/>
              <w:sz w:val="24"/>
              <w:szCs w:val="24"/>
            </w:rPr>
          </w:rPrChange>
        </w:rPr>
        <w:t xml:space="preserve">SACH, Rien; SHARP, Helen; PETRE, Marian. Continued involvement in software development. [s. l.], p. 1, 2010. </w:t>
      </w:r>
    </w:p>
    <w:p w14:paraId="76E61DC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8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81" w:author="Microsoft Office User" w:date="2020-09-18T10:32:00Z">
            <w:rPr>
              <w:rFonts w:ascii="Times New Roman" w:hAnsi="Times New Roman"/>
              <w:noProof/>
              <w:sz w:val="24"/>
              <w:szCs w:val="24"/>
            </w:rPr>
          </w:rPrChange>
        </w:rPr>
        <w:t xml:space="preserve">SALKIND, Neil J. </w:t>
      </w:r>
      <w:r w:rsidRPr="001A251A">
        <w:rPr>
          <w:rFonts w:ascii="Times New Roman" w:hAnsi="Times New Roman"/>
          <w:b/>
          <w:bCs/>
          <w:noProof/>
          <w:sz w:val="24"/>
          <w:szCs w:val="24"/>
          <w:lang w:val="en-US"/>
          <w:rPrChange w:id="782" w:author="Microsoft Office User" w:date="2020-09-18T10:32:00Z">
            <w:rPr>
              <w:rFonts w:ascii="Times New Roman" w:hAnsi="Times New Roman"/>
              <w:b/>
              <w:bCs/>
              <w:noProof/>
              <w:sz w:val="24"/>
              <w:szCs w:val="24"/>
            </w:rPr>
          </w:rPrChange>
        </w:rPr>
        <w:t>Encyclopedia of research design</w:t>
      </w:r>
      <w:r w:rsidRPr="001A251A">
        <w:rPr>
          <w:rFonts w:ascii="Times New Roman" w:hAnsi="Times New Roman"/>
          <w:noProof/>
          <w:sz w:val="24"/>
          <w:szCs w:val="24"/>
          <w:lang w:val="en-US"/>
          <w:rPrChange w:id="783" w:author="Microsoft Office User" w:date="2020-09-18T10:32:00Z">
            <w:rPr>
              <w:rFonts w:ascii="Times New Roman" w:hAnsi="Times New Roman"/>
              <w:noProof/>
              <w:sz w:val="24"/>
              <w:szCs w:val="24"/>
            </w:rPr>
          </w:rPrChange>
        </w:rPr>
        <w:t>. [s.l.] : Sage, 2010. v. 2</w:t>
      </w:r>
    </w:p>
    <w:p w14:paraId="751069B3"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84" w:author="Microsoft Office User" w:date="2020-09-18T10:32:00Z">
            <w:rPr>
              <w:rFonts w:ascii="Times New Roman" w:hAnsi="Times New Roman"/>
              <w:noProof/>
              <w:sz w:val="24"/>
              <w:szCs w:val="24"/>
            </w:rPr>
          </w:rPrChange>
        </w:rPr>
        <w:t xml:space="preserve">SALVAGIONI, Denise Albieri Jodas et al. Physical, psychological and occupational consequences of job burnout: A systematic review of prospective studies. </w:t>
      </w:r>
      <w:r w:rsidRPr="00126EE5">
        <w:rPr>
          <w:rFonts w:ascii="Times New Roman" w:hAnsi="Times New Roman"/>
          <w:b/>
          <w:bCs/>
          <w:noProof/>
          <w:sz w:val="24"/>
          <w:szCs w:val="24"/>
        </w:rPr>
        <w:t>PLoS ONE</w:t>
      </w:r>
      <w:r w:rsidRPr="00126EE5">
        <w:rPr>
          <w:rFonts w:ascii="Times New Roman" w:hAnsi="Times New Roman"/>
          <w:noProof/>
          <w:sz w:val="24"/>
          <w:szCs w:val="24"/>
        </w:rPr>
        <w:t xml:space="preserve">, [s. l.], v. 12, n. 10, p. 1–29, 2017. </w:t>
      </w:r>
    </w:p>
    <w:p w14:paraId="11B3EA25"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85"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SANTANA, Ivani. </w:t>
      </w:r>
      <w:r w:rsidRPr="00126EE5">
        <w:rPr>
          <w:rFonts w:ascii="Times New Roman" w:hAnsi="Times New Roman"/>
          <w:b/>
          <w:bCs/>
          <w:noProof/>
          <w:sz w:val="24"/>
          <w:szCs w:val="24"/>
        </w:rPr>
        <w:t>Corpo aberto: Cunningham, dança e novas tecnologias</w:t>
      </w:r>
      <w:r w:rsidRPr="00126EE5">
        <w:rPr>
          <w:rFonts w:ascii="Times New Roman" w:hAnsi="Times New Roman"/>
          <w:noProof/>
          <w:sz w:val="24"/>
          <w:szCs w:val="24"/>
        </w:rPr>
        <w:t xml:space="preserve">. </w:t>
      </w:r>
      <w:r w:rsidRPr="001A251A">
        <w:rPr>
          <w:rFonts w:ascii="Times New Roman" w:hAnsi="Times New Roman"/>
          <w:noProof/>
          <w:sz w:val="24"/>
          <w:szCs w:val="24"/>
          <w:lang w:val="en-US"/>
          <w:rPrChange w:id="786" w:author="Microsoft Office User" w:date="2020-09-18T10:32:00Z">
            <w:rPr>
              <w:rFonts w:ascii="Times New Roman" w:hAnsi="Times New Roman"/>
              <w:noProof/>
              <w:sz w:val="24"/>
              <w:szCs w:val="24"/>
            </w:rPr>
          </w:rPrChange>
        </w:rPr>
        <w:t xml:space="preserve">1. ed. São Paulo. </w:t>
      </w:r>
    </w:p>
    <w:p w14:paraId="3E2A597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8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88" w:author="Microsoft Office User" w:date="2020-09-18T10:32:00Z">
            <w:rPr>
              <w:rFonts w:ascii="Times New Roman" w:hAnsi="Times New Roman"/>
              <w:noProof/>
              <w:sz w:val="24"/>
              <w:szCs w:val="24"/>
            </w:rPr>
          </w:rPrChange>
        </w:rPr>
        <w:t xml:space="preserve">SANTOS, Ronnie E. S. et al. Benefits and limitations of project-to-project job rotation in software organizations: A synthesis of evidence. </w:t>
      </w:r>
      <w:r w:rsidRPr="001A251A">
        <w:rPr>
          <w:rFonts w:ascii="Times New Roman" w:hAnsi="Times New Roman"/>
          <w:b/>
          <w:bCs/>
          <w:noProof/>
          <w:sz w:val="24"/>
          <w:szCs w:val="24"/>
          <w:lang w:val="en-US"/>
          <w:rPrChange w:id="789" w:author="Microsoft Office User" w:date="2020-09-18T10:32:00Z">
            <w:rPr>
              <w:rFonts w:ascii="Times New Roman" w:hAnsi="Times New Roman"/>
              <w:b/>
              <w:bCs/>
              <w:noProof/>
              <w:sz w:val="24"/>
              <w:szCs w:val="24"/>
            </w:rPr>
          </w:rPrChange>
        </w:rPr>
        <w:t>Information and Software Technology</w:t>
      </w:r>
      <w:r w:rsidRPr="001A251A">
        <w:rPr>
          <w:rFonts w:ascii="Times New Roman" w:hAnsi="Times New Roman"/>
          <w:noProof/>
          <w:sz w:val="24"/>
          <w:szCs w:val="24"/>
          <w:lang w:val="en-US"/>
          <w:rPrChange w:id="790" w:author="Microsoft Office User" w:date="2020-09-18T10:32:00Z">
            <w:rPr>
              <w:rFonts w:ascii="Times New Roman" w:hAnsi="Times New Roman"/>
              <w:noProof/>
              <w:sz w:val="24"/>
              <w:szCs w:val="24"/>
            </w:rPr>
          </w:rPrChange>
        </w:rPr>
        <w:t xml:space="preserve">, [s. l.], v. 89, p. 78–96, 2017. </w:t>
      </w:r>
    </w:p>
    <w:p w14:paraId="79B81E9F"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9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92" w:author="Microsoft Office User" w:date="2020-09-18T10:32:00Z">
            <w:rPr>
              <w:rFonts w:ascii="Times New Roman" w:hAnsi="Times New Roman"/>
              <w:noProof/>
              <w:sz w:val="24"/>
              <w:szCs w:val="24"/>
            </w:rPr>
          </w:rPrChange>
        </w:rPr>
        <w:t xml:space="preserve">SANTOS, Ronnie E. S.; SILVA, Fabio Q. B.; MAGALHÃES, Cleyton V. C. De. Building a Theory of Job Rotation in Software Engineering from an Instrumental Case Study. [s. l.], p. 971–981, 2016. </w:t>
      </w:r>
    </w:p>
    <w:p w14:paraId="277BB08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9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94" w:author="Microsoft Office User" w:date="2020-09-18T10:32:00Z">
            <w:rPr>
              <w:rFonts w:ascii="Times New Roman" w:hAnsi="Times New Roman"/>
              <w:noProof/>
              <w:sz w:val="24"/>
              <w:szCs w:val="24"/>
            </w:rPr>
          </w:rPrChange>
        </w:rPr>
        <w:t xml:space="preserve">SANTOS, Ronnie Edson de Souza. The Influence of Job Rotation on Motivation and Satisfaction of Software Engineers. [s. l.], 2015. </w:t>
      </w:r>
    </w:p>
    <w:p w14:paraId="4F2FDAC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9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96" w:author="Microsoft Office User" w:date="2020-09-18T10:32:00Z">
            <w:rPr>
              <w:rFonts w:ascii="Times New Roman" w:hAnsi="Times New Roman"/>
              <w:noProof/>
              <w:sz w:val="24"/>
              <w:szCs w:val="24"/>
            </w:rPr>
          </w:rPrChange>
        </w:rPr>
        <w:t xml:space="preserve">SCHAUFELI, W. B., &amp; LEITER, M. P. . , 1, 19-26. Maslach burnout inventory-general survey. The Maslach burnout inventory-test manual. [s. l.], n. January, 1996. </w:t>
      </w:r>
    </w:p>
    <w:p w14:paraId="79E8AC74"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SCHWARTZ, Juliana et al. Mulheres na informática : [s. l.], n. 27, p. 255–278, 2006. </w:t>
      </w:r>
    </w:p>
    <w:p w14:paraId="6E2CC5C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9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98" w:author="Microsoft Office User" w:date="2020-09-18T10:32:00Z">
            <w:rPr>
              <w:rFonts w:ascii="Times New Roman" w:hAnsi="Times New Roman"/>
              <w:noProof/>
              <w:sz w:val="24"/>
              <w:szCs w:val="24"/>
            </w:rPr>
          </w:rPrChange>
        </w:rPr>
        <w:lastRenderedPageBreak/>
        <w:t xml:space="preserve">SFETSOS, Panagiotis; ANGELIS, Lefteris; STAMELOS, Ioannis. Investigating the extreme programming system - An empirical study. </w:t>
      </w:r>
      <w:r w:rsidRPr="001A251A">
        <w:rPr>
          <w:rFonts w:ascii="Times New Roman" w:hAnsi="Times New Roman"/>
          <w:b/>
          <w:bCs/>
          <w:noProof/>
          <w:sz w:val="24"/>
          <w:szCs w:val="24"/>
          <w:lang w:val="en-US"/>
          <w:rPrChange w:id="799" w:author="Microsoft Office User" w:date="2020-09-18T10:32:00Z">
            <w:rPr>
              <w:rFonts w:ascii="Times New Roman" w:hAnsi="Times New Roman"/>
              <w:b/>
              <w:bCs/>
              <w:noProof/>
              <w:sz w:val="24"/>
              <w:szCs w:val="24"/>
            </w:rPr>
          </w:rPrChange>
        </w:rPr>
        <w:t>Empirical Software Engineering</w:t>
      </w:r>
      <w:r w:rsidRPr="001A251A">
        <w:rPr>
          <w:rFonts w:ascii="Times New Roman" w:hAnsi="Times New Roman"/>
          <w:noProof/>
          <w:sz w:val="24"/>
          <w:szCs w:val="24"/>
          <w:lang w:val="en-US"/>
          <w:rPrChange w:id="800" w:author="Microsoft Office User" w:date="2020-09-18T10:32:00Z">
            <w:rPr>
              <w:rFonts w:ascii="Times New Roman" w:hAnsi="Times New Roman"/>
              <w:noProof/>
              <w:sz w:val="24"/>
              <w:szCs w:val="24"/>
            </w:rPr>
          </w:rPrChange>
        </w:rPr>
        <w:t xml:space="preserve">, [s. l.], v. 11, n. 2, p. 269–301, 2006. </w:t>
      </w:r>
    </w:p>
    <w:p w14:paraId="46ABD222"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801" w:author="Microsoft Office User" w:date="2020-09-18T10:32:00Z">
            <w:rPr>
              <w:rFonts w:ascii="Times New Roman" w:hAnsi="Times New Roman"/>
              <w:noProof/>
              <w:sz w:val="24"/>
              <w:szCs w:val="24"/>
            </w:rPr>
          </w:rPrChange>
        </w:rPr>
        <w:t xml:space="preserve">SHROPSHIRE, Jordan; KADLEC, Christopher. I’m leaving the IT field: The Impact of Stress, Job Insecurity and Burnout on IT professionals. </w:t>
      </w:r>
      <w:r w:rsidRPr="001A251A">
        <w:rPr>
          <w:rFonts w:ascii="Times New Roman" w:hAnsi="Times New Roman"/>
          <w:b/>
          <w:bCs/>
          <w:noProof/>
          <w:sz w:val="24"/>
          <w:szCs w:val="24"/>
          <w:lang w:val="en-US"/>
          <w:rPrChange w:id="802" w:author="Microsoft Office User" w:date="2020-09-18T10:32:00Z">
            <w:rPr>
              <w:rFonts w:ascii="Times New Roman" w:hAnsi="Times New Roman"/>
              <w:b/>
              <w:bCs/>
              <w:noProof/>
              <w:sz w:val="24"/>
              <w:szCs w:val="24"/>
            </w:rPr>
          </w:rPrChange>
        </w:rPr>
        <w:t>International Journal of Information and Communication Technology Research</w:t>
      </w:r>
      <w:r w:rsidRPr="001A251A">
        <w:rPr>
          <w:rFonts w:ascii="Times New Roman" w:hAnsi="Times New Roman"/>
          <w:noProof/>
          <w:sz w:val="24"/>
          <w:szCs w:val="24"/>
          <w:lang w:val="en-US"/>
          <w:rPrChange w:id="803" w:author="Microsoft Office User" w:date="2020-09-18T10:32:00Z">
            <w:rPr>
              <w:rFonts w:ascii="Times New Roman" w:hAnsi="Times New Roman"/>
              <w:noProof/>
              <w:sz w:val="24"/>
              <w:szCs w:val="24"/>
            </w:rPr>
          </w:rPrChange>
        </w:rPr>
        <w:t xml:space="preserve">, [s. l.], v. 2, n. 1, p. 6–16, 2012. </w:t>
      </w:r>
      <w:r w:rsidRPr="00126EE5">
        <w:rPr>
          <w:rFonts w:ascii="Times New Roman" w:hAnsi="Times New Roman"/>
          <w:noProof/>
          <w:sz w:val="24"/>
          <w:szCs w:val="24"/>
        </w:rPr>
        <w:t>Disponível em: &lt;http://esjournals.org/journaloftechnology/archive/vol2no1/vol2no1_2.pdf&gt;</w:t>
      </w:r>
    </w:p>
    <w:p w14:paraId="48A94BC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804" w:author="Microsoft Office User" w:date="2020-09-18T10:32:00Z">
            <w:rPr>
              <w:rFonts w:ascii="Times New Roman" w:hAnsi="Times New Roman"/>
              <w:noProof/>
              <w:sz w:val="24"/>
              <w:szCs w:val="24"/>
            </w:rPr>
          </w:rPrChange>
        </w:rPr>
        <w:t xml:space="preserve">SHULL, Forrest; SINGER, Janice; SJØBERG, Dag I. K. </w:t>
      </w:r>
      <w:r w:rsidRPr="001A251A">
        <w:rPr>
          <w:rFonts w:ascii="Times New Roman" w:hAnsi="Times New Roman"/>
          <w:b/>
          <w:bCs/>
          <w:noProof/>
          <w:sz w:val="24"/>
          <w:szCs w:val="24"/>
          <w:lang w:val="en-US"/>
          <w:rPrChange w:id="805" w:author="Microsoft Office User" w:date="2020-09-18T10:32:00Z">
            <w:rPr>
              <w:rFonts w:ascii="Times New Roman" w:hAnsi="Times New Roman"/>
              <w:b/>
              <w:bCs/>
              <w:noProof/>
              <w:sz w:val="24"/>
              <w:szCs w:val="24"/>
            </w:rPr>
          </w:rPrChange>
        </w:rPr>
        <w:t>Guide to Advanced Empirical Software Engineering</w:t>
      </w:r>
      <w:r w:rsidRPr="001A251A">
        <w:rPr>
          <w:rFonts w:ascii="Times New Roman" w:hAnsi="Times New Roman"/>
          <w:noProof/>
          <w:sz w:val="24"/>
          <w:szCs w:val="24"/>
          <w:lang w:val="en-US"/>
          <w:rPrChange w:id="806" w:author="Microsoft Office User" w:date="2020-09-18T10:32:00Z">
            <w:rPr>
              <w:rFonts w:ascii="Times New Roman" w:hAnsi="Times New Roman"/>
              <w:noProof/>
              <w:sz w:val="24"/>
              <w:szCs w:val="24"/>
            </w:rPr>
          </w:rPrChange>
        </w:rPr>
        <w:t xml:space="preserve">. </w:t>
      </w:r>
      <w:r w:rsidRPr="00126EE5">
        <w:rPr>
          <w:rFonts w:ascii="Times New Roman" w:hAnsi="Times New Roman"/>
          <w:noProof/>
          <w:sz w:val="24"/>
          <w:szCs w:val="24"/>
        </w:rPr>
        <w:t>London: Springer London, 2008. Disponível em: &lt;http://link.springer.com/10.1007/978-1-84800-044-5&gt;</w:t>
      </w:r>
    </w:p>
    <w:p w14:paraId="21CCDA93"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SINGH, Pankaj; SUAR, Damodar. </w:t>
      </w:r>
      <w:r w:rsidRPr="001A251A">
        <w:rPr>
          <w:rFonts w:ascii="Times New Roman" w:hAnsi="Times New Roman"/>
          <w:noProof/>
          <w:sz w:val="24"/>
          <w:szCs w:val="24"/>
          <w:lang w:val="en-US"/>
          <w:rPrChange w:id="807" w:author="Microsoft Office User" w:date="2020-09-18T10:32:00Z">
            <w:rPr>
              <w:rFonts w:ascii="Times New Roman" w:hAnsi="Times New Roman"/>
              <w:noProof/>
              <w:sz w:val="24"/>
              <w:szCs w:val="24"/>
            </w:rPr>
          </w:rPrChange>
        </w:rPr>
        <w:t xml:space="preserve">Health Consequences and Buffers of Job Burnout among Indian Software Developers. </w:t>
      </w:r>
      <w:r w:rsidRPr="00126EE5">
        <w:rPr>
          <w:rFonts w:ascii="Times New Roman" w:hAnsi="Times New Roman"/>
          <w:b/>
          <w:bCs/>
          <w:noProof/>
          <w:sz w:val="24"/>
          <w:szCs w:val="24"/>
        </w:rPr>
        <w:t>Psychological Studies</w:t>
      </w:r>
      <w:r w:rsidRPr="00126EE5">
        <w:rPr>
          <w:rFonts w:ascii="Times New Roman" w:hAnsi="Times New Roman"/>
          <w:noProof/>
          <w:sz w:val="24"/>
          <w:szCs w:val="24"/>
        </w:rPr>
        <w:t xml:space="preserve">, [s. l.], v. 58, n. 1, p. 20–32, 2013. </w:t>
      </w:r>
    </w:p>
    <w:p w14:paraId="4AEA059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08"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SIQUEIRA, Mirlene Maria Matias. </w:t>
      </w:r>
      <w:r w:rsidRPr="00126EE5">
        <w:rPr>
          <w:rFonts w:ascii="Times New Roman" w:hAnsi="Times New Roman"/>
          <w:b/>
          <w:bCs/>
          <w:noProof/>
          <w:sz w:val="24"/>
          <w:szCs w:val="24"/>
        </w:rPr>
        <w:t>Medidas do comportamento organizacional: ferramentas de diagnóstico e de gestão</w:t>
      </w:r>
      <w:r w:rsidRPr="00126EE5">
        <w:rPr>
          <w:rFonts w:ascii="Times New Roman" w:hAnsi="Times New Roman"/>
          <w:noProof/>
          <w:sz w:val="24"/>
          <w:szCs w:val="24"/>
        </w:rPr>
        <w:t xml:space="preserve">. </w:t>
      </w:r>
      <w:r w:rsidRPr="001A251A">
        <w:rPr>
          <w:rFonts w:ascii="Times New Roman" w:hAnsi="Times New Roman"/>
          <w:noProof/>
          <w:sz w:val="24"/>
          <w:szCs w:val="24"/>
          <w:lang w:val="en-US"/>
          <w:rPrChange w:id="809" w:author="Microsoft Office User" w:date="2020-09-18T10:32:00Z">
            <w:rPr>
              <w:rFonts w:ascii="Times New Roman" w:hAnsi="Times New Roman"/>
              <w:noProof/>
              <w:sz w:val="24"/>
              <w:szCs w:val="24"/>
            </w:rPr>
          </w:rPrChange>
        </w:rPr>
        <w:t xml:space="preserve">[s.l.] : Artmed Editora, 2009. </w:t>
      </w:r>
    </w:p>
    <w:p w14:paraId="0EE5DAB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1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11" w:author="Microsoft Office User" w:date="2020-09-18T10:32:00Z">
            <w:rPr>
              <w:rFonts w:ascii="Times New Roman" w:hAnsi="Times New Roman"/>
              <w:noProof/>
              <w:sz w:val="24"/>
              <w:szCs w:val="24"/>
            </w:rPr>
          </w:rPrChange>
        </w:rPr>
        <w:t xml:space="preserve">SKAALVIK, Einar M.; SKAALVIK, Sidsel. Does school context matter? Relations with teacher burnout and job satisfaction. </w:t>
      </w:r>
      <w:r w:rsidRPr="001A251A">
        <w:rPr>
          <w:rFonts w:ascii="Times New Roman" w:hAnsi="Times New Roman"/>
          <w:b/>
          <w:bCs/>
          <w:noProof/>
          <w:sz w:val="24"/>
          <w:szCs w:val="24"/>
          <w:lang w:val="en-US"/>
          <w:rPrChange w:id="812" w:author="Microsoft Office User" w:date="2020-09-18T10:32:00Z">
            <w:rPr>
              <w:rFonts w:ascii="Times New Roman" w:hAnsi="Times New Roman"/>
              <w:b/>
              <w:bCs/>
              <w:noProof/>
              <w:sz w:val="24"/>
              <w:szCs w:val="24"/>
            </w:rPr>
          </w:rPrChange>
        </w:rPr>
        <w:t>Teaching and Teacher Education</w:t>
      </w:r>
      <w:r w:rsidRPr="001A251A">
        <w:rPr>
          <w:rFonts w:ascii="Times New Roman" w:hAnsi="Times New Roman"/>
          <w:noProof/>
          <w:sz w:val="24"/>
          <w:szCs w:val="24"/>
          <w:lang w:val="en-US"/>
          <w:rPrChange w:id="813" w:author="Microsoft Office User" w:date="2020-09-18T10:32:00Z">
            <w:rPr>
              <w:rFonts w:ascii="Times New Roman" w:hAnsi="Times New Roman"/>
              <w:noProof/>
              <w:sz w:val="24"/>
              <w:szCs w:val="24"/>
            </w:rPr>
          </w:rPrChange>
        </w:rPr>
        <w:t xml:space="preserve">, [s. l.], v. 25, n. 3, p. 518–524, 2009. </w:t>
      </w:r>
    </w:p>
    <w:p w14:paraId="2305267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14"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SLOTEGRAAF, Rebecca J.; ATUAHENE-GIMA, Kwaku. </w:t>
      </w:r>
      <w:r w:rsidRPr="001A251A">
        <w:rPr>
          <w:rFonts w:ascii="Times New Roman" w:hAnsi="Times New Roman"/>
          <w:noProof/>
          <w:sz w:val="24"/>
          <w:szCs w:val="24"/>
          <w:lang w:val="en-US"/>
          <w:rPrChange w:id="815" w:author="Microsoft Office User" w:date="2020-09-18T10:32:00Z">
            <w:rPr>
              <w:rFonts w:ascii="Times New Roman" w:hAnsi="Times New Roman"/>
              <w:noProof/>
              <w:sz w:val="24"/>
              <w:szCs w:val="24"/>
            </w:rPr>
          </w:rPrChange>
        </w:rPr>
        <w:t xml:space="preserve">Product Development Team Stability and New Product Advantage: The Role of Decision-Making Processes. </w:t>
      </w:r>
      <w:r w:rsidRPr="001A251A">
        <w:rPr>
          <w:rFonts w:ascii="Times New Roman" w:hAnsi="Times New Roman"/>
          <w:b/>
          <w:bCs/>
          <w:noProof/>
          <w:sz w:val="24"/>
          <w:szCs w:val="24"/>
          <w:lang w:val="en-US"/>
          <w:rPrChange w:id="816" w:author="Microsoft Office User" w:date="2020-09-18T10:32:00Z">
            <w:rPr>
              <w:rFonts w:ascii="Times New Roman" w:hAnsi="Times New Roman"/>
              <w:b/>
              <w:bCs/>
              <w:noProof/>
              <w:sz w:val="24"/>
              <w:szCs w:val="24"/>
            </w:rPr>
          </w:rPrChange>
        </w:rPr>
        <w:t>Journal of Marketing</w:t>
      </w:r>
      <w:r w:rsidRPr="001A251A">
        <w:rPr>
          <w:rFonts w:ascii="Times New Roman" w:hAnsi="Times New Roman"/>
          <w:noProof/>
          <w:sz w:val="24"/>
          <w:szCs w:val="24"/>
          <w:lang w:val="en-US"/>
          <w:rPrChange w:id="817" w:author="Microsoft Office User" w:date="2020-09-18T10:32:00Z">
            <w:rPr>
              <w:rFonts w:ascii="Times New Roman" w:hAnsi="Times New Roman"/>
              <w:noProof/>
              <w:sz w:val="24"/>
              <w:szCs w:val="24"/>
            </w:rPr>
          </w:rPrChange>
        </w:rPr>
        <w:t xml:space="preserve">, [s. l.], v. 75, n. 1, p. 96–108, 2011. </w:t>
      </w:r>
    </w:p>
    <w:p w14:paraId="17A106E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1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19" w:author="Microsoft Office User" w:date="2020-09-18T10:32:00Z">
            <w:rPr>
              <w:rFonts w:ascii="Times New Roman" w:hAnsi="Times New Roman"/>
              <w:noProof/>
              <w:sz w:val="24"/>
              <w:szCs w:val="24"/>
            </w:rPr>
          </w:rPrChange>
        </w:rPr>
        <w:t xml:space="preserve">SMEREK, Ryan E.; PETERSON, Marvin. Examining Herzberg’s theory: Improving job satisfaction among non-academic employees at a university. </w:t>
      </w:r>
      <w:r w:rsidRPr="001A251A">
        <w:rPr>
          <w:rFonts w:ascii="Times New Roman" w:hAnsi="Times New Roman"/>
          <w:b/>
          <w:bCs/>
          <w:noProof/>
          <w:sz w:val="24"/>
          <w:szCs w:val="24"/>
          <w:lang w:val="en-US"/>
          <w:rPrChange w:id="820" w:author="Microsoft Office User" w:date="2020-09-18T10:32:00Z">
            <w:rPr>
              <w:rFonts w:ascii="Times New Roman" w:hAnsi="Times New Roman"/>
              <w:b/>
              <w:bCs/>
              <w:noProof/>
              <w:sz w:val="24"/>
              <w:szCs w:val="24"/>
            </w:rPr>
          </w:rPrChange>
        </w:rPr>
        <w:t>Research in Higher Education</w:t>
      </w:r>
      <w:r w:rsidRPr="001A251A">
        <w:rPr>
          <w:rFonts w:ascii="Times New Roman" w:hAnsi="Times New Roman"/>
          <w:noProof/>
          <w:sz w:val="24"/>
          <w:szCs w:val="24"/>
          <w:lang w:val="en-US"/>
          <w:rPrChange w:id="821" w:author="Microsoft Office User" w:date="2020-09-18T10:32:00Z">
            <w:rPr>
              <w:rFonts w:ascii="Times New Roman" w:hAnsi="Times New Roman"/>
              <w:noProof/>
              <w:sz w:val="24"/>
              <w:szCs w:val="24"/>
            </w:rPr>
          </w:rPrChange>
        </w:rPr>
        <w:t xml:space="preserve">, [s. l.], v. 48, n. 2, p. 229–250, 2007. </w:t>
      </w:r>
    </w:p>
    <w:p w14:paraId="1792D92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2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23" w:author="Microsoft Office User" w:date="2020-09-18T10:32:00Z">
            <w:rPr>
              <w:rFonts w:ascii="Times New Roman" w:hAnsi="Times New Roman"/>
              <w:noProof/>
              <w:sz w:val="24"/>
              <w:szCs w:val="24"/>
            </w:rPr>
          </w:rPrChange>
        </w:rPr>
        <w:t xml:space="preserve">SNELL, Michael J. Solving the Problems of Groupthink in Health Care Facilities through the Application of Practical Originality. </w:t>
      </w:r>
      <w:r w:rsidRPr="001A251A">
        <w:rPr>
          <w:rFonts w:ascii="Times New Roman" w:hAnsi="Times New Roman"/>
          <w:b/>
          <w:bCs/>
          <w:noProof/>
          <w:sz w:val="24"/>
          <w:szCs w:val="24"/>
          <w:lang w:val="en-US"/>
          <w:rPrChange w:id="824" w:author="Microsoft Office User" w:date="2020-09-18T10:32:00Z">
            <w:rPr>
              <w:rFonts w:ascii="Times New Roman" w:hAnsi="Times New Roman"/>
              <w:b/>
              <w:bCs/>
              <w:noProof/>
              <w:sz w:val="24"/>
              <w:szCs w:val="24"/>
            </w:rPr>
          </w:rPrChange>
        </w:rPr>
        <w:t>Global Management Journal</w:t>
      </w:r>
      <w:r w:rsidRPr="001A251A">
        <w:rPr>
          <w:rFonts w:ascii="Times New Roman" w:hAnsi="Times New Roman"/>
          <w:noProof/>
          <w:sz w:val="24"/>
          <w:szCs w:val="24"/>
          <w:lang w:val="en-US"/>
          <w:rPrChange w:id="825" w:author="Microsoft Office User" w:date="2020-09-18T10:32:00Z">
            <w:rPr>
              <w:rFonts w:ascii="Times New Roman" w:hAnsi="Times New Roman"/>
              <w:noProof/>
              <w:sz w:val="24"/>
              <w:szCs w:val="24"/>
            </w:rPr>
          </w:rPrChange>
        </w:rPr>
        <w:t xml:space="preserve">, [s. l.], v. 2, n. 2, 2010. </w:t>
      </w:r>
    </w:p>
    <w:p w14:paraId="77A1BC6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2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27" w:author="Microsoft Office User" w:date="2020-09-18T10:32:00Z">
            <w:rPr>
              <w:rFonts w:ascii="Times New Roman" w:hAnsi="Times New Roman"/>
              <w:noProof/>
              <w:sz w:val="24"/>
              <w:szCs w:val="24"/>
            </w:rPr>
          </w:rPrChange>
        </w:rPr>
        <w:t xml:space="preserve">SONNETAG, Sabine; BRODBECK, Felix C.; JRT, Dt. Stressor-burnout Stressor-burnout relationship in software development teams development. </w:t>
      </w:r>
      <w:r w:rsidRPr="001A251A">
        <w:rPr>
          <w:rFonts w:ascii="Times New Roman" w:hAnsi="Times New Roman"/>
          <w:b/>
          <w:bCs/>
          <w:noProof/>
          <w:sz w:val="24"/>
          <w:szCs w:val="24"/>
          <w:lang w:val="en-US"/>
          <w:rPrChange w:id="828" w:author="Microsoft Office User" w:date="2020-09-18T10:32:00Z">
            <w:rPr>
              <w:rFonts w:ascii="Times New Roman" w:hAnsi="Times New Roman"/>
              <w:b/>
              <w:bCs/>
              <w:noProof/>
              <w:sz w:val="24"/>
              <w:szCs w:val="24"/>
            </w:rPr>
          </w:rPrChange>
        </w:rPr>
        <w:t>Journal of Occupational and Organizational Psychology</w:t>
      </w:r>
      <w:r w:rsidRPr="001A251A">
        <w:rPr>
          <w:rFonts w:ascii="Times New Roman" w:hAnsi="Times New Roman"/>
          <w:noProof/>
          <w:sz w:val="24"/>
          <w:szCs w:val="24"/>
          <w:lang w:val="en-US"/>
          <w:rPrChange w:id="829" w:author="Microsoft Office User" w:date="2020-09-18T10:32:00Z">
            <w:rPr>
              <w:rFonts w:ascii="Times New Roman" w:hAnsi="Times New Roman"/>
              <w:noProof/>
              <w:sz w:val="24"/>
              <w:szCs w:val="24"/>
            </w:rPr>
          </w:rPrChange>
        </w:rPr>
        <w:t xml:space="preserve">, [s. l.], v. 67, p. 327–341, 1994. </w:t>
      </w:r>
    </w:p>
    <w:p w14:paraId="12C6AD3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3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31" w:author="Microsoft Office User" w:date="2020-09-18T10:32:00Z">
            <w:rPr>
              <w:rFonts w:ascii="Times New Roman" w:hAnsi="Times New Roman"/>
              <w:noProof/>
              <w:sz w:val="24"/>
              <w:szCs w:val="24"/>
            </w:rPr>
          </w:rPrChange>
        </w:rPr>
        <w:t xml:space="preserve">SONY, Michael; MEKOTH, Nandakumar. The relationship between emotional intelligence, frontline employee adaptability, job satisfaction and job performance. </w:t>
      </w:r>
      <w:r w:rsidRPr="001A251A">
        <w:rPr>
          <w:rFonts w:ascii="Times New Roman" w:hAnsi="Times New Roman"/>
          <w:b/>
          <w:bCs/>
          <w:noProof/>
          <w:sz w:val="24"/>
          <w:szCs w:val="24"/>
          <w:lang w:val="en-US"/>
          <w:rPrChange w:id="832" w:author="Microsoft Office User" w:date="2020-09-18T10:32:00Z">
            <w:rPr>
              <w:rFonts w:ascii="Times New Roman" w:hAnsi="Times New Roman"/>
              <w:b/>
              <w:bCs/>
              <w:noProof/>
              <w:sz w:val="24"/>
              <w:szCs w:val="24"/>
            </w:rPr>
          </w:rPrChange>
        </w:rPr>
        <w:t>Journal of Retailing and Consumer Services</w:t>
      </w:r>
      <w:r w:rsidRPr="001A251A">
        <w:rPr>
          <w:rFonts w:ascii="Times New Roman" w:hAnsi="Times New Roman"/>
          <w:noProof/>
          <w:sz w:val="24"/>
          <w:szCs w:val="24"/>
          <w:lang w:val="en-US"/>
          <w:rPrChange w:id="833" w:author="Microsoft Office User" w:date="2020-09-18T10:32:00Z">
            <w:rPr>
              <w:rFonts w:ascii="Times New Roman" w:hAnsi="Times New Roman"/>
              <w:noProof/>
              <w:sz w:val="24"/>
              <w:szCs w:val="24"/>
            </w:rPr>
          </w:rPrChange>
        </w:rPr>
        <w:t>, [s. l.], v. 30, p. 20–32, 2016. Disponível em: &lt;http://dx.doi.org/10.1016/j.jretconser.2015.12.003&gt;</w:t>
      </w:r>
    </w:p>
    <w:p w14:paraId="6AEEF38F"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834" w:author="Microsoft Office User" w:date="2020-09-18T10:32:00Z">
            <w:rPr>
              <w:rFonts w:ascii="Times New Roman" w:hAnsi="Times New Roman"/>
              <w:noProof/>
              <w:sz w:val="24"/>
              <w:szCs w:val="24"/>
            </w:rPr>
          </w:rPrChange>
        </w:rPr>
        <w:t xml:space="preserve">STREINER, David L. STATISTICAL DEVELOPMENTS AND APPLICATIONS Being Inconsistent About Consistency: When Coefficient Alpha Does and Doesn’t Matter STREINER SCALES AND INDEXES. </w:t>
      </w:r>
      <w:r w:rsidRPr="00126EE5">
        <w:rPr>
          <w:rFonts w:ascii="Times New Roman" w:hAnsi="Times New Roman"/>
          <w:noProof/>
          <w:sz w:val="24"/>
          <w:szCs w:val="24"/>
        </w:rPr>
        <w:t>[s. l.], v. 80, n. 3, p. 217–222, 2003. Disponível em: &lt;https://www.rotman-baycrest.on.ca/files/publicationmodule/@random45f5724eba2f8/JPersAssess03_80_217_222.pdf&gt;</w:t>
      </w:r>
    </w:p>
    <w:p w14:paraId="6C02AF1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3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36" w:author="Microsoft Office User" w:date="2020-09-18T10:32:00Z">
            <w:rPr>
              <w:rFonts w:ascii="Times New Roman" w:hAnsi="Times New Roman"/>
              <w:noProof/>
              <w:sz w:val="24"/>
              <w:szCs w:val="24"/>
            </w:rPr>
          </w:rPrChange>
        </w:rPr>
        <w:t xml:space="preserve">SUKRIKET, Prinn. The relationship between job satisfaction and turnover intention of Thai software programmers in Bangkok, Thailand. </w:t>
      </w:r>
      <w:r w:rsidRPr="001A251A">
        <w:rPr>
          <w:rFonts w:ascii="Times New Roman" w:hAnsi="Times New Roman"/>
          <w:b/>
          <w:bCs/>
          <w:noProof/>
          <w:sz w:val="24"/>
          <w:szCs w:val="24"/>
          <w:lang w:val="en-US"/>
          <w:rPrChange w:id="837" w:author="Microsoft Office User" w:date="2020-09-18T10:32:00Z">
            <w:rPr>
              <w:rFonts w:ascii="Times New Roman" w:hAnsi="Times New Roman"/>
              <w:b/>
              <w:bCs/>
              <w:noProof/>
              <w:sz w:val="24"/>
              <w:szCs w:val="24"/>
            </w:rPr>
          </w:rPrChange>
        </w:rPr>
        <w:t>AU Journal of Management</w:t>
      </w:r>
      <w:r w:rsidRPr="001A251A">
        <w:rPr>
          <w:rFonts w:ascii="Times New Roman" w:hAnsi="Times New Roman"/>
          <w:noProof/>
          <w:sz w:val="24"/>
          <w:szCs w:val="24"/>
          <w:lang w:val="en-US"/>
          <w:rPrChange w:id="838" w:author="Microsoft Office User" w:date="2020-09-18T10:32:00Z">
            <w:rPr>
              <w:rFonts w:ascii="Times New Roman" w:hAnsi="Times New Roman"/>
              <w:noProof/>
              <w:sz w:val="24"/>
              <w:szCs w:val="24"/>
            </w:rPr>
          </w:rPrChange>
        </w:rPr>
        <w:t xml:space="preserve">, [s. l.], v. 12, n. 2, p. 42–52, 2014. </w:t>
      </w:r>
    </w:p>
    <w:p w14:paraId="3E03957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3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40" w:author="Microsoft Office User" w:date="2020-09-18T10:32:00Z">
            <w:rPr>
              <w:rFonts w:ascii="Times New Roman" w:hAnsi="Times New Roman"/>
              <w:noProof/>
              <w:sz w:val="24"/>
              <w:szCs w:val="24"/>
            </w:rPr>
          </w:rPrChange>
        </w:rPr>
        <w:t xml:space="preserve">SWIDER, Brian W.; ZIMMERMAN, Ryan D. Born to burnout: A meta-analytic path model of personality, job burnout, and work outcomes. </w:t>
      </w:r>
      <w:r w:rsidRPr="001A251A">
        <w:rPr>
          <w:rFonts w:ascii="Times New Roman" w:hAnsi="Times New Roman"/>
          <w:b/>
          <w:bCs/>
          <w:noProof/>
          <w:sz w:val="24"/>
          <w:szCs w:val="24"/>
          <w:lang w:val="en-US"/>
          <w:rPrChange w:id="841" w:author="Microsoft Office User" w:date="2020-09-18T10:32:00Z">
            <w:rPr>
              <w:rFonts w:ascii="Times New Roman" w:hAnsi="Times New Roman"/>
              <w:b/>
              <w:bCs/>
              <w:noProof/>
              <w:sz w:val="24"/>
              <w:szCs w:val="24"/>
            </w:rPr>
          </w:rPrChange>
        </w:rPr>
        <w:t>Journal of Vocational Behavior</w:t>
      </w:r>
      <w:r w:rsidRPr="001A251A">
        <w:rPr>
          <w:rFonts w:ascii="Times New Roman" w:hAnsi="Times New Roman"/>
          <w:noProof/>
          <w:sz w:val="24"/>
          <w:szCs w:val="24"/>
          <w:lang w:val="en-US"/>
          <w:rPrChange w:id="842" w:author="Microsoft Office User" w:date="2020-09-18T10:32:00Z">
            <w:rPr>
              <w:rFonts w:ascii="Times New Roman" w:hAnsi="Times New Roman"/>
              <w:noProof/>
              <w:sz w:val="24"/>
              <w:szCs w:val="24"/>
            </w:rPr>
          </w:rPrChange>
        </w:rPr>
        <w:t>, [s. l.], v. 76, n. 3, p. 487–506, 2010. Disponível em: &lt;http://dx.doi.org/10.1016/j.jvb.2010.01.003&gt;</w:t>
      </w:r>
    </w:p>
    <w:p w14:paraId="2A89D22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4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44" w:author="Microsoft Office User" w:date="2020-09-18T10:32:00Z">
            <w:rPr>
              <w:rFonts w:ascii="Times New Roman" w:hAnsi="Times New Roman"/>
              <w:noProof/>
              <w:sz w:val="24"/>
              <w:szCs w:val="24"/>
            </w:rPr>
          </w:rPrChange>
        </w:rPr>
        <w:lastRenderedPageBreak/>
        <w:t xml:space="preserve">TABER, Keith S. The Use of Cronbach’s Alpha When Developing and Reporting Research Instruments in Science Education. </w:t>
      </w:r>
      <w:r w:rsidRPr="001A251A">
        <w:rPr>
          <w:rFonts w:ascii="Times New Roman" w:hAnsi="Times New Roman"/>
          <w:b/>
          <w:bCs/>
          <w:noProof/>
          <w:sz w:val="24"/>
          <w:szCs w:val="24"/>
          <w:lang w:val="en-US"/>
          <w:rPrChange w:id="845" w:author="Microsoft Office User" w:date="2020-09-18T10:32:00Z">
            <w:rPr>
              <w:rFonts w:ascii="Times New Roman" w:hAnsi="Times New Roman"/>
              <w:b/>
              <w:bCs/>
              <w:noProof/>
              <w:sz w:val="24"/>
              <w:szCs w:val="24"/>
            </w:rPr>
          </w:rPrChange>
        </w:rPr>
        <w:t>Research in Science Education</w:t>
      </w:r>
      <w:r w:rsidRPr="001A251A">
        <w:rPr>
          <w:rFonts w:ascii="Times New Roman" w:hAnsi="Times New Roman"/>
          <w:noProof/>
          <w:sz w:val="24"/>
          <w:szCs w:val="24"/>
          <w:lang w:val="en-US"/>
          <w:rPrChange w:id="846" w:author="Microsoft Office User" w:date="2020-09-18T10:32:00Z">
            <w:rPr>
              <w:rFonts w:ascii="Times New Roman" w:hAnsi="Times New Roman"/>
              <w:noProof/>
              <w:sz w:val="24"/>
              <w:szCs w:val="24"/>
            </w:rPr>
          </w:rPrChange>
        </w:rPr>
        <w:t xml:space="preserve">, [s. l.], v. 48, n. 6, p. 1273–1296, 2018. </w:t>
      </w:r>
    </w:p>
    <w:p w14:paraId="0450909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4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48" w:author="Microsoft Office User" w:date="2020-09-18T10:32:00Z">
            <w:rPr>
              <w:rFonts w:ascii="Times New Roman" w:hAnsi="Times New Roman"/>
              <w:noProof/>
              <w:sz w:val="24"/>
              <w:szCs w:val="24"/>
            </w:rPr>
          </w:rPrChange>
        </w:rPr>
        <w:t xml:space="preserve">TEAGUE, Bruce T. WORK STRESS FROM UNEXPECTED SOURCES: THE NOVELTY OF THE MUNDANE. </w:t>
      </w:r>
      <w:r w:rsidRPr="001A251A">
        <w:rPr>
          <w:rFonts w:ascii="Times New Roman" w:hAnsi="Times New Roman"/>
          <w:b/>
          <w:bCs/>
          <w:noProof/>
          <w:sz w:val="24"/>
          <w:szCs w:val="24"/>
          <w:lang w:val="en-US"/>
          <w:rPrChange w:id="849" w:author="Microsoft Office User" w:date="2020-09-18T10:32:00Z">
            <w:rPr>
              <w:rFonts w:ascii="Times New Roman" w:hAnsi="Times New Roman"/>
              <w:b/>
              <w:bCs/>
              <w:noProof/>
              <w:sz w:val="24"/>
              <w:szCs w:val="24"/>
            </w:rPr>
          </w:rPrChange>
        </w:rPr>
        <w:t>USINESS RESEARCH YEARBOOK</w:t>
      </w:r>
      <w:r w:rsidRPr="001A251A">
        <w:rPr>
          <w:rFonts w:ascii="Times New Roman" w:hAnsi="Times New Roman"/>
          <w:noProof/>
          <w:sz w:val="24"/>
          <w:szCs w:val="24"/>
          <w:lang w:val="en-US"/>
          <w:rPrChange w:id="850" w:author="Microsoft Office User" w:date="2020-09-18T10:32:00Z">
            <w:rPr>
              <w:rFonts w:ascii="Times New Roman" w:hAnsi="Times New Roman"/>
              <w:noProof/>
              <w:sz w:val="24"/>
              <w:szCs w:val="24"/>
            </w:rPr>
          </w:rPrChange>
        </w:rPr>
        <w:t xml:space="preserve">, [s. l.], p. 711, 2008. </w:t>
      </w:r>
    </w:p>
    <w:p w14:paraId="21C7C9F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5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52" w:author="Microsoft Office User" w:date="2020-09-18T10:32:00Z">
            <w:rPr>
              <w:rFonts w:ascii="Times New Roman" w:hAnsi="Times New Roman"/>
              <w:noProof/>
              <w:sz w:val="24"/>
              <w:szCs w:val="24"/>
            </w:rPr>
          </w:rPrChange>
        </w:rPr>
        <w:t xml:space="preserve">TESLUK, Paul E.; MATHIEU, John E. Overcoming roadblocks to effectiveness: Incorporating management of performance barriers into models of work group effectiveness. </w:t>
      </w:r>
      <w:r w:rsidRPr="001A251A">
        <w:rPr>
          <w:rFonts w:ascii="Times New Roman" w:hAnsi="Times New Roman"/>
          <w:b/>
          <w:bCs/>
          <w:noProof/>
          <w:sz w:val="24"/>
          <w:szCs w:val="24"/>
          <w:lang w:val="en-US"/>
          <w:rPrChange w:id="853"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854" w:author="Microsoft Office User" w:date="2020-09-18T10:32:00Z">
            <w:rPr>
              <w:rFonts w:ascii="Times New Roman" w:hAnsi="Times New Roman"/>
              <w:noProof/>
              <w:sz w:val="24"/>
              <w:szCs w:val="24"/>
            </w:rPr>
          </w:rPrChange>
        </w:rPr>
        <w:t xml:space="preserve">, [s. l.], v. 84, n. 2, p. 200, 1999. </w:t>
      </w:r>
    </w:p>
    <w:p w14:paraId="089B21A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5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56" w:author="Microsoft Office User" w:date="2020-09-18T10:32:00Z">
            <w:rPr>
              <w:rFonts w:ascii="Times New Roman" w:hAnsi="Times New Roman"/>
              <w:noProof/>
              <w:sz w:val="24"/>
              <w:szCs w:val="24"/>
            </w:rPr>
          </w:rPrChange>
        </w:rPr>
        <w:t xml:space="preserve">THAKURTA, Rahul; AHLEMANN, Frederik. Understanding Requirements Volatility in Software Projects – An Empirical Investigation of Volatility Awareness , Management Approaches and their Applicability. In: PROCEEDINGS OF THE 43RD HAWAII INTERNATIONAL CONFERENCE ON SYSTEM SCIENCES 2010, </w:t>
      </w:r>
      <w:r w:rsidRPr="001A251A">
        <w:rPr>
          <w:rFonts w:ascii="Times New Roman" w:hAnsi="Times New Roman"/>
          <w:b/>
          <w:bCs/>
          <w:noProof/>
          <w:sz w:val="24"/>
          <w:szCs w:val="24"/>
          <w:lang w:val="en-US"/>
          <w:rPrChange w:id="857" w:author="Microsoft Office User" w:date="2020-09-18T10:32:00Z">
            <w:rPr>
              <w:rFonts w:ascii="Times New Roman" w:hAnsi="Times New Roman"/>
              <w:b/>
              <w:bCs/>
              <w:noProof/>
              <w:sz w:val="24"/>
              <w:szCs w:val="24"/>
            </w:rPr>
          </w:rPrChange>
        </w:rPr>
        <w:t>Anais</w:t>
      </w:r>
      <w:r w:rsidRPr="001A251A">
        <w:rPr>
          <w:rFonts w:ascii="Times New Roman" w:hAnsi="Times New Roman"/>
          <w:noProof/>
          <w:sz w:val="24"/>
          <w:szCs w:val="24"/>
          <w:lang w:val="en-US"/>
          <w:rPrChange w:id="858" w:author="Microsoft Office User" w:date="2020-09-18T10:32:00Z">
            <w:rPr>
              <w:rFonts w:ascii="Times New Roman" w:hAnsi="Times New Roman"/>
              <w:noProof/>
              <w:sz w:val="24"/>
              <w:szCs w:val="24"/>
            </w:rPr>
          </w:rPrChange>
        </w:rPr>
        <w:t>... [s.l: s.n.]</w:t>
      </w:r>
    </w:p>
    <w:p w14:paraId="4265F9B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5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60" w:author="Microsoft Office User" w:date="2020-09-18T10:32:00Z">
            <w:rPr>
              <w:rFonts w:ascii="Times New Roman" w:hAnsi="Times New Roman"/>
              <w:noProof/>
              <w:sz w:val="24"/>
              <w:szCs w:val="24"/>
            </w:rPr>
          </w:rPrChange>
        </w:rPr>
        <w:t xml:space="preserve">TING, Yuan. Determinants of job satisfaction of Federal GOvernment employees. </w:t>
      </w:r>
      <w:r w:rsidRPr="001A251A">
        <w:rPr>
          <w:rFonts w:ascii="Times New Roman" w:hAnsi="Times New Roman"/>
          <w:b/>
          <w:bCs/>
          <w:noProof/>
          <w:sz w:val="24"/>
          <w:szCs w:val="24"/>
          <w:lang w:val="en-US"/>
          <w:rPrChange w:id="861" w:author="Microsoft Office User" w:date="2020-09-18T10:32:00Z">
            <w:rPr>
              <w:rFonts w:ascii="Times New Roman" w:hAnsi="Times New Roman"/>
              <w:b/>
              <w:bCs/>
              <w:noProof/>
              <w:sz w:val="24"/>
              <w:szCs w:val="24"/>
            </w:rPr>
          </w:rPrChange>
        </w:rPr>
        <w:t>Personnel Management</w:t>
      </w:r>
      <w:r w:rsidRPr="001A251A">
        <w:rPr>
          <w:rFonts w:ascii="Times New Roman" w:hAnsi="Times New Roman"/>
          <w:noProof/>
          <w:sz w:val="24"/>
          <w:szCs w:val="24"/>
          <w:lang w:val="en-US"/>
          <w:rPrChange w:id="862" w:author="Microsoft Office User" w:date="2020-09-18T10:32:00Z">
            <w:rPr>
              <w:rFonts w:ascii="Times New Roman" w:hAnsi="Times New Roman"/>
              <w:noProof/>
              <w:sz w:val="24"/>
              <w:szCs w:val="24"/>
            </w:rPr>
          </w:rPrChange>
        </w:rPr>
        <w:t xml:space="preserve">, [s. l.], v. 26, n. 3, p. 343–358, 1997. </w:t>
      </w:r>
    </w:p>
    <w:p w14:paraId="5D2A1F0C"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863" w:author="Microsoft Office User" w:date="2020-09-18T10:32:00Z">
            <w:rPr>
              <w:rFonts w:ascii="Times New Roman" w:hAnsi="Times New Roman"/>
              <w:noProof/>
              <w:sz w:val="24"/>
              <w:szCs w:val="24"/>
            </w:rPr>
          </w:rPrChange>
        </w:rPr>
        <w:t xml:space="preserve">TOPPINEN-TANNER, Salla. </w:t>
      </w:r>
      <w:r w:rsidRPr="001A251A">
        <w:rPr>
          <w:rFonts w:ascii="Times New Roman" w:hAnsi="Times New Roman"/>
          <w:b/>
          <w:bCs/>
          <w:noProof/>
          <w:sz w:val="24"/>
          <w:szCs w:val="24"/>
          <w:lang w:val="en-US"/>
          <w:rPrChange w:id="864" w:author="Microsoft Office User" w:date="2020-09-18T10:32:00Z">
            <w:rPr>
              <w:rFonts w:ascii="Times New Roman" w:hAnsi="Times New Roman"/>
              <w:b/>
              <w:bCs/>
              <w:noProof/>
              <w:sz w:val="24"/>
              <w:szCs w:val="24"/>
            </w:rPr>
          </w:rPrChange>
        </w:rPr>
        <w:t>Process of burnout: structure, antecedents, and consequences</w:t>
      </w:r>
      <w:r w:rsidRPr="001A251A">
        <w:rPr>
          <w:rFonts w:ascii="Times New Roman" w:hAnsi="Times New Roman"/>
          <w:noProof/>
          <w:sz w:val="24"/>
          <w:szCs w:val="24"/>
          <w:lang w:val="en-US"/>
          <w:rPrChange w:id="865" w:author="Microsoft Office User" w:date="2020-09-18T10:32:00Z">
            <w:rPr>
              <w:rFonts w:ascii="Times New Roman" w:hAnsi="Times New Roman"/>
              <w:noProof/>
              <w:sz w:val="24"/>
              <w:szCs w:val="24"/>
            </w:rPr>
          </w:rPrChange>
        </w:rPr>
        <w:t xml:space="preserve">. </w:t>
      </w:r>
      <w:r w:rsidRPr="00126EE5">
        <w:rPr>
          <w:rFonts w:ascii="Times New Roman" w:hAnsi="Times New Roman"/>
          <w:noProof/>
          <w:sz w:val="24"/>
          <w:szCs w:val="24"/>
        </w:rPr>
        <w:t>[s.l: s.n.]. v. 34 Disponível em: &lt;https://helda.helsinki.fi/handle/10138/26491%5Cnhttp://reference.sabinet.co.za/sa_epublication_article/psyc_v29_n4_a9%5Cnhttp://www.southafricanpoliceofficersmemorial.com/uploads/1/2/5/3/12536113/pdf10.pdf%5Cnhttp://www.biomedcentral.com/1471-2458/12/1%5C&gt;</w:t>
      </w:r>
    </w:p>
    <w:p w14:paraId="33F5FE5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6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67" w:author="Microsoft Office User" w:date="2020-09-18T10:32:00Z">
            <w:rPr>
              <w:rFonts w:ascii="Times New Roman" w:hAnsi="Times New Roman"/>
              <w:noProof/>
              <w:sz w:val="24"/>
              <w:szCs w:val="24"/>
            </w:rPr>
          </w:rPrChange>
        </w:rPr>
        <w:t xml:space="preserve">URMANOV BAHROMJON; SHIN HOYOUNG; KIM, KI-SU. A Study on Factors Affecting Turnover Intention of IT Professionals. </w:t>
      </w:r>
      <w:r w:rsidRPr="001A251A">
        <w:rPr>
          <w:rFonts w:ascii="Times New Roman" w:hAnsi="Times New Roman"/>
          <w:b/>
          <w:bCs/>
          <w:noProof/>
          <w:sz w:val="24"/>
          <w:szCs w:val="24"/>
          <w:lang w:val="en-US"/>
          <w:rPrChange w:id="868" w:author="Microsoft Office User" w:date="2020-09-18T10:32:00Z">
            <w:rPr>
              <w:rFonts w:ascii="Times New Roman" w:hAnsi="Times New Roman"/>
              <w:b/>
              <w:bCs/>
              <w:noProof/>
              <w:sz w:val="24"/>
              <w:szCs w:val="24"/>
            </w:rPr>
          </w:rPrChange>
        </w:rPr>
        <w:t>The Journal of Eurasian Studies</w:t>
      </w:r>
      <w:r w:rsidRPr="001A251A">
        <w:rPr>
          <w:rFonts w:ascii="Times New Roman" w:hAnsi="Times New Roman"/>
          <w:noProof/>
          <w:sz w:val="24"/>
          <w:szCs w:val="24"/>
          <w:lang w:val="en-US"/>
          <w:rPrChange w:id="869" w:author="Microsoft Office User" w:date="2020-09-18T10:32:00Z">
            <w:rPr>
              <w:rFonts w:ascii="Times New Roman" w:hAnsi="Times New Roman"/>
              <w:noProof/>
              <w:sz w:val="24"/>
              <w:szCs w:val="24"/>
            </w:rPr>
          </w:rPrChange>
        </w:rPr>
        <w:t xml:space="preserve">, [s. l.], v. 10, n. 1, p. 147–174, 2018. </w:t>
      </w:r>
    </w:p>
    <w:p w14:paraId="7F2AB6B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7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71" w:author="Microsoft Office User" w:date="2020-09-18T10:32:00Z">
            <w:rPr>
              <w:rFonts w:ascii="Times New Roman" w:hAnsi="Times New Roman"/>
              <w:noProof/>
              <w:sz w:val="24"/>
              <w:szCs w:val="24"/>
            </w:rPr>
          </w:rPrChange>
        </w:rPr>
        <w:t xml:space="preserve">VAN GRIETHUIJSEN, Ralf A. L. F. et al. Global patterns in students’ views of science and interest in science. </w:t>
      </w:r>
      <w:r w:rsidRPr="001A251A">
        <w:rPr>
          <w:rFonts w:ascii="Times New Roman" w:hAnsi="Times New Roman"/>
          <w:b/>
          <w:bCs/>
          <w:noProof/>
          <w:sz w:val="24"/>
          <w:szCs w:val="24"/>
          <w:lang w:val="en-US"/>
          <w:rPrChange w:id="872" w:author="Microsoft Office User" w:date="2020-09-18T10:32:00Z">
            <w:rPr>
              <w:rFonts w:ascii="Times New Roman" w:hAnsi="Times New Roman"/>
              <w:b/>
              <w:bCs/>
              <w:noProof/>
              <w:sz w:val="24"/>
              <w:szCs w:val="24"/>
            </w:rPr>
          </w:rPrChange>
        </w:rPr>
        <w:t>Research in Science Education</w:t>
      </w:r>
      <w:r w:rsidRPr="001A251A">
        <w:rPr>
          <w:rFonts w:ascii="Times New Roman" w:hAnsi="Times New Roman"/>
          <w:noProof/>
          <w:sz w:val="24"/>
          <w:szCs w:val="24"/>
          <w:lang w:val="en-US"/>
          <w:rPrChange w:id="873" w:author="Microsoft Office User" w:date="2020-09-18T10:32:00Z">
            <w:rPr>
              <w:rFonts w:ascii="Times New Roman" w:hAnsi="Times New Roman"/>
              <w:noProof/>
              <w:sz w:val="24"/>
              <w:szCs w:val="24"/>
            </w:rPr>
          </w:rPrChange>
        </w:rPr>
        <w:t xml:space="preserve">, [s. l.], v. 45, n. 4, p. 581–603, 2015. </w:t>
      </w:r>
    </w:p>
    <w:p w14:paraId="24B0F21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7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75" w:author="Microsoft Office User" w:date="2020-09-18T10:32:00Z">
            <w:rPr>
              <w:rFonts w:ascii="Times New Roman" w:hAnsi="Times New Roman"/>
              <w:noProof/>
              <w:sz w:val="24"/>
              <w:szCs w:val="24"/>
            </w:rPr>
          </w:rPrChange>
        </w:rPr>
        <w:t xml:space="preserve">WANG, Xiaofeng; CONBOY, Kieran. UNDERSTANDING AGILITY IN SOFTWARE DEVELOPMENT FROM A COMPLEX ADAPTIVE SYSTEMS PERSPECTIVE. In: 17TH EUROPEAN CONFERENCE ON INFORMATION SYSTEMS 2006, </w:t>
      </w:r>
      <w:r w:rsidRPr="001A251A">
        <w:rPr>
          <w:rFonts w:ascii="Times New Roman" w:hAnsi="Times New Roman"/>
          <w:b/>
          <w:bCs/>
          <w:noProof/>
          <w:sz w:val="24"/>
          <w:szCs w:val="24"/>
          <w:lang w:val="en-US"/>
          <w:rPrChange w:id="876" w:author="Microsoft Office User" w:date="2020-09-18T10:32:00Z">
            <w:rPr>
              <w:rFonts w:ascii="Times New Roman" w:hAnsi="Times New Roman"/>
              <w:b/>
              <w:bCs/>
              <w:noProof/>
              <w:sz w:val="24"/>
              <w:szCs w:val="24"/>
            </w:rPr>
          </w:rPrChange>
        </w:rPr>
        <w:t>Anais</w:t>
      </w:r>
      <w:r w:rsidRPr="001A251A">
        <w:rPr>
          <w:rFonts w:ascii="Times New Roman" w:hAnsi="Times New Roman"/>
          <w:noProof/>
          <w:sz w:val="24"/>
          <w:szCs w:val="24"/>
          <w:lang w:val="en-US"/>
          <w:rPrChange w:id="877" w:author="Microsoft Office User" w:date="2020-09-18T10:32:00Z">
            <w:rPr>
              <w:rFonts w:ascii="Times New Roman" w:hAnsi="Times New Roman"/>
              <w:noProof/>
              <w:sz w:val="24"/>
              <w:szCs w:val="24"/>
            </w:rPr>
          </w:rPrChange>
        </w:rPr>
        <w:t>... [s.l: s.n.]</w:t>
      </w:r>
    </w:p>
    <w:p w14:paraId="3343FAD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7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79" w:author="Microsoft Office User" w:date="2020-09-18T10:32:00Z">
            <w:rPr>
              <w:rFonts w:ascii="Times New Roman" w:hAnsi="Times New Roman"/>
              <w:noProof/>
              <w:sz w:val="24"/>
              <w:szCs w:val="24"/>
            </w:rPr>
          </w:rPrChange>
        </w:rPr>
        <w:t xml:space="preserve">WEIMAR, Emily. The Influence of Teamwork Quality on Software Development Team Performance. [s. l.], v. 6, p. 1–33, 2013. </w:t>
      </w:r>
    </w:p>
    <w:p w14:paraId="51FB544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8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81" w:author="Microsoft Office User" w:date="2020-09-18T10:32:00Z">
            <w:rPr>
              <w:rFonts w:ascii="Times New Roman" w:hAnsi="Times New Roman"/>
              <w:noProof/>
              <w:sz w:val="24"/>
              <w:szCs w:val="24"/>
            </w:rPr>
          </w:rPrChange>
        </w:rPr>
        <w:t xml:space="preserve">WEISS, Howard M.; CROPANZANO, Russell. Affective events theory: A theoretical discussion of the structure, causes and consequences of affective experiences at work. [s. l.], 1996. </w:t>
      </w:r>
    </w:p>
    <w:p w14:paraId="31DC6AB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8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83" w:author="Microsoft Office User" w:date="2020-09-18T10:32:00Z">
            <w:rPr>
              <w:rFonts w:ascii="Times New Roman" w:hAnsi="Times New Roman"/>
              <w:noProof/>
              <w:sz w:val="24"/>
              <w:szCs w:val="24"/>
            </w:rPr>
          </w:rPrChange>
        </w:rPr>
        <w:t xml:space="preserve">WILLIAMS, Larry J.; HAZER, John T. Antecedents and consequences of satisfaction and commitment in turnover models: A reanalysis using latent variable structural equation methods. </w:t>
      </w:r>
      <w:r w:rsidRPr="001A251A">
        <w:rPr>
          <w:rFonts w:ascii="Times New Roman" w:hAnsi="Times New Roman"/>
          <w:b/>
          <w:bCs/>
          <w:noProof/>
          <w:sz w:val="24"/>
          <w:szCs w:val="24"/>
          <w:lang w:val="en-US"/>
          <w:rPrChange w:id="884"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885" w:author="Microsoft Office User" w:date="2020-09-18T10:32:00Z">
            <w:rPr>
              <w:rFonts w:ascii="Times New Roman" w:hAnsi="Times New Roman"/>
              <w:noProof/>
              <w:sz w:val="24"/>
              <w:szCs w:val="24"/>
            </w:rPr>
          </w:rPrChange>
        </w:rPr>
        <w:t xml:space="preserve">, [s. l.], v. 71, n. 2, p. 219, 1986. </w:t>
      </w:r>
    </w:p>
    <w:p w14:paraId="6FF739F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8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87" w:author="Microsoft Office User" w:date="2020-09-18T10:32:00Z">
            <w:rPr>
              <w:rFonts w:ascii="Times New Roman" w:hAnsi="Times New Roman"/>
              <w:noProof/>
              <w:sz w:val="24"/>
              <w:szCs w:val="24"/>
            </w:rPr>
          </w:rPrChange>
        </w:rPr>
        <w:t xml:space="preserve">WILLIAMS, Laurie; COCKBURN, Alistair. Agile software development: it’s about feedback and change. </w:t>
      </w:r>
      <w:r w:rsidRPr="001A251A">
        <w:rPr>
          <w:rFonts w:ascii="Times New Roman" w:hAnsi="Times New Roman"/>
          <w:b/>
          <w:bCs/>
          <w:noProof/>
          <w:sz w:val="24"/>
          <w:szCs w:val="24"/>
          <w:lang w:val="en-US"/>
          <w:rPrChange w:id="888" w:author="Microsoft Office User" w:date="2020-09-18T10:32:00Z">
            <w:rPr>
              <w:rFonts w:ascii="Times New Roman" w:hAnsi="Times New Roman"/>
              <w:b/>
              <w:bCs/>
              <w:noProof/>
              <w:sz w:val="24"/>
              <w:szCs w:val="24"/>
            </w:rPr>
          </w:rPrChange>
        </w:rPr>
        <w:t>IEEE computer</w:t>
      </w:r>
      <w:r w:rsidRPr="001A251A">
        <w:rPr>
          <w:rFonts w:ascii="Times New Roman" w:hAnsi="Times New Roman"/>
          <w:noProof/>
          <w:sz w:val="24"/>
          <w:szCs w:val="24"/>
          <w:lang w:val="en-US"/>
          <w:rPrChange w:id="889" w:author="Microsoft Office User" w:date="2020-09-18T10:32:00Z">
            <w:rPr>
              <w:rFonts w:ascii="Times New Roman" w:hAnsi="Times New Roman"/>
              <w:noProof/>
              <w:sz w:val="24"/>
              <w:szCs w:val="24"/>
            </w:rPr>
          </w:rPrChange>
        </w:rPr>
        <w:t xml:space="preserve">, [s. l.], v. 36, n. 6, p. 39–43, 2003. </w:t>
      </w:r>
    </w:p>
    <w:p w14:paraId="7A785F45"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9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91" w:author="Microsoft Office User" w:date="2020-09-18T10:32:00Z">
            <w:rPr>
              <w:rFonts w:ascii="Times New Roman" w:hAnsi="Times New Roman"/>
              <w:noProof/>
              <w:sz w:val="24"/>
              <w:szCs w:val="24"/>
            </w:rPr>
          </w:rPrChange>
        </w:rPr>
        <w:t xml:space="preserve">WORLEY, Jody A. et al. Factor Structure of Scores From the Maslach Burnout Inventory. </w:t>
      </w:r>
      <w:r w:rsidRPr="001A251A">
        <w:rPr>
          <w:rFonts w:ascii="Times New Roman" w:hAnsi="Times New Roman"/>
          <w:b/>
          <w:bCs/>
          <w:noProof/>
          <w:sz w:val="24"/>
          <w:szCs w:val="24"/>
          <w:lang w:val="en-US"/>
          <w:rPrChange w:id="892" w:author="Microsoft Office User" w:date="2020-09-18T10:32:00Z">
            <w:rPr>
              <w:rFonts w:ascii="Times New Roman" w:hAnsi="Times New Roman"/>
              <w:b/>
              <w:bCs/>
              <w:noProof/>
              <w:sz w:val="24"/>
              <w:szCs w:val="24"/>
            </w:rPr>
          </w:rPrChange>
        </w:rPr>
        <w:t>Educational and Psychological Measurement</w:t>
      </w:r>
      <w:r w:rsidRPr="001A251A">
        <w:rPr>
          <w:rFonts w:ascii="Times New Roman" w:hAnsi="Times New Roman"/>
          <w:noProof/>
          <w:sz w:val="24"/>
          <w:szCs w:val="24"/>
          <w:lang w:val="en-US"/>
          <w:rPrChange w:id="893" w:author="Microsoft Office User" w:date="2020-09-18T10:32:00Z">
            <w:rPr>
              <w:rFonts w:ascii="Times New Roman" w:hAnsi="Times New Roman"/>
              <w:noProof/>
              <w:sz w:val="24"/>
              <w:szCs w:val="24"/>
            </w:rPr>
          </w:rPrChange>
        </w:rPr>
        <w:t xml:space="preserve">, [s. l.], v. 68, n. 5, p. 797–823, 2008. </w:t>
      </w:r>
    </w:p>
    <w:p w14:paraId="76EBDB7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9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95" w:author="Microsoft Office User" w:date="2020-09-18T10:32:00Z">
            <w:rPr>
              <w:rFonts w:ascii="Times New Roman" w:hAnsi="Times New Roman"/>
              <w:noProof/>
              <w:sz w:val="24"/>
              <w:szCs w:val="24"/>
            </w:rPr>
          </w:rPrChange>
        </w:rPr>
        <w:t xml:space="preserve">YU, Yiqing; BENLIAN, Alexander; HESS, Thomas. An empirical study of volunteer members’ perceived turnover in open source software projects. In: 2012 45TH HAWAII INTERNATIONAL CONFERENCE ON SYSTEM SCIENCES 2012, </w:t>
      </w:r>
      <w:r w:rsidRPr="001A251A">
        <w:rPr>
          <w:rFonts w:ascii="Times New Roman" w:hAnsi="Times New Roman"/>
          <w:b/>
          <w:bCs/>
          <w:noProof/>
          <w:sz w:val="24"/>
          <w:szCs w:val="24"/>
          <w:lang w:val="en-US"/>
          <w:rPrChange w:id="896" w:author="Microsoft Office User" w:date="2020-09-18T10:32:00Z">
            <w:rPr>
              <w:rFonts w:ascii="Times New Roman" w:hAnsi="Times New Roman"/>
              <w:b/>
              <w:bCs/>
              <w:noProof/>
              <w:sz w:val="24"/>
              <w:szCs w:val="24"/>
            </w:rPr>
          </w:rPrChange>
        </w:rPr>
        <w:t>Anais</w:t>
      </w:r>
      <w:r w:rsidRPr="001A251A">
        <w:rPr>
          <w:rFonts w:ascii="Times New Roman" w:hAnsi="Times New Roman"/>
          <w:noProof/>
          <w:sz w:val="24"/>
          <w:szCs w:val="24"/>
          <w:lang w:val="en-US"/>
          <w:rPrChange w:id="897" w:author="Microsoft Office User" w:date="2020-09-18T10:32:00Z">
            <w:rPr>
              <w:rFonts w:ascii="Times New Roman" w:hAnsi="Times New Roman"/>
              <w:noProof/>
              <w:sz w:val="24"/>
              <w:szCs w:val="24"/>
            </w:rPr>
          </w:rPrChange>
        </w:rPr>
        <w:t>... [s.l: s.n.]</w:t>
      </w:r>
    </w:p>
    <w:p w14:paraId="514F58B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9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99" w:author="Microsoft Office User" w:date="2020-09-18T10:32:00Z">
            <w:rPr>
              <w:rFonts w:ascii="Times New Roman" w:hAnsi="Times New Roman"/>
              <w:noProof/>
              <w:sz w:val="24"/>
              <w:szCs w:val="24"/>
            </w:rPr>
          </w:rPrChange>
        </w:rPr>
        <w:t xml:space="preserve">ZAMIR, Zahid B. an Exploratory Analysis of the Impact of Internalization , Externalization , Socialization , and Exchange on Employee Learning , Adaptability , Job Satisfaction , and </w:t>
      </w:r>
      <w:r w:rsidRPr="001A251A">
        <w:rPr>
          <w:rFonts w:ascii="Times New Roman" w:hAnsi="Times New Roman"/>
          <w:noProof/>
          <w:sz w:val="24"/>
          <w:szCs w:val="24"/>
          <w:lang w:val="en-US"/>
          <w:rPrChange w:id="900" w:author="Microsoft Office User" w:date="2020-09-18T10:32:00Z">
            <w:rPr>
              <w:rFonts w:ascii="Times New Roman" w:hAnsi="Times New Roman"/>
              <w:noProof/>
              <w:sz w:val="24"/>
              <w:szCs w:val="24"/>
            </w:rPr>
          </w:rPrChange>
        </w:rPr>
        <w:lastRenderedPageBreak/>
        <w:t xml:space="preserve">Intention To Stay. [s. l.], n. April, 2017. </w:t>
      </w:r>
    </w:p>
    <w:p w14:paraId="6C0C5C3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90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902" w:author="Microsoft Office User" w:date="2020-09-18T10:32:00Z">
            <w:rPr>
              <w:rFonts w:ascii="Times New Roman" w:hAnsi="Times New Roman"/>
              <w:noProof/>
              <w:sz w:val="24"/>
              <w:szCs w:val="24"/>
            </w:rPr>
          </w:rPrChange>
        </w:rPr>
        <w:t xml:space="preserve">ZEDECK, Sheldon et al. Affective response to work and quality of family life: Employee and spouse perspectives. </w:t>
      </w:r>
      <w:r w:rsidRPr="001A251A">
        <w:rPr>
          <w:rFonts w:ascii="Times New Roman" w:hAnsi="Times New Roman"/>
          <w:b/>
          <w:bCs/>
          <w:noProof/>
          <w:sz w:val="24"/>
          <w:szCs w:val="24"/>
          <w:lang w:val="en-US"/>
          <w:rPrChange w:id="903" w:author="Microsoft Office User" w:date="2020-09-18T10:32:00Z">
            <w:rPr>
              <w:rFonts w:ascii="Times New Roman" w:hAnsi="Times New Roman"/>
              <w:b/>
              <w:bCs/>
              <w:noProof/>
              <w:sz w:val="24"/>
              <w:szCs w:val="24"/>
            </w:rPr>
          </w:rPrChange>
        </w:rPr>
        <w:t>Journal of Social Behavior &amp; Personality</w:t>
      </w:r>
      <w:r w:rsidRPr="001A251A">
        <w:rPr>
          <w:rFonts w:ascii="Times New Roman" w:hAnsi="Times New Roman"/>
          <w:noProof/>
          <w:sz w:val="24"/>
          <w:szCs w:val="24"/>
          <w:lang w:val="en-US"/>
          <w:rPrChange w:id="904" w:author="Microsoft Office User" w:date="2020-09-18T10:32:00Z">
            <w:rPr>
              <w:rFonts w:ascii="Times New Roman" w:hAnsi="Times New Roman"/>
              <w:noProof/>
              <w:sz w:val="24"/>
              <w:szCs w:val="24"/>
            </w:rPr>
          </w:rPrChange>
        </w:rPr>
        <w:t xml:space="preserve">, [s. l.], v. 3, n. 4, p. 135–157, 1988. </w:t>
      </w:r>
    </w:p>
    <w:p w14:paraId="313BB3F4" w14:textId="77777777" w:rsidR="00126EE5" w:rsidRPr="00126EE5" w:rsidRDefault="00126EE5" w:rsidP="00126EE5">
      <w:pPr>
        <w:widowControl w:val="0"/>
        <w:autoSpaceDE w:val="0"/>
        <w:autoSpaceDN w:val="0"/>
        <w:adjustRightInd w:val="0"/>
        <w:rPr>
          <w:rFonts w:ascii="Times New Roman" w:hAnsi="Times New Roman"/>
          <w:noProof/>
          <w:sz w:val="24"/>
        </w:rPr>
      </w:pPr>
      <w:r w:rsidRPr="001A251A">
        <w:rPr>
          <w:rFonts w:ascii="Times New Roman" w:hAnsi="Times New Roman"/>
          <w:noProof/>
          <w:sz w:val="24"/>
          <w:szCs w:val="24"/>
          <w:lang w:val="en-US"/>
          <w:rPrChange w:id="905" w:author="Microsoft Office User" w:date="2020-09-18T10:32:00Z">
            <w:rPr>
              <w:rFonts w:ascii="Times New Roman" w:hAnsi="Times New Roman"/>
              <w:noProof/>
              <w:sz w:val="24"/>
              <w:szCs w:val="24"/>
            </w:rPr>
          </w:rPrChange>
        </w:rPr>
        <w:t xml:space="preserve">ZOWGHI, Didar; NURMULIANI, N. A Study of the Impact of Requirements Volatility on Software Project Performance. In: PROCEEDINGS OF THE NINTH ASIA-PACIFIC SOFTWARE ENGINEERING CONFERENCE 2002, </w:t>
      </w:r>
      <w:r w:rsidRPr="001A251A">
        <w:rPr>
          <w:rFonts w:ascii="Times New Roman" w:hAnsi="Times New Roman"/>
          <w:b/>
          <w:bCs/>
          <w:noProof/>
          <w:sz w:val="24"/>
          <w:szCs w:val="24"/>
          <w:lang w:val="en-US"/>
          <w:rPrChange w:id="906" w:author="Microsoft Office User" w:date="2020-09-18T10:32:00Z">
            <w:rPr>
              <w:rFonts w:ascii="Times New Roman" w:hAnsi="Times New Roman"/>
              <w:b/>
              <w:bCs/>
              <w:noProof/>
              <w:sz w:val="24"/>
              <w:szCs w:val="24"/>
            </w:rPr>
          </w:rPrChange>
        </w:rPr>
        <w:t>Anais</w:t>
      </w:r>
      <w:r w:rsidRPr="001A251A">
        <w:rPr>
          <w:rFonts w:ascii="Times New Roman" w:hAnsi="Times New Roman"/>
          <w:noProof/>
          <w:sz w:val="24"/>
          <w:szCs w:val="24"/>
          <w:lang w:val="en-US"/>
          <w:rPrChange w:id="907" w:author="Microsoft Office User" w:date="2020-09-18T10:32:00Z">
            <w:rPr>
              <w:rFonts w:ascii="Times New Roman" w:hAnsi="Times New Roman"/>
              <w:noProof/>
              <w:sz w:val="24"/>
              <w:szCs w:val="24"/>
            </w:rPr>
          </w:rPrChange>
        </w:rPr>
        <w:t xml:space="preserve">... </w:t>
      </w:r>
      <w:r w:rsidRPr="00126EE5">
        <w:rPr>
          <w:rFonts w:ascii="Times New Roman" w:hAnsi="Times New Roman"/>
          <w:noProof/>
          <w:sz w:val="24"/>
          <w:szCs w:val="24"/>
        </w:rPr>
        <w:t>[s.l: s.n.]</w:t>
      </w:r>
    </w:p>
    <w:p w14:paraId="72257E38" w14:textId="6A623382" w:rsidR="00AC5179" w:rsidRPr="001D7E25" w:rsidRDefault="008A3214"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6B49B03B" w14:textId="04FAA519" w:rsidR="00AC5179" w:rsidRPr="001D7E25" w:rsidRDefault="00AC5179" w:rsidP="000B4780">
      <w:pPr>
        <w:pStyle w:val="References"/>
        <w:numPr>
          <w:ilvl w:val="0"/>
          <w:numId w:val="0"/>
        </w:numPr>
        <w:spacing w:after="120"/>
        <w:jc w:val="both"/>
        <w:rPr>
          <w:color w:val="000000" w:themeColor="text1"/>
          <w:sz w:val="24"/>
          <w:szCs w:val="24"/>
          <w:lang w:val="pt-BR"/>
        </w:rPr>
      </w:pPr>
    </w:p>
    <w:p w14:paraId="394CE94E" w14:textId="2779FD98"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48836795" w14:textId="02B67445" w:rsidR="003C0E40" w:rsidRPr="006B218A" w:rsidRDefault="006B218A" w:rsidP="006B218A">
      <w:pPr>
        <w:pStyle w:val="Legenda"/>
        <w:rPr>
          <w:b w:val="0"/>
          <w:sz w:val="40"/>
          <w:szCs w:val="40"/>
        </w:rPr>
      </w:pPr>
      <w:bookmarkStart w:id="908" w:name="_Ref38880114"/>
      <w:bookmarkStart w:id="909" w:name="_Ref38959649"/>
      <w:bookmarkStart w:id="910" w:name="_Hlk41998958"/>
      <w:r w:rsidRPr="006B218A">
        <w:rPr>
          <w:sz w:val="40"/>
          <w:szCs w:val="40"/>
        </w:rPr>
        <w:lastRenderedPageBreak/>
        <w:t xml:space="preserve">Apêndice </w:t>
      </w:r>
      <w:r w:rsidRPr="006B218A">
        <w:rPr>
          <w:sz w:val="40"/>
          <w:szCs w:val="40"/>
        </w:rPr>
        <w:fldChar w:fldCharType="begin"/>
      </w:r>
      <w:r w:rsidRPr="006B218A">
        <w:rPr>
          <w:sz w:val="40"/>
          <w:szCs w:val="40"/>
        </w:rPr>
        <w:instrText xml:space="preserve"> SEQ Apêndice \* ALPHABETIC </w:instrText>
      </w:r>
      <w:r w:rsidRPr="006B218A">
        <w:rPr>
          <w:sz w:val="40"/>
          <w:szCs w:val="40"/>
        </w:rPr>
        <w:fldChar w:fldCharType="separate"/>
      </w:r>
      <w:r w:rsidR="0049511C">
        <w:rPr>
          <w:noProof/>
          <w:sz w:val="40"/>
          <w:szCs w:val="40"/>
        </w:rPr>
        <w:t>A</w:t>
      </w:r>
      <w:r w:rsidRPr="006B218A">
        <w:rPr>
          <w:sz w:val="40"/>
          <w:szCs w:val="40"/>
        </w:rPr>
        <w:fldChar w:fldCharType="end"/>
      </w:r>
      <w:bookmarkEnd w:id="908"/>
      <w:r w:rsidRPr="006B218A">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End w:id="909"/>
      <w:r w:rsidRPr="006B218A">
        <w:rPr>
          <w:sz w:val="40"/>
          <w:szCs w:val="40"/>
        </w:rPr>
        <w:t xml:space="preserve"> </w:t>
      </w:r>
      <w:bookmarkStart w:id="911" w:name="_Hlk19616188"/>
    </w:p>
    <w:tbl>
      <w:tblPr>
        <w:tblStyle w:val="TabeladeGrade4-nfase5"/>
        <w:tblW w:w="0" w:type="auto"/>
        <w:tblLook w:val="04A0" w:firstRow="1" w:lastRow="0" w:firstColumn="1" w:lastColumn="0" w:noHBand="0" w:noVBand="1"/>
      </w:tblPr>
      <w:tblGrid>
        <w:gridCol w:w="4951"/>
        <w:gridCol w:w="4111"/>
      </w:tblGrid>
      <w:tr w:rsidR="00873DE4" w:rsidRPr="001D7E25" w14:paraId="5B3634F8" w14:textId="513101BF"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01CE762" w14:textId="0DAEF120"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2186CFB3" w14:textId="4FE58320"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B63DF9F" w14:textId="44CC45AA" w:rsidR="00873DE4" w:rsidRDefault="00873DE4" w:rsidP="00412CCF">
            <w:pPr>
              <w:pStyle w:val="References"/>
              <w:numPr>
                <w:ilvl w:val="0"/>
                <w:numId w:val="0"/>
              </w:numPr>
              <w:spacing w:after="120"/>
              <w:jc w:val="both"/>
              <w:rPr>
                <w:b w:val="0"/>
                <w:bCs w:val="0"/>
                <w:sz w:val="24"/>
                <w:szCs w:val="24"/>
                <w:lang w:val="pt-BR" w:eastAsia="pt-BR"/>
              </w:rPr>
            </w:pPr>
            <w:r>
              <w:rPr>
                <w:b w:val="0"/>
                <w:bCs w:val="0"/>
                <w:sz w:val="24"/>
                <w:szCs w:val="24"/>
                <w:lang w:val="pt-BR" w:eastAsia="pt-BR"/>
              </w:rPr>
              <w:t>Em português</w:t>
            </w:r>
            <w:r w:rsidR="002E39F8">
              <w:rPr>
                <w:b w:val="0"/>
                <w:bCs w:val="0"/>
                <w:sz w:val="24"/>
                <w:szCs w:val="24"/>
                <w:lang w:val="pt-BR" w:eastAsia="pt-BR"/>
              </w:rPr>
              <w:t xml:space="preserve"> (traduzido)</w:t>
            </w:r>
          </w:p>
        </w:tc>
        <w:tc>
          <w:tcPr>
            <w:tcW w:w="4111" w:type="dxa"/>
          </w:tcPr>
          <w:p w14:paraId="32E44B60" w14:textId="26E6496C"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1D4488" w14:paraId="403454B1" w14:textId="7B2C792A"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561B39C" w14:textId="77777777" w:rsidR="00873DE4" w:rsidRPr="001C57F1" w:rsidRDefault="00873DE4" w:rsidP="00412CCF">
            <w:pPr>
              <w:pStyle w:val="References"/>
              <w:numPr>
                <w:ilvl w:val="0"/>
                <w:numId w:val="0"/>
              </w:numPr>
              <w:spacing w:after="120"/>
              <w:jc w:val="both"/>
              <w:rPr>
                <w:rFonts w:ascii="Times" w:hAnsi="Times" w:cs="Times"/>
                <w:i/>
                <w:iCs/>
                <w:color w:val="000000" w:themeColor="text1"/>
                <w:sz w:val="24"/>
                <w:szCs w:val="24"/>
                <w:lang w:val="pt-BR"/>
              </w:rPr>
            </w:pPr>
            <w:r w:rsidRPr="001C57F1">
              <w:rPr>
                <w:sz w:val="24"/>
                <w:szCs w:val="24"/>
                <w:lang w:val="pt-BR" w:eastAsia="pt-BR"/>
              </w:rPr>
              <w:t>C1 - Dentro da minha equipe, as pessoas confiam em mim para sugerir soluções</w:t>
            </w:r>
          </w:p>
        </w:tc>
        <w:tc>
          <w:tcPr>
            <w:tcW w:w="4111" w:type="dxa"/>
          </w:tcPr>
          <w:p w14:paraId="7431318C" w14:textId="60136CA8"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1D4488" w14:paraId="0963779D" w14:textId="1E46BA4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2A1EF3B"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C2- </w:t>
            </w:r>
            <w:r w:rsidRPr="00412CCF">
              <w:rPr>
                <w:b w:val="0"/>
                <w:bCs w:val="0"/>
                <w:sz w:val="24"/>
                <w:szCs w:val="24"/>
                <w:lang w:val="pt-BR" w:eastAsia="pt-BR"/>
              </w:rPr>
              <w:t>Não hesito em ir contra ideias estabelecidas para propor uma solução inovadora</w:t>
            </w:r>
          </w:p>
        </w:tc>
        <w:tc>
          <w:tcPr>
            <w:tcW w:w="4111" w:type="dxa"/>
          </w:tcPr>
          <w:p w14:paraId="1A64F75C" w14:textId="0871BEF9"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1D4488" w14:paraId="6F5D2E4F" w14:textId="2E72356D"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7F078F5"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C3 - </w:t>
            </w:r>
            <w:r w:rsidRPr="00412CCF">
              <w:rPr>
                <w:b w:val="0"/>
                <w:bCs w:val="0"/>
                <w:sz w:val="24"/>
                <w:szCs w:val="24"/>
                <w:lang w:val="pt-BR" w:eastAsia="pt-BR"/>
              </w:rPr>
              <w:t>Uso uma variedade de fontes/tipos de informação para chegar a uma solução inovadora</w:t>
            </w:r>
          </w:p>
        </w:tc>
        <w:tc>
          <w:tcPr>
            <w:tcW w:w="4111" w:type="dxa"/>
          </w:tcPr>
          <w:p w14:paraId="6E78687E" w14:textId="15C138EB"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1D4488" w14:paraId="305D4890" w14:textId="1C4D9812"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64C68EB3"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C4 - </w:t>
            </w:r>
            <w:r w:rsidRPr="00412CCF">
              <w:rPr>
                <w:b w:val="0"/>
                <w:bCs w:val="0"/>
                <w:sz w:val="24"/>
                <w:szCs w:val="24"/>
                <w:lang w:val="pt-BR" w:eastAsia="pt-BR"/>
              </w:rPr>
              <w:t>Desenvolvo novas ferramentas e métodos para resolver problemas</w:t>
            </w:r>
          </w:p>
        </w:tc>
        <w:tc>
          <w:tcPr>
            <w:tcW w:w="4111" w:type="dxa"/>
          </w:tcPr>
          <w:p w14:paraId="67CFAC66" w14:textId="433E6488"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1D4488" w14:paraId="1FF562DF" w14:textId="2515B84C"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5B5867F"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EM1 - </w:t>
            </w:r>
            <w:r w:rsidRPr="00412CCF">
              <w:rPr>
                <w:b w:val="0"/>
                <w:bCs w:val="0"/>
                <w:sz w:val="24"/>
                <w:szCs w:val="24"/>
                <w:lang w:val="pt-BR" w:eastAsia="pt-BR"/>
              </w:rPr>
              <w:t>Sou capaz de me manter focado nas situações para agir rapidamente</w:t>
            </w:r>
          </w:p>
        </w:tc>
        <w:tc>
          <w:tcPr>
            <w:tcW w:w="4111" w:type="dxa"/>
          </w:tcPr>
          <w:p w14:paraId="4D4BFD05" w14:textId="7FC5FF1E"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1D4488" w14:paraId="34DF27FC" w14:textId="7736989B"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3DEC959"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EM2 - </w:t>
            </w:r>
            <w:r w:rsidRPr="00412CCF">
              <w:rPr>
                <w:b w:val="0"/>
                <w:bCs w:val="0"/>
                <w:sz w:val="24"/>
                <w:szCs w:val="24"/>
                <w:lang w:val="pt-BR" w:eastAsia="pt-BR"/>
              </w:rPr>
              <w:t>Decido rapidamente sobre quais ações tomar para resolver um problema</w:t>
            </w:r>
          </w:p>
        </w:tc>
        <w:tc>
          <w:tcPr>
            <w:tcW w:w="4111" w:type="dxa"/>
          </w:tcPr>
          <w:p w14:paraId="16FE9CC2" w14:textId="0B5FF0ED"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048972D1" w14:textId="185447F2"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1D4488" w14:paraId="5AC1FBAA" w14:textId="28065CD2"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00DC16A"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EM3 - </w:t>
            </w:r>
            <w:r w:rsidRPr="00412CCF">
              <w:rPr>
                <w:b w:val="0"/>
                <w:bCs w:val="0"/>
                <w:sz w:val="24"/>
                <w:szCs w:val="24"/>
                <w:lang w:val="pt-BR" w:eastAsia="pt-BR"/>
              </w:rPr>
              <w:t>Analiso rapidamente possíveis soluções e suas consequências para escolher a mais apropriada</w:t>
            </w:r>
          </w:p>
        </w:tc>
        <w:tc>
          <w:tcPr>
            <w:tcW w:w="4111" w:type="dxa"/>
          </w:tcPr>
          <w:p w14:paraId="1723B42A" w14:textId="2511A426"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1D4488" w14:paraId="65E23A8C" w14:textId="4FC37ADC"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EE081D9"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EM4 - </w:t>
            </w:r>
            <w:r w:rsidRPr="00412CCF">
              <w:rPr>
                <w:b w:val="0"/>
                <w:bCs w:val="0"/>
                <w:sz w:val="24"/>
                <w:szCs w:val="24"/>
                <w:lang w:val="pt-BR" w:eastAsia="pt-BR"/>
              </w:rPr>
              <w:t>Facilmente reorganizo meu trabalho para me adaptar às novas circunstâncias</w:t>
            </w:r>
          </w:p>
        </w:tc>
        <w:tc>
          <w:tcPr>
            <w:tcW w:w="4111" w:type="dxa"/>
          </w:tcPr>
          <w:p w14:paraId="194D2E54" w14:textId="1350FD49"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1D4488" w14:paraId="45B72E90" w14:textId="40F70F4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2ECE919"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I1 - </w:t>
            </w:r>
            <w:r w:rsidRPr="00412CCF">
              <w:rPr>
                <w:b w:val="0"/>
                <w:bCs w:val="0"/>
                <w:sz w:val="24"/>
                <w:szCs w:val="24"/>
                <w:lang w:val="pt-BR" w:eastAsia="pt-BR"/>
              </w:rPr>
              <w:t>Tento entender os pontos de vista dos meus colegas para melhorar minha interação com eles</w:t>
            </w:r>
          </w:p>
        </w:tc>
        <w:tc>
          <w:tcPr>
            <w:tcW w:w="4111" w:type="dxa"/>
          </w:tcPr>
          <w:p w14:paraId="6111EA90" w14:textId="6B745898"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1D4488" w14:paraId="5C1C9B95" w14:textId="07607301"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1F8212EC" w14:textId="77777777" w:rsidR="00873DE4" w:rsidRPr="00A3315B" w:rsidRDefault="00873DE4" w:rsidP="00412CCF">
            <w:pPr>
              <w:pStyle w:val="References"/>
              <w:numPr>
                <w:ilvl w:val="0"/>
                <w:numId w:val="0"/>
              </w:numPr>
              <w:spacing w:after="120"/>
              <w:jc w:val="both"/>
              <w:rPr>
                <w:rFonts w:ascii="Times" w:hAnsi="Times" w:cs="Times"/>
                <w:i/>
                <w:iCs/>
                <w:color w:val="000000" w:themeColor="text1"/>
                <w:sz w:val="24"/>
                <w:szCs w:val="24"/>
                <w:lang w:val="pt-BR"/>
              </w:rPr>
            </w:pPr>
            <w:r w:rsidRPr="00A3315B">
              <w:rPr>
                <w:sz w:val="24"/>
                <w:szCs w:val="24"/>
                <w:lang w:val="pt-BR" w:eastAsia="pt-BR"/>
              </w:rPr>
              <w:t>I2 - Considero que desenvolver um bom relacionamento com todos os meus colegas é importante para meu desempenho</w:t>
            </w:r>
          </w:p>
        </w:tc>
        <w:tc>
          <w:tcPr>
            <w:tcW w:w="4111" w:type="dxa"/>
          </w:tcPr>
          <w:p w14:paraId="1A2894EE" w14:textId="2DF3544E"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1D4488" w14:paraId="498B59BA" w14:textId="21E61E58"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997A4"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I3 - </w:t>
            </w:r>
            <w:r w:rsidRPr="00412CCF">
              <w:rPr>
                <w:b w:val="0"/>
                <w:bCs w:val="0"/>
                <w:sz w:val="24"/>
                <w:szCs w:val="24"/>
                <w:lang w:val="pt-BR" w:eastAsia="pt-BR"/>
              </w:rPr>
              <w:t>Sou disposto a adaptar meu comportamento sempre que preciso para trabalhar bem com os outros</w:t>
            </w:r>
          </w:p>
        </w:tc>
        <w:tc>
          <w:tcPr>
            <w:tcW w:w="4111" w:type="dxa"/>
          </w:tcPr>
          <w:p w14:paraId="1426CC12" w14:textId="7AE6F8E6"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1D4488" w14:paraId="0905F4A2" w14:textId="2F6F8790"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1FE04AC"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I4 - </w:t>
            </w:r>
            <w:r w:rsidRPr="00412CCF">
              <w:rPr>
                <w:b w:val="0"/>
                <w:bCs w:val="0"/>
                <w:sz w:val="24"/>
                <w:szCs w:val="24"/>
                <w:lang w:val="pt-BR" w:eastAsia="pt-BR"/>
              </w:rPr>
              <w:t>Aprendo novas maneiras de realizar meu trabalho para que eu colabore melhor com os outros</w:t>
            </w:r>
          </w:p>
        </w:tc>
        <w:tc>
          <w:tcPr>
            <w:tcW w:w="4111" w:type="dxa"/>
          </w:tcPr>
          <w:p w14:paraId="64B05B8E" w14:textId="119FECF4"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1D4488" w14:paraId="7B2FE848" w14:textId="5CB531EC"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4869C88"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S1 - </w:t>
            </w:r>
            <w:r w:rsidRPr="00412CCF">
              <w:rPr>
                <w:b w:val="0"/>
                <w:bCs w:val="0"/>
                <w:sz w:val="24"/>
                <w:szCs w:val="24"/>
                <w:lang w:val="pt-BR" w:eastAsia="pt-BR"/>
              </w:rPr>
              <w:t>Mantenho minha calma em situações em que sou obrigado a tomar muitas decisões</w:t>
            </w:r>
          </w:p>
        </w:tc>
        <w:tc>
          <w:tcPr>
            <w:tcW w:w="4111" w:type="dxa"/>
          </w:tcPr>
          <w:p w14:paraId="2E4914AF" w14:textId="491A623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1D4488" w14:paraId="293B899F" w14:textId="44AB5145"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77EF0FBC"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S2 - </w:t>
            </w:r>
            <w:r w:rsidRPr="00412CCF">
              <w:rPr>
                <w:b w:val="0"/>
                <w:bCs w:val="0"/>
                <w:sz w:val="24"/>
                <w:szCs w:val="24"/>
                <w:lang w:val="pt-BR" w:eastAsia="pt-BR"/>
              </w:rPr>
              <w:t>Procuro soluções tendo uma discussão calma com colegas</w:t>
            </w:r>
          </w:p>
        </w:tc>
        <w:tc>
          <w:tcPr>
            <w:tcW w:w="4111" w:type="dxa"/>
          </w:tcPr>
          <w:p w14:paraId="7B5999C8" w14:textId="1436B44C"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1D4488" w14:paraId="7298602B" w14:textId="376D8611"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6C1B6902"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S3- </w:t>
            </w:r>
            <w:r w:rsidRPr="00412CCF">
              <w:rPr>
                <w:b w:val="0"/>
                <w:bCs w:val="0"/>
                <w:sz w:val="24"/>
                <w:szCs w:val="24"/>
                <w:lang w:val="pt-BR" w:eastAsia="pt-BR"/>
              </w:rPr>
              <w:t>Devido ao meu autocontrole, meus colegas me pedem conselho regularmente quando há situações difíceis</w:t>
            </w:r>
          </w:p>
        </w:tc>
        <w:tc>
          <w:tcPr>
            <w:tcW w:w="4111" w:type="dxa"/>
          </w:tcPr>
          <w:p w14:paraId="7FBD101D" w14:textId="7E6C79BD"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1D4488" w14:paraId="6B0A6E78" w14:textId="132035DA"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AE47EE"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lastRenderedPageBreak/>
              <w:t xml:space="preserve">T1 - </w:t>
            </w:r>
            <w:r w:rsidRPr="00412CCF">
              <w:rPr>
                <w:b w:val="0"/>
                <w:bCs w:val="0"/>
                <w:sz w:val="24"/>
                <w:szCs w:val="24"/>
                <w:lang w:val="pt-BR" w:eastAsia="pt-BR"/>
              </w:rPr>
              <w:t>Me capacito regularmente, dentro e/ou fora do trabalho, para manter minhas competências atualizadas</w:t>
            </w:r>
          </w:p>
        </w:tc>
        <w:tc>
          <w:tcPr>
            <w:tcW w:w="4111" w:type="dxa"/>
          </w:tcPr>
          <w:p w14:paraId="55BEB5D9" w14:textId="12CFDB2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1D4488" w14:paraId="5B57BBFF" w14:textId="105334E1"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A3CD8D9"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T2 - </w:t>
            </w:r>
            <w:r w:rsidRPr="00412CCF">
              <w:rPr>
                <w:b w:val="0"/>
                <w:bCs w:val="0"/>
                <w:sz w:val="24"/>
                <w:szCs w:val="24"/>
                <w:lang w:val="pt-BR" w:eastAsia="pt-BR"/>
              </w:rPr>
              <w:t xml:space="preserve">Busco oportunidades que permitam melhorar meu desempenho (treinamento, projeto em grupo, discussões com </w:t>
            </w:r>
            <w:proofErr w:type="gramStart"/>
            <w:r w:rsidRPr="00412CCF">
              <w:rPr>
                <w:b w:val="0"/>
                <w:bCs w:val="0"/>
                <w:sz w:val="24"/>
                <w:szCs w:val="24"/>
                <w:lang w:val="pt-BR" w:eastAsia="pt-BR"/>
              </w:rPr>
              <w:t>colegas, etc.</w:t>
            </w:r>
            <w:proofErr w:type="gramEnd"/>
            <w:r w:rsidRPr="00412CCF">
              <w:rPr>
                <w:b w:val="0"/>
                <w:bCs w:val="0"/>
                <w:sz w:val="24"/>
                <w:szCs w:val="24"/>
                <w:lang w:val="pt-BR" w:eastAsia="pt-BR"/>
              </w:rPr>
              <w:t>)</w:t>
            </w:r>
          </w:p>
        </w:tc>
        <w:tc>
          <w:tcPr>
            <w:tcW w:w="4111" w:type="dxa"/>
          </w:tcPr>
          <w:p w14:paraId="6320568E" w14:textId="645A2028"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1D4488" w14:paraId="13B1D4D9" w14:textId="6AA575FA"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FD40432"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T3 - </w:t>
            </w:r>
            <w:r w:rsidRPr="00412CCF">
              <w:rPr>
                <w:b w:val="0"/>
                <w:bCs w:val="0"/>
                <w:sz w:val="24"/>
                <w:szCs w:val="24"/>
                <w:lang w:val="pt-BR" w:eastAsia="pt-BR"/>
              </w:rPr>
              <w:t>Busco novidades para melhorar a maneira como eu trabalho</w:t>
            </w:r>
          </w:p>
        </w:tc>
        <w:tc>
          <w:tcPr>
            <w:tcW w:w="4111" w:type="dxa"/>
          </w:tcPr>
          <w:p w14:paraId="68ABE357" w14:textId="5082BC52"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1D4488" w14:paraId="1E3E45C2" w14:textId="253D738C"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283F44C7"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T4 - </w:t>
            </w:r>
            <w:r w:rsidRPr="00412CCF">
              <w:rPr>
                <w:b w:val="0"/>
                <w:bCs w:val="0"/>
                <w:sz w:val="24"/>
                <w:szCs w:val="24"/>
                <w:lang w:val="pt-BR" w:eastAsia="pt-BR"/>
              </w:rPr>
              <w:t>Participo de projetos e/ou tarefa que ajudam a me preparar para mudanças</w:t>
            </w:r>
          </w:p>
        </w:tc>
        <w:tc>
          <w:tcPr>
            <w:tcW w:w="4111" w:type="dxa"/>
          </w:tcPr>
          <w:p w14:paraId="41868DC3" w14:textId="6E63E115"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0369A48C" w14:textId="77777777" w:rsidR="000A5313" w:rsidRPr="00F95FA5" w:rsidRDefault="000A5313" w:rsidP="000A5313">
      <w:pPr>
        <w:widowControl w:val="0"/>
        <w:autoSpaceDE w:val="0"/>
        <w:autoSpaceDN w:val="0"/>
        <w:adjustRightInd w:val="0"/>
        <w:jc w:val="center"/>
        <w:rPr>
          <w:b/>
          <w:sz w:val="32"/>
          <w:szCs w:val="32"/>
          <w:lang w:val="en-US"/>
        </w:rPr>
      </w:pPr>
    </w:p>
    <w:p w14:paraId="7CE7FDA7"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910"/>
    <w:p w14:paraId="4933450F" w14:textId="4EED3693" w:rsidR="00C45470" w:rsidRPr="00F95FA5" w:rsidRDefault="00C45470" w:rsidP="000B4780">
      <w:pPr>
        <w:pStyle w:val="References"/>
        <w:numPr>
          <w:ilvl w:val="0"/>
          <w:numId w:val="0"/>
        </w:numPr>
        <w:spacing w:after="120"/>
        <w:jc w:val="both"/>
        <w:rPr>
          <w:i/>
          <w:iCs/>
          <w:color w:val="000000" w:themeColor="text1"/>
          <w:sz w:val="24"/>
          <w:szCs w:val="24"/>
        </w:rPr>
      </w:pPr>
    </w:p>
    <w:p w14:paraId="7D539557" w14:textId="0BDA2AD5" w:rsidR="00C45470" w:rsidRPr="006B218A" w:rsidRDefault="006B218A" w:rsidP="006B218A">
      <w:pPr>
        <w:pStyle w:val="Legenda"/>
        <w:rPr>
          <w:i/>
          <w:iCs/>
          <w:color w:val="000000" w:themeColor="text1"/>
          <w:sz w:val="44"/>
          <w:szCs w:val="44"/>
        </w:rPr>
      </w:pPr>
      <w:bookmarkStart w:id="912" w:name="_Ref38880154"/>
      <w:bookmarkStart w:id="913" w:name="_Ref40960398"/>
      <w:r w:rsidRPr="006B218A">
        <w:rPr>
          <w:sz w:val="44"/>
          <w:szCs w:val="44"/>
        </w:rPr>
        <w:t xml:space="preserve">Apêndice </w:t>
      </w:r>
      <w:r w:rsidRPr="006B218A">
        <w:rPr>
          <w:sz w:val="44"/>
          <w:szCs w:val="44"/>
        </w:rPr>
        <w:fldChar w:fldCharType="begin"/>
      </w:r>
      <w:r w:rsidRPr="006B218A">
        <w:rPr>
          <w:sz w:val="44"/>
          <w:szCs w:val="44"/>
        </w:rPr>
        <w:instrText xml:space="preserve"> SEQ Apêndice \* ALPHABETIC </w:instrText>
      </w:r>
      <w:r w:rsidRPr="006B218A">
        <w:rPr>
          <w:sz w:val="44"/>
          <w:szCs w:val="44"/>
        </w:rPr>
        <w:fldChar w:fldCharType="separate"/>
      </w:r>
      <w:r w:rsidR="0049511C">
        <w:rPr>
          <w:noProof/>
          <w:sz w:val="44"/>
          <w:szCs w:val="44"/>
        </w:rPr>
        <w:t>B</w:t>
      </w:r>
      <w:r w:rsidRPr="006B218A">
        <w:rPr>
          <w:sz w:val="44"/>
          <w:szCs w:val="44"/>
        </w:rPr>
        <w:fldChar w:fldCharType="end"/>
      </w:r>
      <w:bookmarkEnd w:id="912"/>
      <w:r w:rsidRPr="006B218A">
        <w:rPr>
          <w:sz w:val="44"/>
          <w:szCs w:val="44"/>
        </w:rPr>
        <w:t xml:space="preserve"> </w:t>
      </w:r>
      <w:r w:rsidR="00FD272D">
        <w:rPr>
          <w:sz w:val="40"/>
          <w:szCs w:val="40"/>
        </w:rPr>
        <w:t>Escala</w:t>
      </w:r>
      <w:r w:rsidRPr="006B218A">
        <w:rPr>
          <w:sz w:val="44"/>
          <w:szCs w:val="44"/>
        </w:rPr>
        <w:t xml:space="preserve"> de </w:t>
      </w:r>
      <w:proofErr w:type="spellStart"/>
      <w:r w:rsidRPr="006B218A">
        <w:rPr>
          <w:sz w:val="44"/>
          <w:szCs w:val="44"/>
        </w:rPr>
        <w:t>burnout</w:t>
      </w:r>
      <w:bookmarkEnd w:id="913"/>
      <w:proofErr w:type="spellEnd"/>
    </w:p>
    <w:p w14:paraId="256FFA56" w14:textId="53E38890"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Simples3"/>
        <w:tblW w:w="0" w:type="auto"/>
        <w:tblLook w:val="04A0" w:firstRow="1" w:lastRow="0" w:firstColumn="1" w:lastColumn="0" w:noHBand="0" w:noVBand="1"/>
      </w:tblPr>
      <w:tblGrid>
        <w:gridCol w:w="6237"/>
        <w:gridCol w:w="2268"/>
      </w:tblGrid>
      <w:tr w:rsidR="008E009B" w:rsidRPr="006A3EDF" w14:paraId="45D0831C" w14:textId="77777777" w:rsidTr="00792D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37" w:type="dxa"/>
          </w:tcPr>
          <w:bookmarkEnd w:id="911"/>
          <w:p w14:paraId="6439CD1B" w14:textId="77777777" w:rsidR="008E009B" w:rsidRPr="006A3EDF" w:rsidRDefault="008E009B" w:rsidP="00792DD6">
            <w:pPr>
              <w:rPr>
                <w:rFonts w:ascii="Arial" w:hAnsi="Arial" w:cs="Arial"/>
              </w:rPr>
            </w:pPr>
            <w:r w:rsidRPr="006A3EDF">
              <w:rPr>
                <w:rFonts w:ascii="Arial" w:hAnsi="Arial" w:cs="Arial"/>
              </w:rPr>
              <w:t>Pergunta</w:t>
            </w:r>
          </w:p>
        </w:tc>
        <w:tc>
          <w:tcPr>
            <w:tcW w:w="2268" w:type="dxa"/>
          </w:tcPr>
          <w:p w14:paraId="187E7162" w14:textId="41451856" w:rsidR="008E009B" w:rsidRPr="006A3EDF" w:rsidRDefault="008E009B" w:rsidP="00792DD6">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8E009B" w:rsidRPr="002B0DFB" w14:paraId="760460CD" w14:textId="77777777" w:rsidTr="00CE3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bottom w:val="single" w:sz="4" w:space="0" w:color="auto"/>
            </w:tcBorders>
            <w:shd w:val="clear" w:color="auto" w:fill="548DD4" w:themeFill="text2" w:themeFillTint="99"/>
          </w:tcPr>
          <w:p w14:paraId="6B42A016"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6FA1385"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tcPr>
          <w:p w14:paraId="7CB06AB1" w14:textId="42BA9814" w:rsidR="00CE3F6A" w:rsidRPr="002B0DFB" w:rsidRDefault="00CE3F6A" w:rsidP="00792DD6">
            <w:pPr>
              <w:shd w:val="clear" w:color="auto" w:fill="FFFFFF" w:themeFill="background1"/>
              <w:rPr>
                <w:rFonts w:ascii="Arial" w:hAnsi="Arial" w:cs="Arial"/>
                <w:color w:val="000000" w:themeColor="text1"/>
                <w:sz w:val="24"/>
                <w:szCs w:val="24"/>
              </w:rPr>
            </w:pPr>
            <w:r w:rsidRPr="002B0DFB">
              <w:rPr>
                <w:rFonts w:ascii="Arial" w:hAnsi="Arial" w:cs="Arial"/>
                <w:b w:val="0"/>
                <w:bCs w:val="0"/>
                <w:caps w:val="0"/>
                <w:color w:val="000000" w:themeColor="text1"/>
                <w:sz w:val="24"/>
                <w:szCs w:val="24"/>
              </w:rPr>
              <w:t>EE1 - Sinto me emocionalmente esgotado com o meu trabalho</w:t>
            </w:r>
          </w:p>
        </w:tc>
      </w:tr>
      <w:tr w:rsidR="00CE3F6A" w:rsidRPr="002B0DFB" w14:paraId="397572AA"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7CB9F061"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EE2 - Sinto-me esgotado no final de um dia de trabalho</w:t>
            </w:r>
          </w:p>
          <w:p w14:paraId="6F660FB5" w14:textId="39B0C9A5"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FC743AD"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07E9FC4A" w14:textId="77777777" w:rsidR="00CE3F6A" w:rsidRPr="002B0DFB" w:rsidRDefault="00CE3F6A" w:rsidP="00792DD6">
            <w:pPr>
              <w:shd w:val="clear" w:color="auto" w:fill="FFFFFF" w:themeFill="background1"/>
              <w:spacing w:after="0"/>
              <w:rPr>
                <w:rFonts w:ascii="Arial" w:hAnsi="Arial" w:cs="Arial"/>
                <w:b w:val="0"/>
                <w:bCs w:val="0"/>
                <w:caps w:val="0"/>
                <w:color w:val="000000" w:themeColor="text1"/>
                <w:sz w:val="24"/>
                <w:szCs w:val="24"/>
              </w:rPr>
            </w:pPr>
            <w:r w:rsidRPr="002B0DFB">
              <w:rPr>
                <w:rFonts w:ascii="Arial" w:hAnsi="Arial" w:cs="Arial"/>
                <w:b w:val="0"/>
                <w:bCs w:val="0"/>
                <w:caps w:val="0"/>
                <w:color w:val="000000" w:themeColor="text1"/>
                <w:sz w:val="24"/>
                <w:szCs w:val="24"/>
              </w:rPr>
              <w:t>EE3 - Sinto-me cansado quando me levanto pela manhã e preciso encarar outro dia de trabalho</w:t>
            </w:r>
          </w:p>
          <w:p w14:paraId="5EBC7AFE" w14:textId="4E347F8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1076F88"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71C0092C"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EE4 - Trabalhar o dia todo é realmente motivo de tensão para mim</w:t>
            </w:r>
          </w:p>
          <w:p w14:paraId="310D9485" w14:textId="4C72C4C0"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69EA8AEC"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74011E0B" w14:textId="43BA25D0" w:rsidR="00CE3F6A" w:rsidRPr="002B0DFB" w:rsidRDefault="00CE3F6A" w:rsidP="00792DD6">
            <w:pPr>
              <w:shd w:val="clear" w:color="auto" w:fill="FFFFFF" w:themeFill="background1"/>
              <w:rPr>
                <w:rFonts w:ascii="Arial" w:hAnsi="Arial" w:cs="Arial"/>
                <w:color w:val="000000" w:themeColor="text1"/>
                <w:sz w:val="24"/>
                <w:szCs w:val="24"/>
              </w:rPr>
            </w:pPr>
            <w:r w:rsidRPr="002B0DFB">
              <w:rPr>
                <w:rFonts w:ascii="Arial" w:hAnsi="Arial" w:cs="Arial"/>
                <w:b w:val="0"/>
                <w:bCs w:val="0"/>
                <w:caps w:val="0"/>
                <w:color w:val="000000" w:themeColor="text1"/>
                <w:sz w:val="24"/>
                <w:szCs w:val="24"/>
              </w:rPr>
              <w:t>EE5 - Sinto me esgotado pelo meu trabalho</w:t>
            </w:r>
          </w:p>
        </w:tc>
      </w:tr>
      <w:tr w:rsidR="00CE3F6A" w:rsidRPr="002B0DFB" w14:paraId="75039C8A"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1CD2392E" w14:textId="77777777" w:rsidR="00CE3F6A" w:rsidRPr="00C74C72" w:rsidRDefault="00CE3F6A"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aps w:val="0"/>
                <w:color w:val="000000" w:themeColor="text1"/>
                <w:sz w:val="24"/>
                <w:szCs w:val="24"/>
              </w:rPr>
              <w:t>EE6 - Quero apenas fazer o meu trabalho sem ser incomodado</w:t>
            </w:r>
          </w:p>
          <w:p w14:paraId="3BCE50EE" w14:textId="2601FEA1"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62D5564D" w14:textId="77777777" w:rsidTr="00C74C72">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548DD4" w:themeFill="text2" w:themeFillTint="99"/>
          </w:tcPr>
          <w:p w14:paraId="2699516C"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val="0"/>
                <w:color w:val="000000" w:themeColor="text1"/>
                <w:sz w:val="24"/>
                <w:szCs w:val="24"/>
              </w:rPr>
              <w:t>Cinismo</w:t>
            </w:r>
          </w:p>
        </w:tc>
      </w:tr>
      <w:tr w:rsidR="00CE3F6A" w:rsidRPr="002B0DFB" w14:paraId="47DB8C00"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5A27E726" w14:textId="34737383" w:rsidR="00CE3F6A" w:rsidRPr="002B0DFB" w:rsidRDefault="00CE3F6A" w:rsidP="00792DD6">
            <w:pPr>
              <w:shd w:val="clear" w:color="auto" w:fill="FFFFFF" w:themeFill="background1"/>
              <w:rPr>
                <w:rFonts w:ascii="Arial" w:hAnsi="Arial" w:cs="Arial"/>
                <w:color w:val="000000" w:themeColor="text1"/>
                <w:sz w:val="24"/>
                <w:szCs w:val="24"/>
              </w:rPr>
            </w:pPr>
            <w:r w:rsidRPr="002B0DFB">
              <w:rPr>
                <w:rFonts w:ascii="Arial" w:hAnsi="Arial" w:cs="Arial"/>
                <w:b w:val="0"/>
                <w:bCs w:val="0"/>
                <w:caps w:val="0"/>
                <w:color w:val="000000" w:themeColor="text1"/>
                <w:sz w:val="24"/>
                <w:szCs w:val="24"/>
              </w:rPr>
              <w:t>CI1 - Tornei-me menos interessado com o meu trabalho desde que comecei neste emprego</w:t>
            </w:r>
          </w:p>
        </w:tc>
      </w:tr>
      <w:tr w:rsidR="00CE3F6A" w:rsidRPr="002B0DFB" w14:paraId="176C5292"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33670527"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CI2 - Estou perdendo o entusiasmo pelo meu trabalho</w:t>
            </w:r>
          </w:p>
          <w:p w14:paraId="641BBE9C" w14:textId="7163A1CC"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4F46E94"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417B9634"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CI3 - Acho que meu trabalho não contribui para nada</w:t>
            </w:r>
          </w:p>
          <w:p w14:paraId="48815706" w14:textId="1642F45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98D3417"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3CA54853"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CI4 - Não acho que meu trabalho seja importante</w:t>
            </w:r>
          </w:p>
          <w:p w14:paraId="13FBAF9F" w14:textId="21A4705E"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1364E40D" w14:textId="77777777" w:rsidTr="00C74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548DD4" w:themeFill="text2" w:themeFillTint="99"/>
          </w:tcPr>
          <w:p w14:paraId="79141B36" w14:textId="47F3F22A" w:rsidR="008E009B" w:rsidRPr="002B0DFB" w:rsidRDefault="008E009B" w:rsidP="00792DD6">
            <w:pPr>
              <w:jc w:val="center"/>
              <w:rPr>
                <w:rFonts w:ascii="Arial" w:hAnsi="Arial" w:cs="Arial"/>
                <w:color w:val="000000" w:themeColor="text1"/>
                <w:sz w:val="24"/>
                <w:szCs w:val="24"/>
              </w:rPr>
            </w:pPr>
            <w:r w:rsidRPr="002B0DFB">
              <w:rPr>
                <w:rFonts w:ascii="Arial" w:hAnsi="Arial" w:cs="Arial"/>
                <w:caps w:val="0"/>
                <w:color w:val="000000" w:themeColor="text1"/>
                <w:sz w:val="24"/>
                <w:szCs w:val="24"/>
              </w:rPr>
              <w:t xml:space="preserve">Eficácia </w:t>
            </w:r>
          </w:p>
        </w:tc>
      </w:tr>
      <w:tr w:rsidR="00CE3F6A" w:rsidRPr="002B0DFB" w14:paraId="132CBDF9"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33AAFAC2" w14:textId="77777777" w:rsidR="00CE3F6A" w:rsidRPr="002B0DFB" w:rsidRDefault="00CE3F6A" w:rsidP="00792DD6">
            <w:pPr>
              <w:shd w:val="clear" w:color="auto" w:fill="FFFFFF" w:themeFill="background1"/>
              <w:spacing w:after="0"/>
              <w:rPr>
                <w:rFonts w:ascii="Arial" w:hAnsi="Arial" w:cs="Arial"/>
                <w:b w:val="0"/>
                <w:bCs w:val="0"/>
                <w:caps w:val="0"/>
                <w:color w:val="000000" w:themeColor="text1"/>
                <w:sz w:val="24"/>
                <w:szCs w:val="24"/>
              </w:rPr>
            </w:pPr>
            <w:r w:rsidRPr="002B0DFB">
              <w:rPr>
                <w:rFonts w:ascii="Arial" w:hAnsi="Arial" w:cs="Arial"/>
                <w:b w:val="0"/>
                <w:bCs w:val="0"/>
                <w:caps w:val="0"/>
                <w:color w:val="000000" w:themeColor="text1"/>
                <w:sz w:val="24"/>
                <w:szCs w:val="24"/>
              </w:rPr>
              <w:t>EF1 - Sinto-me muito bem quando realizo alguma coisa no trabalho</w:t>
            </w:r>
          </w:p>
          <w:p w14:paraId="051509FC" w14:textId="5358A90E"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4513A21"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07961932" w14:textId="706194A3" w:rsidR="00CE3F6A" w:rsidRPr="00CE3F6A" w:rsidRDefault="00CE3F6A"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olor w:val="000000" w:themeColor="text1"/>
                <w:sz w:val="24"/>
                <w:szCs w:val="24"/>
              </w:rPr>
              <w:t>EF2 - N</w:t>
            </w:r>
            <w:r w:rsidRPr="002B0DFB">
              <w:rPr>
                <w:rFonts w:ascii="Arial" w:hAnsi="Arial" w:cs="Arial"/>
                <w:b w:val="0"/>
                <w:bCs w:val="0"/>
                <w:caps w:val="0"/>
                <w:color w:val="000000" w:themeColor="text1"/>
                <w:sz w:val="24"/>
                <w:szCs w:val="24"/>
              </w:rPr>
              <w:t>o meu trabalho, tenho realizado várias coisas que valem a pena</w:t>
            </w:r>
          </w:p>
        </w:tc>
      </w:tr>
      <w:tr w:rsidR="00CE3F6A" w:rsidRPr="002B0DFB" w14:paraId="2DAE77F8"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60C385E1" w14:textId="77777777" w:rsidR="00CE3F6A" w:rsidRPr="002B0DFB" w:rsidRDefault="00CE3F6A" w:rsidP="00792DD6">
            <w:pPr>
              <w:shd w:val="clear" w:color="auto" w:fill="FFFFFF" w:themeFill="background1"/>
              <w:spacing w:after="0"/>
              <w:rPr>
                <w:rFonts w:ascii="Arial" w:hAnsi="Arial" w:cs="Arial"/>
                <w:b w:val="0"/>
                <w:bCs w:val="0"/>
                <w:caps w:val="0"/>
                <w:color w:val="000000" w:themeColor="text1"/>
                <w:sz w:val="24"/>
                <w:szCs w:val="24"/>
              </w:rPr>
            </w:pPr>
            <w:r w:rsidRPr="002B0DFB">
              <w:rPr>
                <w:rFonts w:ascii="Arial" w:hAnsi="Arial" w:cs="Arial"/>
                <w:b w:val="0"/>
                <w:bCs w:val="0"/>
                <w:caps w:val="0"/>
                <w:color w:val="000000" w:themeColor="text1"/>
                <w:sz w:val="24"/>
                <w:szCs w:val="24"/>
              </w:rPr>
              <w:t>EF3 - Posso resolver efetivamente os problemas que surgem no meu trabalho</w:t>
            </w:r>
          </w:p>
          <w:p w14:paraId="4D576AF1" w14:textId="0E5F6B72"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F2CA953"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6A810E52"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EF4 - Sinto que estou dando uma contribuição efetiva para essa organização.</w:t>
            </w:r>
          </w:p>
          <w:p w14:paraId="082DC6B4" w14:textId="1598F8DB"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60106E28"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300747AD" w14:textId="77777777" w:rsidR="00CE3F6A" w:rsidRPr="00C74C72" w:rsidRDefault="00CE3F6A"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aps w:val="0"/>
                <w:color w:val="000000" w:themeColor="text1"/>
                <w:sz w:val="24"/>
                <w:szCs w:val="24"/>
              </w:rPr>
              <w:t>EF5 -Em minha opinião, eu sou bom no meu trabalho</w:t>
            </w:r>
          </w:p>
          <w:p w14:paraId="148C2913" w14:textId="2A03A2DF"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EA5BE49"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tcBorders>
            <w:shd w:val="clear" w:color="auto" w:fill="FFFFFF" w:themeFill="background1"/>
          </w:tcPr>
          <w:p w14:paraId="606FDE08" w14:textId="64067516" w:rsidR="00CE3F6A" w:rsidRPr="002B0DFB" w:rsidRDefault="00CE3F6A" w:rsidP="00792DD6">
            <w:pPr>
              <w:shd w:val="clear" w:color="auto" w:fill="FFFFFF" w:themeFill="background1"/>
              <w:rPr>
                <w:rFonts w:ascii="Arial" w:hAnsi="Arial" w:cs="Arial"/>
                <w:color w:val="000000" w:themeColor="text1"/>
                <w:sz w:val="24"/>
                <w:szCs w:val="24"/>
              </w:rPr>
            </w:pPr>
            <w:r w:rsidRPr="002B0DFB">
              <w:rPr>
                <w:rFonts w:ascii="Arial" w:hAnsi="Arial" w:cs="Arial"/>
                <w:b w:val="0"/>
                <w:bCs w:val="0"/>
                <w:caps w:val="0"/>
                <w:color w:val="000000" w:themeColor="text1"/>
                <w:sz w:val="24"/>
                <w:szCs w:val="24"/>
              </w:rPr>
              <w:t>EF6 -No meu trabalho, eu me sinto confiante de que realizo minhas tarefas com efetividade</w:t>
            </w:r>
            <w:r w:rsidRPr="002B0DFB">
              <w:rPr>
                <w:rFonts w:ascii="Arial" w:hAnsi="Arial" w:cs="Arial"/>
                <w:b w:val="0"/>
                <w:bCs w:val="0"/>
                <w:i/>
                <w:color w:val="000000" w:themeColor="text1"/>
                <w:sz w:val="24"/>
                <w:szCs w:val="24"/>
              </w:rPr>
              <w:t xml:space="preserve"> </w:t>
            </w:r>
          </w:p>
        </w:tc>
      </w:tr>
    </w:tbl>
    <w:p w14:paraId="61C2FFAB" w14:textId="77777777" w:rsidR="00FD272D" w:rsidRDefault="00FD272D">
      <w:pPr>
        <w:spacing w:after="200" w:line="276" w:lineRule="auto"/>
        <w:jc w:val="left"/>
        <w:rPr>
          <w:b/>
          <w:sz w:val="32"/>
          <w:szCs w:val="32"/>
        </w:rPr>
      </w:pPr>
      <w:r>
        <w:rPr>
          <w:b/>
          <w:sz w:val="32"/>
          <w:szCs w:val="32"/>
        </w:rPr>
        <w:br w:type="page"/>
      </w:r>
    </w:p>
    <w:p w14:paraId="07E38882" w14:textId="77777777" w:rsidR="00217EA8" w:rsidRPr="000A5313" w:rsidRDefault="00217EA8" w:rsidP="00D959BF">
      <w:pPr>
        <w:widowControl w:val="0"/>
        <w:autoSpaceDE w:val="0"/>
        <w:autoSpaceDN w:val="0"/>
        <w:adjustRightInd w:val="0"/>
        <w:rPr>
          <w:b/>
          <w:sz w:val="32"/>
          <w:szCs w:val="32"/>
        </w:rPr>
      </w:pPr>
    </w:p>
    <w:p w14:paraId="7213CF3B" w14:textId="3BD8AA12" w:rsidR="00D959BF" w:rsidRPr="00D959BF" w:rsidRDefault="00D959BF" w:rsidP="00D959BF">
      <w:pPr>
        <w:pStyle w:val="Legenda"/>
        <w:rPr>
          <w:rFonts w:ascii="Arial" w:hAnsi="Arial" w:cs="Arial"/>
          <w:b w:val="0"/>
          <w:bCs w:val="0"/>
          <w:color w:val="4E4E4E"/>
          <w:sz w:val="40"/>
          <w:szCs w:val="40"/>
          <w:shd w:val="clear" w:color="auto" w:fill="FFFFFF"/>
        </w:rPr>
      </w:pPr>
      <w:bookmarkStart w:id="914" w:name="_Ref38880176"/>
      <w:bookmarkStart w:id="915" w:name="_Ref40960402"/>
      <w:r w:rsidRPr="00D959BF">
        <w:rPr>
          <w:sz w:val="40"/>
          <w:szCs w:val="40"/>
        </w:rPr>
        <w:t xml:space="preserve">Apêndice </w:t>
      </w:r>
      <w:r w:rsidRPr="00D959BF">
        <w:rPr>
          <w:sz w:val="40"/>
          <w:szCs w:val="40"/>
        </w:rPr>
        <w:fldChar w:fldCharType="begin"/>
      </w:r>
      <w:r w:rsidRPr="00D959BF">
        <w:rPr>
          <w:sz w:val="40"/>
          <w:szCs w:val="40"/>
        </w:rPr>
        <w:instrText xml:space="preserve"> SEQ Apêndice \* ALPHABETIC </w:instrText>
      </w:r>
      <w:r w:rsidRPr="00D959BF">
        <w:rPr>
          <w:sz w:val="40"/>
          <w:szCs w:val="40"/>
        </w:rPr>
        <w:fldChar w:fldCharType="separate"/>
      </w:r>
      <w:r w:rsidR="0049511C">
        <w:rPr>
          <w:noProof/>
          <w:sz w:val="40"/>
          <w:szCs w:val="40"/>
        </w:rPr>
        <w:t>C</w:t>
      </w:r>
      <w:r w:rsidRPr="00D959BF">
        <w:rPr>
          <w:sz w:val="40"/>
          <w:szCs w:val="40"/>
        </w:rPr>
        <w:fldChar w:fldCharType="end"/>
      </w:r>
      <w:bookmarkEnd w:id="914"/>
      <w:r w:rsidRPr="00D959BF">
        <w:rPr>
          <w:sz w:val="40"/>
          <w:szCs w:val="40"/>
        </w:rPr>
        <w:t xml:space="preserve"> - </w:t>
      </w:r>
      <w:r w:rsidR="00FD272D">
        <w:rPr>
          <w:sz w:val="40"/>
          <w:szCs w:val="40"/>
        </w:rPr>
        <w:t xml:space="preserve">Escala </w:t>
      </w:r>
      <w:r w:rsidRPr="00D959BF">
        <w:rPr>
          <w:sz w:val="40"/>
          <w:szCs w:val="40"/>
        </w:rPr>
        <w:t>de Instabilidade do projeto</w:t>
      </w:r>
      <w:bookmarkEnd w:id="915"/>
    </w:p>
    <w:p w14:paraId="09FE89A4" w14:textId="4EDF92E9"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
        <w:tblW w:w="9634" w:type="dxa"/>
        <w:tblLook w:val="04A0" w:firstRow="1" w:lastRow="0" w:firstColumn="1" w:lastColumn="0" w:noHBand="0" w:noVBand="1"/>
      </w:tblPr>
      <w:tblGrid>
        <w:gridCol w:w="9634"/>
      </w:tblGrid>
      <w:tr w:rsidR="00217EA8" w:rsidRPr="001D7E25" w14:paraId="7D332EF5" w14:textId="77777777" w:rsidTr="00C74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548DD4" w:themeFill="text2" w:themeFillTint="99"/>
          </w:tcPr>
          <w:p w14:paraId="04F319D8" w14:textId="77777777" w:rsidR="00217EA8" w:rsidRPr="002A7E8E" w:rsidRDefault="00217EA8" w:rsidP="00E97E7A">
            <w:pPr>
              <w:jc w:val="center"/>
              <w:rPr>
                <w:rFonts w:cs="Times"/>
                <w:color w:val="FF0000"/>
              </w:rPr>
            </w:pPr>
            <w:bookmarkStart w:id="916" w:name="_Hlk17359577"/>
            <w:r w:rsidRPr="002A7E8E">
              <w:rPr>
                <w:rFonts w:cs="Times"/>
                <w:color w:val="auto"/>
                <w:sz w:val="24"/>
                <w:szCs w:val="24"/>
              </w:rPr>
              <w:t>Instabilidade d</w:t>
            </w:r>
            <w:r>
              <w:rPr>
                <w:rFonts w:cs="Times"/>
                <w:color w:val="auto"/>
                <w:sz w:val="24"/>
                <w:szCs w:val="24"/>
              </w:rPr>
              <w:t>a tarefa</w:t>
            </w:r>
          </w:p>
        </w:tc>
      </w:tr>
      <w:tr w:rsidR="00217EA8" w:rsidRPr="001D7E25" w14:paraId="561D3F24"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2F9D75C0" w14:textId="77777777" w:rsidR="00217EA8"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w:t>
            </w:r>
            <w:r>
              <w:rPr>
                <w:rFonts w:ascii="Arial" w:hAnsi="Arial" w:cs="Arial"/>
                <w:b w:val="0"/>
                <w:bCs w:val="0"/>
                <w:sz w:val="24"/>
                <w:szCs w:val="24"/>
                <w:lang w:eastAsia="pt-BR"/>
              </w:rPr>
              <w:t>..</w:t>
            </w:r>
            <w:r w:rsidRPr="00D14C51">
              <w:rPr>
                <w:rFonts w:ascii="Arial" w:hAnsi="Arial" w:cs="Arial"/>
                <w:b w:val="0"/>
                <w:bCs w:val="0"/>
                <w:sz w:val="24"/>
                <w:szCs w:val="24"/>
                <w:lang w:eastAsia="pt-BR"/>
              </w:rPr>
              <w:t>os requisitos tiveram sua prioridade alterada</w:t>
            </w:r>
          </w:p>
          <w:p w14:paraId="46BB0D42" w14:textId="77777777" w:rsidR="00217EA8" w:rsidRPr="00E453B6"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 xml:space="preserve">...os requisitos do software não estavam claros (em relação a completude, ambiguidade, consistência, </w:t>
            </w:r>
            <w:proofErr w:type="spellStart"/>
            <w:r w:rsidRPr="00D14C51">
              <w:rPr>
                <w:rFonts w:ascii="Arial" w:hAnsi="Arial" w:cs="Arial"/>
                <w:b w:val="0"/>
                <w:bCs w:val="0"/>
                <w:sz w:val="24"/>
                <w:szCs w:val="24"/>
                <w:lang w:eastAsia="pt-BR"/>
              </w:rPr>
              <w:t>etc</w:t>
            </w:r>
            <w:proofErr w:type="spellEnd"/>
            <w:r w:rsidRPr="00D14C51">
              <w:rPr>
                <w:rFonts w:ascii="Arial" w:hAnsi="Arial" w:cs="Arial"/>
                <w:b w:val="0"/>
                <w:bCs w:val="0"/>
                <w:sz w:val="24"/>
                <w:szCs w:val="24"/>
                <w:lang w:eastAsia="pt-BR"/>
              </w:rPr>
              <w:t>)</w:t>
            </w:r>
          </w:p>
          <w:p w14:paraId="10F873E6" w14:textId="77777777" w:rsidR="00217EA8" w:rsidRDefault="00217EA8" w:rsidP="00E97E7A">
            <w:pPr>
              <w:rPr>
                <w:i/>
                <w:iCs/>
                <w:sz w:val="24"/>
                <w:szCs w:val="24"/>
              </w:rPr>
            </w:pPr>
            <w:r w:rsidRPr="00D14C51">
              <w:rPr>
                <w:rFonts w:ascii="Arial" w:hAnsi="Arial" w:cs="Arial"/>
                <w:b w:val="0"/>
                <w:bCs w:val="0"/>
                <w:sz w:val="24"/>
                <w:szCs w:val="24"/>
                <w:lang w:eastAsia="pt-BR"/>
              </w:rPr>
              <w:t>...as atividades/tarefas precisaram ser redefinidas</w:t>
            </w:r>
          </w:p>
          <w:p w14:paraId="2682E6A5" w14:textId="77777777" w:rsidR="00217EA8" w:rsidRDefault="00217EA8" w:rsidP="00E97E7A">
            <w:pPr>
              <w:rPr>
                <w:i/>
                <w:iCs/>
                <w:sz w:val="24"/>
                <w:szCs w:val="24"/>
              </w:rPr>
            </w:pPr>
            <w:r w:rsidRPr="00D14C51">
              <w:rPr>
                <w:rFonts w:ascii="Arial" w:hAnsi="Arial" w:cs="Arial"/>
                <w:b w:val="0"/>
                <w:bCs w:val="0"/>
                <w:sz w:val="24"/>
                <w:szCs w:val="24"/>
                <w:lang w:eastAsia="pt-BR"/>
              </w:rPr>
              <w:t>...houve pressão no</w:t>
            </w:r>
            <w:r>
              <w:rPr>
                <w:rFonts w:ascii="Arial" w:hAnsi="Arial" w:cs="Arial"/>
                <w:b w:val="0"/>
                <w:bCs w:val="0"/>
                <w:sz w:val="24"/>
                <w:szCs w:val="24"/>
                <w:lang w:eastAsia="pt-BR"/>
              </w:rPr>
              <w:t>s</w:t>
            </w:r>
            <w:r w:rsidRPr="00D14C51">
              <w:rPr>
                <w:rFonts w:ascii="Arial" w:hAnsi="Arial" w:cs="Arial"/>
                <w:b w:val="0"/>
                <w:bCs w:val="0"/>
                <w:sz w:val="24"/>
                <w:szCs w:val="24"/>
                <w:lang w:eastAsia="pt-BR"/>
              </w:rPr>
              <w:t xml:space="preserve"> prazos das entregas</w:t>
            </w:r>
          </w:p>
          <w:p w14:paraId="06D7023D" w14:textId="77777777" w:rsidR="00217EA8"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...os prazos de entrega foram alterados</w:t>
            </w:r>
          </w:p>
          <w:p w14:paraId="017D9DC7" w14:textId="77777777" w:rsidR="00217EA8"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...faltou o envolvimento adequado dos usuários/clientes (responsáveis por informar os requisitos)</w:t>
            </w:r>
          </w:p>
          <w:p w14:paraId="4B1A96EF" w14:textId="77777777" w:rsidR="00217EA8" w:rsidRPr="00C45470"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...foram adicionados requisitos que não estavam previstos</w:t>
            </w:r>
          </w:p>
        </w:tc>
      </w:tr>
      <w:tr w:rsidR="00217EA8" w:rsidRPr="001D7E25" w14:paraId="5ED0DFC3" w14:textId="77777777" w:rsidTr="00C74C72">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548DD4" w:themeFill="text2" w:themeFillTint="99"/>
            <w:vAlign w:val="center"/>
          </w:tcPr>
          <w:p w14:paraId="3B0C3819"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53066BEC"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40D73936" w14:textId="77777777" w:rsidR="00217EA8" w:rsidRPr="007226A6"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...pessoas entraram e/ou saíram do projeto</w:t>
            </w:r>
          </w:p>
          <w:p w14:paraId="1BBA91C7" w14:textId="77777777" w:rsidR="00217EA8"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...membros externos auxiliaram nas tarefas da minha equipe</w:t>
            </w:r>
          </w:p>
          <w:p w14:paraId="5F774BDE" w14:textId="77777777" w:rsidR="00217EA8"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...membros da minha equipe precisaram se ausentar/afastar temporariamente</w:t>
            </w:r>
          </w:p>
          <w:p w14:paraId="7EA675E9" w14:textId="77777777" w:rsidR="00217EA8" w:rsidRPr="00165B20"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...os responsáveis por informar/especificar requisitos mudaram</w:t>
            </w:r>
          </w:p>
        </w:tc>
      </w:tr>
      <w:tr w:rsidR="00217EA8" w:rsidRPr="001D7E25" w14:paraId="65ABD924" w14:textId="77777777" w:rsidTr="00C74C72">
        <w:tc>
          <w:tcPr>
            <w:cnfStyle w:val="001000000000" w:firstRow="0" w:lastRow="0" w:firstColumn="1" w:lastColumn="0" w:oddVBand="0" w:evenVBand="0" w:oddHBand="0" w:evenHBand="0" w:firstRowFirstColumn="0" w:firstRowLastColumn="0" w:lastRowFirstColumn="0" w:lastRowLastColumn="0"/>
            <w:tcW w:w="9634" w:type="dxa"/>
            <w:shd w:val="clear" w:color="auto" w:fill="548DD4" w:themeFill="text2" w:themeFillTint="99"/>
            <w:vAlign w:val="center"/>
          </w:tcPr>
          <w:p w14:paraId="38671560"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023B81F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CB62F0B" w14:textId="195E9B41"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437813A"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20656BC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6DE5A09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A3315B">
              <w:rPr>
                <w:rFonts w:ascii="Arial" w:hAnsi="Arial" w:cs="Arial"/>
                <w:sz w:val="24"/>
                <w:szCs w:val="24"/>
                <w:lang w:eastAsia="pt-BR"/>
              </w:rPr>
              <w:t>etc</w:t>
            </w:r>
            <w:proofErr w:type="spellEnd"/>
            <w:r w:rsidRPr="00A3315B">
              <w:rPr>
                <w:rFonts w:ascii="Arial" w:hAnsi="Arial" w:cs="Arial"/>
                <w:sz w:val="24"/>
                <w:szCs w:val="24"/>
                <w:lang w:eastAsia="pt-BR"/>
              </w:rPr>
              <w:t>)</w:t>
            </w:r>
          </w:p>
          <w:p w14:paraId="1D4EAA22"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6DE195C4" w14:textId="77777777" w:rsidR="00217EA8" w:rsidRPr="00C45470" w:rsidRDefault="00217EA8" w:rsidP="00E97E7A">
            <w:pPr>
              <w:rPr>
                <w:rFonts w:ascii="Arial" w:hAnsi="Arial" w:cs="Arial"/>
                <w:sz w:val="24"/>
                <w:szCs w:val="24"/>
                <w:lang w:eastAsia="pt-BR"/>
              </w:rPr>
            </w:pPr>
          </w:p>
        </w:tc>
      </w:tr>
      <w:bookmarkEnd w:id="916"/>
    </w:tbl>
    <w:p w14:paraId="3FF644BD"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65B7D63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58A2A8E4" w14:textId="10D71E2A"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2B5CF5B1" w14:textId="41B4E488" w:rsidR="000A5313" w:rsidRPr="000C71A4" w:rsidRDefault="0049511C" w:rsidP="0049511C">
      <w:pPr>
        <w:pStyle w:val="Legenda"/>
        <w:rPr>
          <w:b w:val="0"/>
          <w:sz w:val="40"/>
          <w:szCs w:val="40"/>
        </w:rPr>
      </w:pPr>
      <w:bookmarkStart w:id="917" w:name="_Ref41501380"/>
      <w:r w:rsidRPr="000C71A4">
        <w:rPr>
          <w:sz w:val="40"/>
          <w:szCs w:val="40"/>
        </w:rPr>
        <w:lastRenderedPageBreak/>
        <w:t xml:space="preserve">Apêndice </w:t>
      </w:r>
      <w:r w:rsidRPr="000C71A4">
        <w:rPr>
          <w:sz w:val="40"/>
          <w:szCs w:val="40"/>
        </w:rPr>
        <w:fldChar w:fldCharType="begin"/>
      </w:r>
      <w:r w:rsidRPr="000C71A4">
        <w:rPr>
          <w:sz w:val="40"/>
          <w:szCs w:val="40"/>
        </w:rPr>
        <w:instrText xml:space="preserve"> SEQ Apêndice \* ALPHABETIC </w:instrText>
      </w:r>
      <w:r w:rsidRPr="000C71A4">
        <w:rPr>
          <w:sz w:val="40"/>
          <w:szCs w:val="40"/>
        </w:rPr>
        <w:fldChar w:fldCharType="separate"/>
      </w:r>
      <w:r w:rsidRPr="000C71A4">
        <w:rPr>
          <w:noProof/>
          <w:sz w:val="40"/>
          <w:szCs w:val="40"/>
        </w:rPr>
        <w:t>D</w:t>
      </w:r>
      <w:r w:rsidRPr="000C71A4">
        <w:rPr>
          <w:sz w:val="40"/>
          <w:szCs w:val="40"/>
        </w:rPr>
        <w:fldChar w:fldCharType="end"/>
      </w:r>
      <w:bookmarkEnd w:id="917"/>
      <w:r w:rsidRPr="000C71A4">
        <w:rPr>
          <w:sz w:val="40"/>
          <w:szCs w:val="40"/>
        </w:rPr>
        <w:t xml:space="preserve"> Termo de consentimento e esclarecido </w:t>
      </w:r>
    </w:p>
    <w:p w14:paraId="262732A4" w14:textId="3747C0DD" w:rsidR="007E2432" w:rsidRPr="001D7E25" w:rsidRDefault="0049511C" w:rsidP="000B4780">
      <w:pPr>
        <w:pStyle w:val="References"/>
        <w:numPr>
          <w:ilvl w:val="0"/>
          <w:numId w:val="0"/>
        </w:numPr>
        <w:spacing w:after="120"/>
        <w:jc w:val="both"/>
        <w:rPr>
          <w:i/>
          <w:iCs/>
          <w:color w:val="000000" w:themeColor="text1"/>
          <w:sz w:val="24"/>
          <w:szCs w:val="24"/>
          <w:lang w:val="pt-BR"/>
        </w:rPr>
      </w:pPr>
      <w:r>
        <w:rPr>
          <w:noProof/>
        </w:rPr>
        <w:drawing>
          <wp:inline distT="0" distB="0" distL="0" distR="0" wp14:anchorId="4293DFA8" wp14:editId="14BDCA8E">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9591" cy="4951082"/>
                    </a:xfrm>
                    <a:prstGeom prst="rect">
                      <a:avLst/>
                    </a:prstGeom>
                  </pic:spPr>
                </pic:pic>
              </a:graphicData>
            </a:graphic>
          </wp:inline>
        </w:drawing>
      </w:r>
      <w:r w:rsidRPr="0049511C">
        <w:t xml:space="preserve"> </w:t>
      </w:r>
    </w:p>
    <w:sectPr w:rsidR="007E2432" w:rsidRPr="001D7E25" w:rsidSect="00404D87">
      <w:headerReference w:type="default" r:id="rId33"/>
      <w:footerReference w:type="default" r:id="rId34"/>
      <w:pgSz w:w="11907" w:h="16840" w:code="9"/>
      <w:pgMar w:top="1701" w:right="1134" w:bottom="1134" w:left="1701" w:header="0" w:footer="68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0-08-31T10:56:00Z" w:initials="MOU">
    <w:p w14:paraId="5B5CC141" w14:textId="4156EF78" w:rsidR="00710271" w:rsidRDefault="00710271">
      <w:pPr>
        <w:pStyle w:val="Textodecomentrio"/>
      </w:pPr>
      <w:r>
        <w:rPr>
          <w:rStyle w:val="Refdecomentrio"/>
        </w:rPr>
        <w:annotationRef/>
      </w:r>
      <w:r>
        <w:t xml:space="preserve">Esta página não entra na versão para a banca. </w:t>
      </w:r>
    </w:p>
  </w:comment>
  <w:comment w:id="4" w:author="Microsoft Office User" w:date="2020-08-31T11:08:00Z" w:initials="MOU">
    <w:p w14:paraId="21FE3A56" w14:textId="44B86973" w:rsidR="00710271" w:rsidRDefault="00710271">
      <w:pPr>
        <w:pStyle w:val="Textodecomentrio"/>
      </w:pPr>
      <w:r>
        <w:rPr>
          <w:rStyle w:val="Refdecomentrio"/>
        </w:rPr>
        <w:annotationRef/>
      </w:r>
      <w:r>
        <w:t xml:space="preserve">Este resumo não está bom. O contexto não está bem fundamentado e é muito informal? Em particular, adaptabilidade precisa ser conceituada porque senão ninguém sabe do que </w:t>
      </w:r>
      <w:proofErr w:type="spellStart"/>
      <w:r>
        <w:t>vc</w:t>
      </w:r>
      <w:proofErr w:type="spellEnd"/>
      <w:r>
        <w:t xml:space="preserve"> está falando. Por exemplo, egressos precisam se adaptar a que? Não faz sentido.</w:t>
      </w:r>
    </w:p>
  </w:comment>
  <w:comment w:id="17" w:author="Microsoft Office User" w:date="2020-08-31T10:57:00Z" w:initials="MOU">
    <w:p w14:paraId="65222056" w14:textId="29ED5DD4" w:rsidR="00710271" w:rsidRDefault="00710271">
      <w:pPr>
        <w:pStyle w:val="Textodecomentrio"/>
      </w:pPr>
      <w:r>
        <w:rPr>
          <w:rStyle w:val="Refdecomentrio"/>
        </w:rPr>
        <w:annotationRef/>
      </w:r>
      <w:r>
        <w:rPr>
          <w:noProof/>
        </w:rPr>
        <w:t>onde  é exigido? De forma geral, este contexto está muito fraco</w:t>
      </w:r>
    </w:p>
  </w:comment>
  <w:comment w:id="18" w:author="Microsoft Office User" w:date="2020-08-31T11:01:00Z" w:initials="MOU">
    <w:p w14:paraId="6BCA42F0" w14:textId="5436973A" w:rsidR="00710271" w:rsidRDefault="00710271">
      <w:pPr>
        <w:pStyle w:val="Textodecomentrio"/>
      </w:pPr>
      <w:r>
        <w:rPr>
          <w:rStyle w:val="Refdecomentrio"/>
        </w:rPr>
        <w:annotationRef/>
      </w:r>
      <w:r>
        <w:t>Este parágrafo está confuso. Repete duas vezes o mesmo objetivo. Reescreva.</w:t>
      </w:r>
    </w:p>
  </w:comment>
  <w:comment w:id="29" w:author="Microsoft Office User" w:date="2020-08-31T11:04:00Z" w:initials="MOU">
    <w:p w14:paraId="09B7C603" w14:textId="2F5C7864" w:rsidR="00710271" w:rsidRDefault="00710271">
      <w:pPr>
        <w:pStyle w:val="Textodecomentrio"/>
      </w:pPr>
      <w:r>
        <w:rPr>
          <w:rStyle w:val="Refdecomentrio"/>
        </w:rPr>
        <w:annotationRef/>
      </w:r>
      <w:r>
        <w:t>Veja isso na tese de George. O dele é parecido com o seu método, mas o seu parágrafo está muito confuso.</w:t>
      </w:r>
    </w:p>
  </w:comment>
  <w:comment w:id="31" w:author="Microsoft Office User" w:date="2020-08-31T11:02:00Z" w:initials="MOU">
    <w:p w14:paraId="748575EB" w14:textId="1EABB3F7" w:rsidR="00710271" w:rsidRDefault="00710271">
      <w:pPr>
        <w:pStyle w:val="Textodecomentrio"/>
      </w:pPr>
      <w:r>
        <w:rPr>
          <w:rStyle w:val="Refdecomentrio"/>
        </w:rPr>
        <w:annotationRef/>
      </w:r>
      <w:r>
        <w:t xml:space="preserve">Isso não existe. Não existe </w:t>
      </w:r>
      <w:proofErr w:type="spellStart"/>
      <w:r>
        <w:t>survey</w:t>
      </w:r>
      <w:proofErr w:type="spellEnd"/>
      <w:r>
        <w:t xml:space="preserve"> por conveniência. O que é por conveniência é o método de amostragem ou de seleção de participantes. Não coloque isso aqui porque enfraquece seu argumento logo na partida.</w:t>
      </w:r>
    </w:p>
  </w:comment>
  <w:comment w:id="35" w:author="Microsoft Office User" w:date="2020-08-31T11:03:00Z" w:initials="MOU">
    <w:p w14:paraId="7D6626E1" w14:textId="52CDB9CA" w:rsidR="00710271" w:rsidRDefault="00710271">
      <w:pPr>
        <w:pStyle w:val="Textodecomentrio"/>
      </w:pPr>
      <w:r>
        <w:rPr>
          <w:rStyle w:val="Refdecomentrio"/>
        </w:rPr>
        <w:annotationRef/>
      </w:r>
      <w:r>
        <w:t xml:space="preserve">O que é isso, </w:t>
      </w:r>
      <w:proofErr w:type="spellStart"/>
      <w:r>
        <w:t>auto-seleção</w:t>
      </w:r>
      <w:proofErr w:type="spellEnd"/>
      <w:r>
        <w:t xml:space="preserve"> do que?</w:t>
      </w:r>
    </w:p>
  </w:comment>
  <w:comment w:id="36" w:author="Microsoft Office User" w:date="2020-08-31T11:05:00Z" w:initials="MOU">
    <w:p w14:paraId="1F245610" w14:textId="01DF045E" w:rsidR="00710271" w:rsidRDefault="00710271">
      <w:pPr>
        <w:pStyle w:val="Textodecomentrio"/>
      </w:pPr>
      <w:r>
        <w:rPr>
          <w:rStyle w:val="Refdecomentrio"/>
        </w:rPr>
        <w:annotationRef/>
      </w:r>
      <w:r>
        <w:t>Está muito específico. Tem diversos construtos que são mencionados sem terem sido definidos. Não está bom não.</w:t>
      </w:r>
    </w:p>
  </w:comment>
  <w:comment w:id="37" w:author="Microsoft Office User" w:date="2020-08-31T11:06:00Z" w:initials="MOU">
    <w:p w14:paraId="012094D0" w14:textId="6C6E879C" w:rsidR="00710271" w:rsidRDefault="00710271">
      <w:pPr>
        <w:pStyle w:val="Textodecomentrio"/>
      </w:pPr>
      <w:r>
        <w:rPr>
          <w:rStyle w:val="Refdecomentrio"/>
        </w:rPr>
        <w:annotationRef/>
      </w:r>
      <w:r>
        <w:t>Mas o seu trabalho é correlacional, não pode concluir efeito.</w:t>
      </w:r>
    </w:p>
  </w:comment>
  <w:comment w:id="54" w:author="Microsoft Office User" w:date="2020-09-18T10:45:00Z" w:initials="MOU">
    <w:p w14:paraId="35C1A811" w14:textId="190CC3F3" w:rsidR="00710271" w:rsidRDefault="00710271">
      <w:pPr>
        <w:pStyle w:val="Textodecomentrio"/>
      </w:pPr>
      <w:r>
        <w:rPr>
          <w:rStyle w:val="Refdecomentrio"/>
        </w:rPr>
        <w:annotationRef/>
      </w:r>
      <w:r>
        <w:t xml:space="preserve">É esquisito </w:t>
      </w:r>
      <w:proofErr w:type="spellStart"/>
      <w:r>
        <w:t>vc</w:t>
      </w:r>
      <w:proofErr w:type="spellEnd"/>
      <w:r>
        <w:t xml:space="preserve"> dizer que vai começar por </w:t>
      </w:r>
      <w:proofErr w:type="gramStart"/>
      <w:r>
        <w:t>adaptação</w:t>
      </w:r>
      <w:proofErr w:type="gramEnd"/>
      <w:r>
        <w:t xml:space="preserve"> mas a primeira seção ser sobre desempenho adaptativo.</w:t>
      </w:r>
    </w:p>
  </w:comment>
  <w:comment w:id="69" w:author="Microsoft Office User" w:date="2020-09-18T10:56:00Z" w:initials="MOU">
    <w:p w14:paraId="5963EF2E" w14:textId="7300F4D0" w:rsidR="00710271" w:rsidRDefault="00710271">
      <w:pPr>
        <w:pStyle w:val="Textodecomentrio"/>
      </w:pPr>
      <w:r>
        <w:rPr>
          <w:rStyle w:val="Refdecomentrio"/>
        </w:rPr>
        <w:annotationRef/>
      </w:r>
      <w:r>
        <w:t xml:space="preserve">Atualiza essa referência porque a publicação foi em 2020. Veja se o ano no </w:t>
      </w:r>
      <w:proofErr w:type="spellStart"/>
      <w:r>
        <w:t>doi</w:t>
      </w:r>
      <w:proofErr w:type="spellEnd"/>
      <w:r>
        <w:t xml:space="preserve"> é mesmo 2018.</w:t>
      </w:r>
    </w:p>
  </w:comment>
  <w:comment w:id="277" w:author="Microsoft Office User" w:date="2020-09-01T12:45:00Z" w:initials="MOU">
    <w:p w14:paraId="2E54483C" w14:textId="44DD5FA6" w:rsidR="00710271" w:rsidRDefault="00710271">
      <w:pPr>
        <w:pStyle w:val="Textodecomentrio"/>
      </w:pPr>
      <w:r>
        <w:rPr>
          <w:rStyle w:val="Refdecomentrio"/>
        </w:rPr>
        <w:annotationRef/>
      </w:r>
      <w:r>
        <w:t xml:space="preserve">Sério? Não acho que faça sentido comparar um </w:t>
      </w:r>
      <w:proofErr w:type="spellStart"/>
      <w:r>
        <w:t>outcome</w:t>
      </w:r>
      <w:proofErr w:type="spellEnd"/>
      <w:r>
        <w:t xml:space="preserve"> (turnover) com um fator latente (instabilidade). </w:t>
      </w:r>
    </w:p>
  </w:comment>
  <w:comment w:id="279" w:author="Microsoft Office User" w:date="2020-09-01T12:47:00Z" w:initials="MOU">
    <w:p w14:paraId="41CA889A" w14:textId="00E424DC" w:rsidR="00710271" w:rsidRDefault="00710271">
      <w:pPr>
        <w:pStyle w:val="Textodecomentrio"/>
      </w:pPr>
      <w:r>
        <w:rPr>
          <w:rStyle w:val="Refdecomentrio"/>
        </w:rPr>
        <w:annotationRef/>
      </w:r>
      <w:r>
        <w:t>Por que em trabalhos futuros? Isso é o problema da sua tese. O que falta ser investigado nos trabalhos futuros. Além disso, seu modelo conceitual postula que instabilidade é um fator moderador, mas essas correlações não dizem nada a respeito disso.</w:t>
      </w:r>
    </w:p>
  </w:comment>
  <w:comment w:id="280" w:author="Microsoft Office User" w:date="2020-09-01T12:49:00Z" w:initials="MOU">
    <w:p w14:paraId="6D516191" w14:textId="27F4748A" w:rsidR="00710271" w:rsidRDefault="00710271">
      <w:pPr>
        <w:pStyle w:val="Textodecomentrio"/>
      </w:pPr>
      <w:r>
        <w:rPr>
          <w:rStyle w:val="Refdecomentrio"/>
        </w:rPr>
        <w:annotationRef/>
      </w:r>
      <w:r>
        <w:t>Mas o que é que isso significa?</w:t>
      </w:r>
    </w:p>
  </w:comment>
  <w:comment w:id="281" w:author="Microsoft Office User" w:date="2020-09-01T12:50:00Z" w:initials="MOU">
    <w:p w14:paraId="2C81AF85" w14:textId="38DCF674" w:rsidR="00710271" w:rsidRDefault="00710271">
      <w:pPr>
        <w:pStyle w:val="Textodecomentrio"/>
      </w:pPr>
      <w:r>
        <w:rPr>
          <w:rStyle w:val="Refdecomentrio"/>
        </w:rPr>
        <w:annotationRef/>
      </w:r>
      <w:r>
        <w:t xml:space="preserve">Mas </w:t>
      </w:r>
      <w:proofErr w:type="spellStart"/>
      <w:r>
        <w:t>vc</w:t>
      </w:r>
      <w:proofErr w:type="spellEnd"/>
      <w:r>
        <w:t xml:space="preserve"> não está medindo stress. </w:t>
      </w:r>
      <w:proofErr w:type="spellStart"/>
      <w:r>
        <w:t>Vc</w:t>
      </w:r>
      <w:proofErr w:type="spellEnd"/>
      <w:r>
        <w:t xml:space="preserve"> está medindo adaptabilidade ao stress, não é?</w:t>
      </w:r>
    </w:p>
  </w:comment>
  <w:comment w:id="282" w:author="Microsoft Office User" w:date="2020-09-01T12:51:00Z" w:initials="MOU">
    <w:p w14:paraId="3E992A87" w14:textId="09D4170F" w:rsidR="00710271" w:rsidRDefault="00710271">
      <w:pPr>
        <w:pStyle w:val="Textodecomentrio"/>
      </w:pPr>
      <w:r>
        <w:rPr>
          <w:rStyle w:val="Refdecomentrio"/>
        </w:rPr>
        <w:annotationRef/>
      </w:r>
      <w:r>
        <w:t>??? Não consigo seguir o seu raciocínio.</w:t>
      </w:r>
    </w:p>
  </w:comment>
  <w:comment w:id="283" w:author="Microsoft Office User" w:date="2020-09-01T12:52:00Z" w:initials="MOU">
    <w:p w14:paraId="22B9B9C9" w14:textId="46977E71" w:rsidR="00710271" w:rsidRDefault="00710271">
      <w:pPr>
        <w:pStyle w:val="Textodecomentrio"/>
      </w:pPr>
      <w:r>
        <w:rPr>
          <w:rStyle w:val="Refdecomentrio"/>
        </w:rPr>
        <w:annotationRef/>
      </w:r>
      <w:r>
        <w:t xml:space="preserve">E? Qual o significado? Por que essas correlações internas entre </w:t>
      </w:r>
      <w:proofErr w:type="spellStart"/>
      <w:r>
        <w:t>subconstrutos</w:t>
      </w:r>
      <w:proofErr w:type="spellEnd"/>
      <w:r>
        <w:t xml:space="preserve"> é relevante? Se elas me dizem algo, é que os fatores podem ser relevantes devido à alta correlação entre eles.</w:t>
      </w:r>
    </w:p>
  </w:comment>
  <w:comment w:id="285" w:author="Microsoft Office User" w:date="2020-09-01T13:00:00Z" w:initials="MOU">
    <w:p w14:paraId="55B0DA37" w14:textId="67EBA2A7" w:rsidR="00710271" w:rsidRDefault="00710271">
      <w:pPr>
        <w:pStyle w:val="Textodecomentrio"/>
      </w:pPr>
      <w:r>
        <w:rPr>
          <w:rStyle w:val="Refdecomentrio"/>
        </w:rPr>
        <w:annotationRef/>
      </w:r>
      <w:r>
        <w:t xml:space="preserve">E </w:t>
      </w:r>
      <w:proofErr w:type="gramStart"/>
      <w:r>
        <w:t>aí,  que</w:t>
      </w:r>
      <w:proofErr w:type="gramEnd"/>
      <w:r>
        <w:t xml:space="preserve"> </w:t>
      </w:r>
      <w:proofErr w:type="spellStart"/>
      <w:r>
        <w:t>vc</w:t>
      </w:r>
      <w:proofErr w:type="spellEnd"/>
      <w:r>
        <w:t xml:space="preserve"> vai fazer agora?</w:t>
      </w:r>
    </w:p>
  </w:comment>
  <w:comment w:id="286" w:author="Microsoft Office User" w:date="2020-09-01T13:00:00Z" w:initials="MOU">
    <w:p w14:paraId="2EC41320" w14:textId="7452E2C1" w:rsidR="00710271" w:rsidRDefault="00710271">
      <w:pPr>
        <w:pStyle w:val="Textodecomentrio"/>
      </w:pPr>
      <w:r>
        <w:rPr>
          <w:rStyle w:val="Refdecomentrio"/>
        </w:rPr>
        <w:annotationRef/>
      </w:r>
      <w:r>
        <w:t xml:space="preserve">Mas o que seria intensidade de instabilidade? </w:t>
      </w:r>
    </w:p>
  </w:comment>
  <w:comment w:id="287" w:author="Microsoft Office User" w:date="2020-09-01T13:01:00Z" w:initials="MOU">
    <w:p w14:paraId="4CB24AD0" w14:textId="65778D36" w:rsidR="00710271" w:rsidRDefault="00710271">
      <w:pPr>
        <w:pStyle w:val="Textodecomentrio"/>
      </w:pPr>
      <w:r>
        <w:rPr>
          <w:rStyle w:val="Refdecomentrio"/>
        </w:rPr>
        <w:annotationRef/>
      </w:r>
      <w:r>
        <w:t>Não. Isso não é consistente porque seu modelo (1) é correlacional e (2) não trabalha dentro do mesmo modelo conceitual.</w:t>
      </w:r>
    </w:p>
  </w:comment>
  <w:comment w:id="291" w:author="Microsoft Office User" w:date="2020-09-01T15:20:00Z" w:initials="MOU">
    <w:p w14:paraId="422887AF" w14:textId="2C1D1415" w:rsidR="00710271" w:rsidRDefault="00710271">
      <w:pPr>
        <w:pStyle w:val="Textodecomentrio"/>
      </w:pPr>
      <w:r>
        <w:rPr>
          <w:rStyle w:val="Refdecomentrio"/>
        </w:rPr>
        <w:annotationRef/>
      </w:r>
      <w:r>
        <w:t xml:space="preserve">Um dos problemas com esta conclusão é que </w:t>
      </w:r>
      <w:proofErr w:type="spellStart"/>
      <w:r>
        <w:t>vc</w:t>
      </w:r>
      <w:proofErr w:type="spellEnd"/>
      <w:r>
        <w:t xml:space="preserve"> não mediu a capacidade de resolução de problemas.</w:t>
      </w:r>
    </w:p>
  </w:comment>
  <w:comment w:id="292" w:author="Microsoft Office User" w:date="2020-09-01T15:23:00Z" w:initials="MOU">
    <w:p w14:paraId="1EC95BD2" w14:textId="18E89AF8" w:rsidR="00710271" w:rsidRDefault="00710271">
      <w:pPr>
        <w:pStyle w:val="Textodecomentrio"/>
      </w:pPr>
      <w:r>
        <w:rPr>
          <w:rStyle w:val="Refdecomentrio"/>
        </w:rPr>
        <w:annotationRef/>
      </w:r>
      <w:r>
        <w:t xml:space="preserve">Mas </w:t>
      </w:r>
      <w:proofErr w:type="spellStart"/>
      <w:r>
        <w:t>vc</w:t>
      </w:r>
      <w:proofErr w:type="spellEnd"/>
      <w:r>
        <w:t xml:space="preserve"> não isolou os casos com stress e sem stress, portanto essa conclusão não decorre dos seus dados.</w:t>
      </w:r>
    </w:p>
  </w:comment>
  <w:comment w:id="293" w:author="Microsoft Office User" w:date="2020-09-01T15:25:00Z" w:initials="MOU">
    <w:p w14:paraId="552671D1" w14:textId="5C2DE8DD" w:rsidR="00710271" w:rsidRDefault="00710271">
      <w:pPr>
        <w:pStyle w:val="Textodecomentrio"/>
      </w:pPr>
      <w:r>
        <w:rPr>
          <w:rStyle w:val="Refdecomentrio"/>
        </w:rPr>
        <w:annotationRef/>
      </w:r>
      <w:r>
        <w:t>De onde vem isso?</w:t>
      </w:r>
    </w:p>
  </w:comment>
  <w:comment w:id="298" w:author="Microsoft Office User" w:date="2020-09-01T15:27:00Z" w:initials="MOU">
    <w:p w14:paraId="15A39007" w14:textId="0C11D08A" w:rsidR="00710271" w:rsidRDefault="00710271">
      <w:pPr>
        <w:pStyle w:val="Textodecomentrio"/>
      </w:pPr>
      <w:r>
        <w:rPr>
          <w:rStyle w:val="Refdecomentrio"/>
        </w:rPr>
        <w:annotationRef/>
      </w:r>
      <w:r>
        <w:t xml:space="preserve">Mas </w:t>
      </w:r>
      <w:proofErr w:type="spellStart"/>
      <w:r>
        <w:t>vc</w:t>
      </w:r>
      <w:proofErr w:type="spellEnd"/>
      <w:r>
        <w:t xml:space="preserve"> não avaliou habilidades.</w:t>
      </w:r>
    </w:p>
  </w:comment>
  <w:comment w:id="300" w:author="Microsoft Office User" w:date="2020-09-01T15:28:00Z" w:initials="MOU">
    <w:p w14:paraId="604B9DDE" w14:textId="3469E562" w:rsidR="00710271" w:rsidRDefault="00710271">
      <w:pPr>
        <w:pStyle w:val="Textodecomentrio"/>
      </w:pPr>
      <w:r>
        <w:rPr>
          <w:rStyle w:val="Refdecomentrio"/>
        </w:rPr>
        <w:annotationRef/>
      </w:r>
      <w:proofErr w:type="spellStart"/>
      <w:r>
        <w:t>Vc</w:t>
      </w:r>
      <w:proofErr w:type="spellEnd"/>
      <w:r>
        <w:t xml:space="preserve"> chegou a considerar que satisfação </w:t>
      </w:r>
      <w:proofErr w:type="gramStart"/>
      <w:r>
        <w:t>( =</w:t>
      </w:r>
      <w:proofErr w:type="gramEnd"/>
      <w:r>
        <w:t xml:space="preserve"> felicidade) pode afetar a percepção do indivíduo sobre a sua adaptabilidade? Ou seja, que suas relações causais podem estar invertidas. Como seu desenho é correlacional, não dá </w:t>
      </w:r>
      <w:proofErr w:type="spellStart"/>
      <w:r>
        <w:t>prá</w:t>
      </w:r>
      <w:proofErr w:type="spellEnd"/>
      <w:r>
        <w:t xml:space="preserve"> concluir causalidade em nenhuma direção. </w:t>
      </w:r>
    </w:p>
  </w:comment>
  <w:comment w:id="302" w:author="Microsoft Office User" w:date="2020-09-01T15:32:00Z" w:initials="MOU">
    <w:p w14:paraId="2C16E78D" w14:textId="5B95B40E" w:rsidR="00710271" w:rsidRDefault="00710271">
      <w:pPr>
        <w:pStyle w:val="Textodecomentrio"/>
      </w:pPr>
      <w:r>
        <w:rPr>
          <w:rStyle w:val="Refdecomentrio"/>
        </w:rPr>
        <w:annotationRef/>
      </w:r>
      <w:proofErr w:type="spellStart"/>
      <w:r>
        <w:t>Vc</w:t>
      </w:r>
      <w:proofErr w:type="spellEnd"/>
      <w:r>
        <w:t xml:space="preserve"> mudou de ideia? </w:t>
      </w:r>
      <w:proofErr w:type="spellStart"/>
      <w:r>
        <w:t>Vc</w:t>
      </w:r>
      <w:proofErr w:type="spellEnd"/>
      <w:r>
        <w:t xml:space="preserve"> vai precisar explicar melhor porque este </w:t>
      </w:r>
      <w:proofErr w:type="gramStart"/>
      <w:r>
        <w:t>não  resultado</w:t>
      </w:r>
      <w:proofErr w:type="gramEnd"/>
      <w:r>
        <w:t xml:space="preserve"> da moderação de repente virou um trabalho futuro para verificar a influência direta. </w:t>
      </w:r>
    </w:p>
  </w:comment>
  <w:comment w:id="303" w:author="Microsoft Office User" w:date="2020-09-01T15:34:00Z" w:initials="MOU">
    <w:p w14:paraId="5226E749" w14:textId="06B35FFC" w:rsidR="00710271" w:rsidRDefault="00710271">
      <w:pPr>
        <w:pStyle w:val="Textodecomentrio"/>
      </w:pPr>
      <w:r>
        <w:rPr>
          <w:rStyle w:val="Refdecomentrio"/>
        </w:rPr>
        <w:annotationRef/>
      </w:r>
      <w:r>
        <w:t xml:space="preserve">Virou o samba do crioulo doido. Agora </w:t>
      </w:r>
      <w:proofErr w:type="spellStart"/>
      <w:r>
        <w:t>vc</w:t>
      </w:r>
      <w:proofErr w:type="spellEnd"/>
      <w:r>
        <w:t xml:space="preserve"> quer inverter a posição das variáveis. Qual sua teoria? Aparentemente, nenhuma.</w:t>
      </w:r>
    </w:p>
  </w:comment>
  <w:comment w:id="304" w:author="Microsoft Office User" w:date="2020-09-01T15:35:00Z" w:initials="MOU">
    <w:p w14:paraId="70B27AC3" w14:textId="71C4C949" w:rsidR="00710271" w:rsidRDefault="00710271">
      <w:pPr>
        <w:pStyle w:val="Textodecomentrio"/>
      </w:pPr>
      <w:r>
        <w:rPr>
          <w:rStyle w:val="Refdecomentrio"/>
        </w:rPr>
        <w:annotationRef/>
      </w:r>
      <w:r>
        <w:t>Não consigo entender a racionalidade destas “reflexões”. Me parecem um monte de conjecturas aleatórias sem nenhum fundamento conceitual.</w:t>
      </w:r>
    </w:p>
  </w:comment>
  <w:comment w:id="307" w:author="Microsoft Office User" w:date="2020-09-01T15:37:00Z" w:initials="MOU">
    <w:p w14:paraId="42103138" w14:textId="58D199C5" w:rsidR="00710271" w:rsidRDefault="00710271">
      <w:pPr>
        <w:pStyle w:val="Textodecomentrio"/>
      </w:pPr>
      <w:r>
        <w:rPr>
          <w:rStyle w:val="Refdecomentrio"/>
        </w:rPr>
        <w:annotationRef/>
      </w:r>
      <w:r>
        <w:t>Se server dentro e fora, então não faz diferença se a validação foi somente com engenheiros de software? Precisa ser mais claro.</w:t>
      </w:r>
    </w:p>
  </w:comment>
  <w:comment w:id="308" w:author="Microsoft Office User" w:date="2020-09-01T15:37:00Z" w:initials="MOU">
    <w:p w14:paraId="69D8714F" w14:textId="424EFBF4" w:rsidR="00710271" w:rsidRDefault="00710271">
      <w:pPr>
        <w:pStyle w:val="Textodecomentrio"/>
      </w:pPr>
      <w:r>
        <w:rPr>
          <w:rStyle w:val="Refdecomentrio"/>
        </w:rPr>
        <w:annotationRef/>
      </w:r>
      <w:r>
        <w:t>Qual questionário?</w:t>
      </w:r>
    </w:p>
  </w:comment>
  <w:comment w:id="309" w:author="Microsoft Office User" w:date="2020-09-01T15:40:00Z" w:initials="MOU">
    <w:p w14:paraId="53548874" w14:textId="0FE7D5F8" w:rsidR="00710271" w:rsidRDefault="00710271">
      <w:pPr>
        <w:pStyle w:val="Textodecomentrio"/>
      </w:pPr>
      <w:r>
        <w:rPr>
          <w:rStyle w:val="Refdecomentrio"/>
        </w:rPr>
        <w:annotationRef/>
      </w:r>
      <w:r>
        <w:t>Por que investigar melhor? Seu trabalho não investigou direito?</w:t>
      </w:r>
    </w:p>
  </w:comment>
  <w:comment w:id="310" w:author="Microsoft Office User" w:date="2020-09-01T15:38:00Z" w:initials="MOU">
    <w:p w14:paraId="1EA26A95" w14:textId="504735C7" w:rsidR="00710271" w:rsidRDefault="00710271">
      <w:pPr>
        <w:pStyle w:val="Textodecomentrio"/>
      </w:pPr>
      <w:r>
        <w:rPr>
          <w:rStyle w:val="Refdecomentrio"/>
        </w:rPr>
        <w:annotationRef/>
      </w:r>
      <w:r>
        <w:t>A SBC não forma egressos.</w:t>
      </w:r>
    </w:p>
  </w:comment>
  <w:comment w:id="311" w:author="Microsoft Office User" w:date="2020-09-01T15:39:00Z" w:initials="MOU">
    <w:p w14:paraId="6F5C1174" w14:textId="1FBD93A9" w:rsidR="00710271" w:rsidRDefault="00710271">
      <w:pPr>
        <w:pStyle w:val="Textodecomentrio"/>
      </w:pPr>
      <w:r>
        <w:rPr>
          <w:rStyle w:val="Refdecomentrio"/>
        </w:rPr>
        <w:annotationRef/>
      </w:r>
      <w:r>
        <w:t xml:space="preserve">Mas a </w:t>
      </w:r>
      <w:proofErr w:type="spellStart"/>
      <w:r>
        <w:t>traduação</w:t>
      </w:r>
      <w:proofErr w:type="spellEnd"/>
      <w:r>
        <w:t xml:space="preserve"> para Português não é um dos resultados. Qual o sentido dessa nova tradução para o Inglês.</w:t>
      </w:r>
    </w:p>
  </w:comment>
  <w:comment w:id="316" w:author="Microsoft Office User" w:date="2020-09-01T15:42:00Z" w:initials="MOU">
    <w:p w14:paraId="0570CF8D" w14:textId="12922FD7" w:rsidR="00710271" w:rsidRDefault="00710271">
      <w:pPr>
        <w:pStyle w:val="Textodecomentrio"/>
      </w:pPr>
      <w:r>
        <w:rPr>
          <w:rStyle w:val="Refdecomentrio"/>
        </w:rPr>
        <w:annotationRef/>
      </w:r>
      <w:r>
        <w:t>Quais áreas e por que isso é verdade?</w:t>
      </w:r>
    </w:p>
  </w:comment>
  <w:comment w:id="318" w:author="Microsoft Office User" w:date="2020-09-01T15:44:00Z" w:initials="MOU">
    <w:p w14:paraId="18604150" w14:textId="3D5CD79A" w:rsidR="00710271" w:rsidRDefault="00710271">
      <w:pPr>
        <w:pStyle w:val="Textodecomentrio"/>
      </w:pPr>
      <w:r>
        <w:rPr>
          <w:rStyle w:val="Refdecomentrio"/>
        </w:rPr>
        <w:annotationRef/>
      </w:r>
      <w:r>
        <w:t xml:space="preserve">A partir de uma amostra com grande potencial de </w:t>
      </w:r>
      <w:proofErr w:type="spellStart"/>
      <w:r>
        <w:t>auto-seleção</w:t>
      </w:r>
      <w:proofErr w:type="spellEnd"/>
      <w:r>
        <w:t xml:space="preserve">, esse </w:t>
      </w:r>
      <w:proofErr w:type="spellStart"/>
      <w:r>
        <w:t>claim</w:t>
      </w:r>
      <w:proofErr w:type="spellEnd"/>
      <w:r>
        <w:t xml:space="preserve"> é muito otimista, </w:t>
      </w:r>
      <w:proofErr w:type="spellStart"/>
      <w:r>
        <w:t>vc</w:t>
      </w:r>
      <w:proofErr w:type="spellEnd"/>
      <w:r>
        <w:t xml:space="preserve"> não acha?</w:t>
      </w:r>
    </w:p>
  </w:comment>
  <w:comment w:id="320" w:author="Microsoft Office User" w:date="2020-09-01T15:46:00Z" w:initials="MOU">
    <w:p w14:paraId="268F14A6" w14:textId="60573A3D" w:rsidR="00710271" w:rsidRDefault="00710271">
      <w:pPr>
        <w:pStyle w:val="Textodecomentrio"/>
      </w:pPr>
      <w:r>
        <w:rPr>
          <w:rStyle w:val="Refdecomentrio"/>
        </w:rPr>
        <w:annotationRef/>
      </w:r>
      <w:r>
        <w:t xml:space="preserve">O que é isso: visualizar sua ida ao trabalho? Meditação? </w:t>
      </w:r>
      <w:proofErr w:type="spellStart"/>
      <w:r>
        <w:t>Auto-ajuda</w:t>
      </w:r>
      <w:proofErr w:type="spellEnd"/>
      <w:r>
        <w:t>? O que é uma percepção ao sair do trabalho? Isso não faz sentido algum.</w:t>
      </w:r>
    </w:p>
  </w:comment>
  <w:comment w:id="321" w:author="Microsoft Office User" w:date="2020-09-01T15:46:00Z" w:initials="MOU">
    <w:p w14:paraId="34A4C1B3" w14:textId="2A213512" w:rsidR="00710271" w:rsidRDefault="00710271">
      <w:pPr>
        <w:pStyle w:val="Textodecomentrio"/>
      </w:pPr>
      <w:r>
        <w:rPr>
          <w:rStyle w:val="Refdecomentrio"/>
        </w:rPr>
        <w:annotationRef/>
      </w:r>
      <w:r>
        <w:t xml:space="preserve">Isso é em relação a qualquer coisa, não só a cinismo ou </w:t>
      </w:r>
      <w:proofErr w:type="spellStart"/>
      <w:r>
        <w:t>burnout</w:t>
      </w:r>
      <w:proofErr w:type="spellEnd"/>
      <w:r>
        <w:t xml:space="preserve">. </w:t>
      </w:r>
    </w:p>
  </w:comment>
  <w:comment w:id="322" w:author="Microsoft Office User" w:date="2020-09-01T15:47:00Z" w:initials="MOU">
    <w:p w14:paraId="7E304175" w14:textId="202C99EE" w:rsidR="00710271" w:rsidRDefault="00710271">
      <w:pPr>
        <w:pStyle w:val="Textodecomentrio"/>
      </w:pPr>
      <w:r>
        <w:rPr>
          <w:rStyle w:val="Refdecomentrio"/>
        </w:rPr>
        <w:annotationRef/>
      </w:r>
      <w:r>
        <w:t xml:space="preserve">Mas seu trabalho não investigou feedback, portanto, como </w:t>
      </w:r>
      <w:proofErr w:type="spellStart"/>
      <w:r>
        <w:t>vc</w:t>
      </w:r>
      <w:proofErr w:type="spellEnd"/>
      <w:r>
        <w:t xml:space="preserve"> pode concluir isso?</w:t>
      </w:r>
    </w:p>
  </w:comment>
  <w:comment w:id="324" w:author="Microsoft Office User" w:date="2020-09-01T16:12:00Z" w:initials="MOU">
    <w:p w14:paraId="468304F4" w14:textId="6FD77FC5" w:rsidR="00710271" w:rsidRDefault="00710271">
      <w:pPr>
        <w:pStyle w:val="Textodecomentrio"/>
      </w:pPr>
      <w:r>
        <w:rPr>
          <w:rStyle w:val="Refdecomentrio"/>
        </w:rPr>
        <w:annotationRef/>
      </w:r>
      <w:r>
        <w:t xml:space="preserve">Não acho que essa reflexão tenha fundamento suficiente para ser colocada aqui. </w:t>
      </w:r>
    </w:p>
  </w:comment>
  <w:comment w:id="325" w:author="Microsoft Office User" w:date="2020-09-01T15:55:00Z" w:initials="MOU">
    <w:p w14:paraId="27BEE2CA" w14:textId="562F998B" w:rsidR="00710271" w:rsidRDefault="00710271">
      <w:pPr>
        <w:pStyle w:val="Textodecomentrio"/>
      </w:pPr>
      <w:r>
        <w:rPr>
          <w:rStyle w:val="Refdecomentrio"/>
        </w:rPr>
        <w:annotationRef/>
      </w:r>
      <w:r>
        <w:t xml:space="preserve">Como </w:t>
      </w:r>
      <w:proofErr w:type="spellStart"/>
      <w:r>
        <w:t>vc</w:t>
      </w:r>
      <w:proofErr w:type="spellEnd"/>
      <w:r>
        <w:t xml:space="preserve"> pode ter uma limitação nos pressupostos? Isso deveria ter sido resolvido no início. Aliás, eu nem entendi qual é essa limitação.</w:t>
      </w:r>
    </w:p>
  </w:comment>
  <w:comment w:id="326" w:author="Microsoft Office User" w:date="2020-09-01T15:56:00Z" w:initials="MOU">
    <w:p w14:paraId="4F07A9F3" w14:textId="2EE21E85" w:rsidR="00710271" w:rsidRDefault="00710271">
      <w:pPr>
        <w:pStyle w:val="Textodecomentrio"/>
      </w:pPr>
      <w:r>
        <w:rPr>
          <w:rStyle w:val="Refdecomentrio"/>
        </w:rPr>
        <w:annotationRef/>
      </w:r>
      <w:r>
        <w:t xml:space="preserve">O que esta frase significa? O que </w:t>
      </w:r>
      <w:proofErr w:type="spellStart"/>
      <w:r>
        <w:t>vc</w:t>
      </w:r>
      <w:proofErr w:type="spellEnd"/>
      <w:r>
        <w:t xml:space="preserve"> quer dizer com “embasar a adaptação dos indivíduos”.</w:t>
      </w:r>
    </w:p>
  </w:comment>
  <w:comment w:id="327" w:author="Microsoft Office User" w:date="2020-09-01T15:57:00Z" w:initials="MOU">
    <w:p w14:paraId="1C71C6E2" w14:textId="4B2C03C8" w:rsidR="00710271" w:rsidRDefault="00710271">
      <w:pPr>
        <w:pStyle w:val="Textodecomentrio"/>
      </w:pPr>
      <w:r>
        <w:rPr>
          <w:rStyle w:val="Refdecomentrio"/>
        </w:rPr>
        <w:annotationRef/>
      </w:r>
      <w:r>
        <w:t xml:space="preserve">E por que isso também é uma limitação? A limitação não é do pressuposto, mas do desenho experimental, que é </w:t>
      </w:r>
      <w:proofErr w:type="spellStart"/>
      <w:r>
        <w:t>cross</w:t>
      </w:r>
      <w:proofErr w:type="spellEnd"/>
      <w:r>
        <w:t xml:space="preserve"> </w:t>
      </w:r>
      <w:proofErr w:type="spellStart"/>
      <w:r>
        <w:t>sectional</w:t>
      </w:r>
      <w:proofErr w:type="spellEnd"/>
      <w:r>
        <w:t>.</w:t>
      </w:r>
    </w:p>
  </w:comment>
  <w:comment w:id="337" w:author="Microsoft Office User" w:date="2020-09-01T16:01:00Z" w:initials="MOU">
    <w:p w14:paraId="66578ED5" w14:textId="39E01792" w:rsidR="00710271" w:rsidRDefault="00710271">
      <w:pPr>
        <w:pStyle w:val="Textodecomentrio"/>
      </w:pPr>
      <w:r>
        <w:rPr>
          <w:rStyle w:val="Refdecomentrio"/>
        </w:rPr>
        <w:annotationRef/>
      </w:r>
      <w:r>
        <w:t>Entrevistas?</w:t>
      </w:r>
    </w:p>
  </w:comment>
  <w:comment w:id="341" w:author="Microsoft Office User" w:date="2020-09-01T16:04:00Z" w:initials="MOU">
    <w:p w14:paraId="40FD5172" w14:textId="1CF9E866" w:rsidR="00710271" w:rsidRDefault="00710271">
      <w:pPr>
        <w:pStyle w:val="Textodecomentrio"/>
      </w:pPr>
      <w:r>
        <w:rPr>
          <w:rStyle w:val="Refdecomentrio"/>
        </w:rPr>
        <w:annotationRef/>
      </w:r>
      <w:r>
        <w:t>Como já comentei anteriormente, não acho que esta conclusão é válida.</w:t>
      </w:r>
    </w:p>
  </w:comment>
  <w:comment w:id="342" w:author="Microsoft Office User" w:date="2020-09-01T16:05:00Z" w:initials="MOU">
    <w:p w14:paraId="4FAFD51B" w14:textId="01D90A60" w:rsidR="00710271" w:rsidRDefault="00710271">
      <w:pPr>
        <w:pStyle w:val="Textodecomentrio"/>
      </w:pPr>
      <w:r>
        <w:rPr>
          <w:rStyle w:val="Refdecomentrio"/>
        </w:rPr>
        <w:annotationRef/>
      </w:r>
      <w:r>
        <w:t>Como eu já discuti, esta relação pode muito bem ser invertida. Indivíduos mais satisfeitos podem se achar mais adaptáveis. Sua pesquisa correlacional não permite nenhuma conclusão direcional.</w:t>
      </w:r>
    </w:p>
  </w:comment>
  <w:comment w:id="343" w:author="Microsoft Office User" w:date="2020-09-01T16:08:00Z" w:initials="MOU">
    <w:p w14:paraId="045C0425" w14:textId="40569AB3" w:rsidR="00710271" w:rsidRDefault="00710271">
      <w:pPr>
        <w:pStyle w:val="Textodecomentrio"/>
      </w:pPr>
      <w:r>
        <w:rPr>
          <w:rStyle w:val="Refdecomentrio"/>
        </w:rPr>
        <w:annotationRef/>
      </w:r>
      <w:r>
        <w:t xml:space="preserve">Uma análise como essa foi feita por George na tese dele. </w:t>
      </w:r>
      <w:proofErr w:type="spellStart"/>
      <w:r>
        <w:t>Vc</w:t>
      </w:r>
      <w:proofErr w:type="spellEnd"/>
      <w:r>
        <w:t xml:space="preserve"> não pode colocar isso como resultado inédito seu.</w:t>
      </w:r>
    </w:p>
  </w:comment>
  <w:comment w:id="344" w:author="Microsoft Office User" w:date="2020-09-01T16:10:00Z" w:initials="MOU">
    <w:p w14:paraId="0B66ED22" w14:textId="36F61044" w:rsidR="00710271" w:rsidRDefault="00710271">
      <w:pPr>
        <w:pStyle w:val="Textodecomentrio"/>
      </w:pPr>
      <w:r>
        <w:rPr>
          <w:rStyle w:val="Refdecomentrio"/>
        </w:rPr>
        <w:annotationRef/>
      </w:r>
      <w:r>
        <w:t>Como é isso?</w:t>
      </w:r>
    </w:p>
  </w:comment>
  <w:comment w:id="345" w:author="Microsoft Office User" w:date="2020-09-01T16:11:00Z" w:initials="MOU">
    <w:p w14:paraId="2C0137AD" w14:textId="4437EAB8" w:rsidR="00710271" w:rsidRDefault="00710271">
      <w:pPr>
        <w:pStyle w:val="Textodecomentrio"/>
      </w:pPr>
      <w:r>
        <w:rPr>
          <w:rStyle w:val="Refdecomentrio"/>
        </w:rPr>
        <w:annotationRef/>
      </w:r>
      <w:r>
        <w:t>A tese é sua, mas eu nunca vi alguém colocar um final romanceado como este num trabalho científico.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5CC141" w15:done="0"/>
  <w15:commentEx w15:paraId="21FE3A56" w15:done="0"/>
  <w15:commentEx w15:paraId="65222056" w15:done="0"/>
  <w15:commentEx w15:paraId="6BCA42F0" w15:done="0"/>
  <w15:commentEx w15:paraId="09B7C603" w15:done="0"/>
  <w15:commentEx w15:paraId="748575EB" w15:done="0"/>
  <w15:commentEx w15:paraId="7D6626E1" w15:done="0"/>
  <w15:commentEx w15:paraId="1F245610" w15:done="0"/>
  <w15:commentEx w15:paraId="012094D0" w15:done="0"/>
  <w15:commentEx w15:paraId="35C1A811" w15:done="0"/>
  <w15:commentEx w15:paraId="5963EF2E" w15:done="0"/>
  <w15:commentEx w15:paraId="2E54483C" w15:done="0"/>
  <w15:commentEx w15:paraId="41CA889A" w15:done="0"/>
  <w15:commentEx w15:paraId="6D516191" w15:done="0"/>
  <w15:commentEx w15:paraId="2C81AF85" w15:done="0"/>
  <w15:commentEx w15:paraId="3E992A87" w15:done="0"/>
  <w15:commentEx w15:paraId="22B9B9C9" w15:done="0"/>
  <w15:commentEx w15:paraId="55B0DA37" w15:done="0"/>
  <w15:commentEx w15:paraId="2EC41320" w15:done="0"/>
  <w15:commentEx w15:paraId="4CB24AD0" w15:done="0"/>
  <w15:commentEx w15:paraId="422887AF" w15:done="0"/>
  <w15:commentEx w15:paraId="1EC95BD2" w15:done="0"/>
  <w15:commentEx w15:paraId="552671D1" w15:done="0"/>
  <w15:commentEx w15:paraId="15A39007" w15:done="0"/>
  <w15:commentEx w15:paraId="604B9DDE" w15:done="0"/>
  <w15:commentEx w15:paraId="2C16E78D" w15:done="0"/>
  <w15:commentEx w15:paraId="5226E749" w15:done="0"/>
  <w15:commentEx w15:paraId="70B27AC3" w15:done="0"/>
  <w15:commentEx w15:paraId="42103138" w15:done="0"/>
  <w15:commentEx w15:paraId="69D8714F" w15:done="0"/>
  <w15:commentEx w15:paraId="53548874" w15:done="0"/>
  <w15:commentEx w15:paraId="1EA26A95" w15:done="0"/>
  <w15:commentEx w15:paraId="6F5C1174" w15:done="0"/>
  <w15:commentEx w15:paraId="0570CF8D" w15:done="0"/>
  <w15:commentEx w15:paraId="18604150" w15:done="0"/>
  <w15:commentEx w15:paraId="268F14A6" w15:done="0"/>
  <w15:commentEx w15:paraId="34A4C1B3" w15:done="0"/>
  <w15:commentEx w15:paraId="7E304175" w15:done="0"/>
  <w15:commentEx w15:paraId="468304F4" w15:done="0"/>
  <w15:commentEx w15:paraId="27BEE2CA" w15:done="0"/>
  <w15:commentEx w15:paraId="4F07A9F3" w15:done="0"/>
  <w15:commentEx w15:paraId="1C71C6E2" w15:done="0"/>
  <w15:commentEx w15:paraId="66578ED5" w15:done="0"/>
  <w15:commentEx w15:paraId="40FD5172" w15:done="0"/>
  <w15:commentEx w15:paraId="4FAFD51B" w15:done="0"/>
  <w15:commentEx w15:paraId="045C0425" w15:done="0"/>
  <w15:commentEx w15:paraId="0B66ED22" w15:done="0"/>
  <w15:commentEx w15:paraId="2C0137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755C8" w16cex:dateUtc="2020-08-31T13:56:00Z"/>
  <w16cex:commentExtensible w16cex:durableId="22F758AD" w16cex:dateUtc="2020-08-31T14:08:00Z"/>
  <w16cex:commentExtensible w16cex:durableId="22F75636" w16cex:dateUtc="2020-08-31T13:57:00Z"/>
  <w16cex:commentExtensible w16cex:durableId="22F75711" w16cex:dateUtc="2020-08-31T14:01:00Z"/>
  <w16cex:commentExtensible w16cex:durableId="22F757BC" w16cex:dateUtc="2020-08-31T14:04:00Z"/>
  <w16cex:commentExtensible w16cex:durableId="22F75746" w16cex:dateUtc="2020-08-31T14:02:00Z"/>
  <w16cex:commentExtensible w16cex:durableId="22F7579D" w16cex:dateUtc="2020-08-31T14:03:00Z"/>
  <w16cex:commentExtensible w16cex:durableId="22F75808" w16cex:dateUtc="2020-08-31T14:05:00Z"/>
  <w16cex:commentExtensible w16cex:durableId="22F75836" w16cex:dateUtc="2020-08-31T14:06:00Z"/>
  <w16cex:commentExtensible w16cex:durableId="230F0E2F" w16cex:dateUtc="2020-09-18T13:45:00Z"/>
  <w16cex:commentExtensible w16cex:durableId="230F10CC" w16cex:dateUtc="2020-09-18T13:56:00Z"/>
  <w16cex:commentExtensible w16cex:durableId="22F8C104" w16cex:dateUtc="2020-09-01T15:45:00Z"/>
  <w16cex:commentExtensible w16cex:durableId="22F8C161" w16cex:dateUtc="2020-09-01T15:47:00Z"/>
  <w16cex:commentExtensible w16cex:durableId="22F8C1DE" w16cex:dateUtc="2020-09-01T15:49:00Z"/>
  <w16cex:commentExtensible w16cex:durableId="22F8C208" w16cex:dateUtc="2020-09-01T15:50:00Z"/>
  <w16cex:commentExtensible w16cex:durableId="22F8C24D" w16cex:dateUtc="2020-09-01T15:51:00Z"/>
  <w16cex:commentExtensible w16cex:durableId="22F8C275" w16cex:dateUtc="2020-09-01T15:52:00Z"/>
  <w16cex:commentExtensible w16cex:durableId="22F8C482" w16cex:dateUtc="2020-09-01T16:00:00Z"/>
  <w16cex:commentExtensible w16cex:durableId="22F8C465" w16cex:dateUtc="2020-09-01T16:00:00Z"/>
  <w16cex:commentExtensible w16cex:durableId="22F8C4B5" w16cex:dateUtc="2020-09-01T16:01:00Z"/>
  <w16cex:commentExtensible w16cex:durableId="22F8E54F" w16cex:dateUtc="2020-09-01T18:20:00Z"/>
  <w16cex:commentExtensible w16cex:durableId="22F8E5F8" w16cex:dateUtc="2020-09-01T18:23:00Z"/>
  <w16cex:commentExtensible w16cex:durableId="22F8E652" w16cex:dateUtc="2020-09-01T18:25:00Z"/>
  <w16cex:commentExtensible w16cex:durableId="22F8E6F0" w16cex:dateUtc="2020-09-01T18:27:00Z"/>
  <w16cex:commentExtensible w16cex:durableId="22F8E72C" w16cex:dateUtc="2020-09-01T18:28:00Z"/>
  <w16cex:commentExtensible w16cex:durableId="22F8E80E" w16cex:dateUtc="2020-09-01T18:32:00Z"/>
  <w16cex:commentExtensible w16cex:durableId="22F8E875" w16cex:dateUtc="2020-09-01T18:34:00Z"/>
  <w16cex:commentExtensible w16cex:durableId="22F8E8CE" w16cex:dateUtc="2020-09-01T18:35:00Z"/>
  <w16cex:commentExtensible w16cex:durableId="22F8E921" w16cex:dateUtc="2020-09-01T18:37:00Z"/>
  <w16cex:commentExtensible w16cex:durableId="22F8E950" w16cex:dateUtc="2020-09-01T18:37:00Z"/>
  <w16cex:commentExtensible w16cex:durableId="22F8E9F3" w16cex:dateUtc="2020-09-01T18:40:00Z"/>
  <w16cex:commentExtensible w16cex:durableId="22F8E98A" w16cex:dateUtc="2020-09-01T18:38:00Z"/>
  <w16cex:commentExtensible w16cex:durableId="22F8E9AE" w16cex:dateUtc="2020-09-01T18:39:00Z"/>
  <w16cex:commentExtensible w16cex:durableId="22F8EA78" w16cex:dateUtc="2020-09-01T18:42:00Z"/>
  <w16cex:commentExtensible w16cex:durableId="22F8EAE2" w16cex:dateUtc="2020-09-01T18:44:00Z"/>
  <w16cex:commentExtensible w16cex:durableId="22F8EB41" w16cex:dateUtc="2020-09-01T18:46:00Z"/>
  <w16cex:commentExtensible w16cex:durableId="22F8EB71" w16cex:dateUtc="2020-09-01T18:46:00Z"/>
  <w16cex:commentExtensible w16cex:durableId="22F8EB9A" w16cex:dateUtc="2020-09-01T18:47:00Z"/>
  <w16cex:commentExtensible w16cex:durableId="22F8F150" w16cex:dateUtc="2020-09-01T19:12:00Z"/>
  <w16cex:commentExtensible w16cex:durableId="22F8ED6F" w16cex:dateUtc="2020-09-01T18:55:00Z"/>
  <w16cex:commentExtensible w16cex:durableId="22F8EDA1" w16cex:dateUtc="2020-09-01T18:56:00Z"/>
  <w16cex:commentExtensible w16cex:durableId="22F8EDCD" w16cex:dateUtc="2020-09-01T18:57:00Z"/>
  <w16cex:commentExtensible w16cex:durableId="22F8EEF3" w16cex:dateUtc="2020-09-01T19:01:00Z"/>
  <w16cex:commentExtensible w16cex:durableId="22F8EF77" w16cex:dateUtc="2020-09-01T19:04:00Z"/>
  <w16cex:commentExtensible w16cex:durableId="22F8EFD6" w16cex:dateUtc="2020-09-01T19:05:00Z"/>
  <w16cex:commentExtensible w16cex:durableId="22F8F085" w16cex:dateUtc="2020-09-01T19:08:00Z"/>
  <w16cex:commentExtensible w16cex:durableId="22F8F0E4" w16cex:dateUtc="2020-09-01T19:10:00Z"/>
  <w16cex:commentExtensible w16cex:durableId="22F8F123" w16cex:dateUtc="2020-09-01T1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5CC141" w16cid:durableId="22F755C8"/>
  <w16cid:commentId w16cid:paraId="21FE3A56" w16cid:durableId="22F758AD"/>
  <w16cid:commentId w16cid:paraId="65222056" w16cid:durableId="22F75636"/>
  <w16cid:commentId w16cid:paraId="6BCA42F0" w16cid:durableId="22F75711"/>
  <w16cid:commentId w16cid:paraId="09B7C603" w16cid:durableId="22F757BC"/>
  <w16cid:commentId w16cid:paraId="748575EB" w16cid:durableId="22F75746"/>
  <w16cid:commentId w16cid:paraId="7D6626E1" w16cid:durableId="22F7579D"/>
  <w16cid:commentId w16cid:paraId="1F245610" w16cid:durableId="22F75808"/>
  <w16cid:commentId w16cid:paraId="012094D0" w16cid:durableId="22F75836"/>
  <w16cid:commentId w16cid:paraId="35C1A811" w16cid:durableId="230F0E2F"/>
  <w16cid:commentId w16cid:paraId="5963EF2E" w16cid:durableId="230F10CC"/>
  <w16cid:commentId w16cid:paraId="2E54483C" w16cid:durableId="22F8C104"/>
  <w16cid:commentId w16cid:paraId="41CA889A" w16cid:durableId="22F8C161"/>
  <w16cid:commentId w16cid:paraId="6D516191" w16cid:durableId="22F8C1DE"/>
  <w16cid:commentId w16cid:paraId="2C81AF85" w16cid:durableId="22F8C208"/>
  <w16cid:commentId w16cid:paraId="3E992A87" w16cid:durableId="22F8C24D"/>
  <w16cid:commentId w16cid:paraId="22B9B9C9" w16cid:durableId="22F8C275"/>
  <w16cid:commentId w16cid:paraId="55B0DA37" w16cid:durableId="22F8C482"/>
  <w16cid:commentId w16cid:paraId="2EC41320" w16cid:durableId="22F8C465"/>
  <w16cid:commentId w16cid:paraId="4CB24AD0" w16cid:durableId="22F8C4B5"/>
  <w16cid:commentId w16cid:paraId="422887AF" w16cid:durableId="22F8E54F"/>
  <w16cid:commentId w16cid:paraId="1EC95BD2" w16cid:durableId="22F8E5F8"/>
  <w16cid:commentId w16cid:paraId="552671D1" w16cid:durableId="22F8E652"/>
  <w16cid:commentId w16cid:paraId="15A39007" w16cid:durableId="22F8E6F0"/>
  <w16cid:commentId w16cid:paraId="604B9DDE" w16cid:durableId="22F8E72C"/>
  <w16cid:commentId w16cid:paraId="2C16E78D" w16cid:durableId="22F8E80E"/>
  <w16cid:commentId w16cid:paraId="5226E749" w16cid:durableId="22F8E875"/>
  <w16cid:commentId w16cid:paraId="70B27AC3" w16cid:durableId="22F8E8CE"/>
  <w16cid:commentId w16cid:paraId="42103138" w16cid:durableId="22F8E921"/>
  <w16cid:commentId w16cid:paraId="69D8714F" w16cid:durableId="22F8E950"/>
  <w16cid:commentId w16cid:paraId="53548874" w16cid:durableId="22F8E9F3"/>
  <w16cid:commentId w16cid:paraId="1EA26A95" w16cid:durableId="22F8E98A"/>
  <w16cid:commentId w16cid:paraId="6F5C1174" w16cid:durableId="22F8E9AE"/>
  <w16cid:commentId w16cid:paraId="0570CF8D" w16cid:durableId="22F8EA78"/>
  <w16cid:commentId w16cid:paraId="18604150" w16cid:durableId="22F8EAE2"/>
  <w16cid:commentId w16cid:paraId="268F14A6" w16cid:durableId="22F8EB41"/>
  <w16cid:commentId w16cid:paraId="34A4C1B3" w16cid:durableId="22F8EB71"/>
  <w16cid:commentId w16cid:paraId="7E304175" w16cid:durableId="22F8EB9A"/>
  <w16cid:commentId w16cid:paraId="468304F4" w16cid:durableId="22F8F150"/>
  <w16cid:commentId w16cid:paraId="27BEE2CA" w16cid:durableId="22F8ED6F"/>
  <w16cid:commentId w16cid:paraId="4F07A9F3" w16cid:durableId="22F8EDA1"/>
  <w16cid:commentId w16cid:paraId="1C71C6E2" w16cid:durableId="22F8EDCD"/>
  <w16cid:commentId w16cid:paraId="66578ED5" w16cid:durableId="22F8EEF3"/>
  <w16cid:commentId w16cid:paraId="40FD5172" w16cid:durableId="22F8EF77"/>
  <w16cid:commentId w16cid:paraId="4FAFD51B" w16cid:durableId="22F8EFD6"/>
  <w16cid:commentId w16cid:paraId="045C0425" w16cid:durableId="22F8F085"/>
  <w16cid:commentId w16cid:paraId="0B66ED22" w16cid:durableId="22F8F0E4"/>
  <w16cid:commentId w16cid:paraId="2C0137AD" w16cid:durableId="22F8F123"/>
</w16cid:commentsIds>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BF4658" w14:textId="77777777" w:rsidR="00670308" w:rsidRDefault="00670308" w:rsidP="006C4B32">
      <w:r>
        <w:separator/>
      </w:r>
    </w:p>
    <w:p w14:paraId="6FFA6A8B" w14:textId="77777777" w:rsidR="00670308" w:rsidRDefault="00670308" w:rsidP="006C4B32"/>
    <w:p w14:paraId="74D648C2" w14:textId="77777777" w:rsidR="00670308" w:rsidRDefault="00670308" w:rsidP="006C4B32"/>
    <w:p w14:paraId="5BB23AD4" w14:textId="77777777" w:rsidR="00670308" w:rsidRDefault="00670308" w:rsidP="006C4B32"/>
    <w:p w14:paraId="5F87B6B3" w14:textId="77777777" w:rsidR="00670308" w:rsidRDefault="00670308" w:rsidP="006C4B32"/>
    <w:p w14:paraId="7478C924" w14:textId="77777777" w:rsidR="00670308" w:rsidRDefault="00670308" w:rsidP="006C4B32"/>
    <w:p w14:paraId="58C95B4B" w14:textId="77777777" w:rsidR="00670308" w:rsidRDefault="00670308" w:rsidP="006C4B32"/>
    <w:p w14:paraId="3FC037C5" w14:textId="77777777" w:rsidR="00670308" w:rsidRDefault="00670308" w:rsidP="006C4B32"/>
    <w:p w14:paraId="4C284D25" w14:textId="77777777" w:rsidR="00670308" w:rsidRDefault="00670308" w:rsidP="006C4B32"/>
    <w:p w14:paraId="41245058" w14:textId="77777777" w:rsidR="00670308" w:rsidRDefault="00670308" w:rsidP="006C4B32"/>
    <w:p w14:paraId="292B19E2" w14:textId="77777777" w:rsidR="00670308" w:rsidRDefault="00670308" w:rsidP="006C4B32"/>
    <w:p w14:paraId="758CCBBD" w14:textId="77777777" w:rsidR="00670308" w:rsidRDefault="00670308" w:rsidP="006C4B32"/>
    <w:p w14:paraId="35710D4B" w14:textId="77777777" w:rsidR="00670308" w:rsidRDefault="00670308" w:rsidP="006C4B32"/>
    <w:p w14:paraId="4D17C4FF" w14:textId="77777777" w:rsidR="00670308" w:rsidRDefault="00670308" w:rsidP="006C4B32"/>
    <w:p w14:paraId="23ED40CE" w14:textId="77777777" w:rsidR="00670308" w:rsidRDefault="00670308" w:rsidP="006C4B32"/>
    <w:p w14:paraId="5FDBF454" w14:textId="77777777" w:rsidR="00670308" w:rsidRDefault="00670308" w:rsidP="006C4B32"/>
    <w:p w14:paraId="14391E06" w14:textId="77777777" w:rsidR="00670308" w:rsidRDefault="00670308" w:rsidP="006C4B32"/>
    <w:p w14:paraId="6E41880B" w14:textId="77777777" w:rsidR="00670308" w:rsidRDefault="00670308" w:rsidP="006C4B32"/>
    <w:p w14:paraId="630D1337" w14:textId="77777777" w:rsidR="00670308" w:rsidRDefault="00670308" w:rsidP="006C4B32"/>
    <w:p w14:paraId="07A723B0" w14:textId="77777777" w:rsidR="00670308" w:rsidRDefault="00670308" w:rsidP="006C4B32"/>
    <w:p w14:paraId="3210D055" w14:textId="77777777" w:rsidR="00670308" w:rsidRDefault="00670308" w:rsidP="006C4B32"/>
    <w:p w14:paraId="4A152BF6" w14:textId="77777777" w:rsidR="00670308" w:rsidRDefault="00670308" w:rsidP="006C4B32"/>
    <w:p w14:paraId="29446977" w14:textId="77777777" w:rsidR="00670308" w:rsidRDefault="00670308" w:rsidP="006C4B32"/>
    <w:p w14:paraId="408EBFB0" w14:textId="77777777" w:rsidR="00670308" w:rsidRDefault="00670308" w:rsidP="006C4B32"/>
    <w:p w14:paraId="3F5CAB63" w14:textId="77777777" w:rsidR="00670308" w:rsidRDefault="00670308" w:rsidP="006C4B32"/>
    <w:p w14:paraId="6127D6BF" w14:textId="77777777" w:rsidR="00670308" w:rsidRDefault="00670308" w:rsidP="006C4B32"/>
    <w:p w14:paraId="506638CC" w14:textId="77777777" w:rsidR="00670308" w:rsidRDefault="00670308" w:rsidP="006C4B32"/>
    <w:p w14:paraId="7C9DDB06" w14:textId="77777777" w:rsidR="00670308" w:rsidRDefault="00670308" w:rsidP="006C4B32"/>
    <w:p w14:paraId="4EE86B1E" w14:textId="77777777" w:rsidR="00670308" w:rsidRDefault="00670308" w:rsidP="006C4B32"/>
    <w:p w14:paraId="45623424" w14:textId="77777777" w:rsidR="00670308" w:rsidRDefault="00670308" w:rsidP="006C4B32"/>
    <w:p w14:paraId="6377258A" w14:textId="77777777" w:rsidR="00670308" w:rsidRDefault="00670308" w:rsidP="006C4B32"/>
    <w:p w14:paraId="6CE7FE84" w14:textId="77777777" w:rsidR="00670308" w:rsidRDefault="00670308" w:rsidP="006C4B32"/>
    <w:p w14:paraId="1B1BF090" w14:textId="77777777" w:rsidR="00670308" w:rsidRDefault="00670308" w:rsidP="006C4B32"/>
    <w:p w14:paraId="19E8794A" w14:textId="77777777" w:rsidR="00670308" w:rsidRDefault="00670308" w:rsidP="006C4B32"/>
    <w:p w14:paraId="0681CF79" w14:textId="77777777" w:rsidR="00670308" w:rsidRDefault="00670308" w:rsidP="006C4B32"/>
  </w:endnote>
  <w:endnote w:type="continuationSeparator" w:id="0">
    <w:p w14:paraId="6AC1A699" w14:textId="77777777" w:rsidR="00670308" w:rsidRDefault="00670308" w:rsidP="006C4B32">
      <w:r>
        <w:continuationSeparator/>
      </w:r>
    </w:p>
    <w:p w14:paraId="222133FE" w14:textId="77777777" w:rsidR="00670308" w:rsidRDefault="00670308" w:rsidP="006C4B32"/>
    <w:p w14:paraId="6ED46D24" w14:textId="77777777" w:rsidR="00670308" w:rsidRDefault="00670308" w:rsidP="006C4B32"/>
    <w:p w14:paraId="666BDE0F" w14:textId="77777777" w:rsidR="00670308" w:rsidRDefault="00670308" w:rsidP="006C4B32"/>
    <w:p w14:paraId="5332D983" w14:textId="77777777" w:rsidR="00670308" w:rsidRDefault="00670308" w:rsidP="006C4B32"/>
    <w:p w14:paraId="60CF5E4A" w14:textId="77777777" w:rsidR="00670308" w:rsidRDefault="00670308" w:rsidP="006C4B32"/>
    <w:p w14:paraId="0E6125B6" w14:textId="77777777" w:rsidR="00670308" w:rsidRDefault="00670308" w:rsidP="006C4B32"/>
    <w:p w14:paraId="3FF06F04" w14:textId="77777777" w:rsidR="00670308" w:rsidRDefault="00670308" w:rsidP="006C4B32"/>
    <w:p w14:paraId="05DFB344" w14:textId="77777777" w:rsidR="00670308" w:rsidRDefault="00670308" w:rsidP="006C4B32"/>
    <w:p w14:paraId="71ECDDC4" w14:textId="77777777" w:rsidR="00670308" w:rsidRDefault="00670308" w:rsidP="006C4B32"/>
    <w:p w14:paraId="27048C89" w14:textId="77777777" w:rsidR="00670308" w:rsidRDefault="00670308" w:rsidP="006C4B32"/>
    <w:p w14:paraId="74901FA2" w14:textId="77777777" w:rsidR="00670308" w:rsidRDefault="00670308" w:rsidP="006C4B32"/>
    <w:p w14:paraId="581A8F13" w14:textId="77777777" w:rsidR="00670308" w:rsidRDefault="00670308" w:rsidP="006C4B32"/>
    <w:p w14:paraId="0DEFA43F" w14:textId="77777777" w:rsidR="00670308" w:rsidRDefault="00670308" w:rsidP="006C4B32"/>
    <w:p w14:paraId="3D7CBE48" w14:textId="77777777" w:rsidR="00670308" w:rsidRDefault="00670308" w:rsidP="006C4B32"/>
    <w:p w14:paraId="759CAF3D" w14:textId="77777777" w:rsidR="00670308" w:rsidRDefault="00670308" w:rsidP="006C4B32"/>
    <w:p w14:paraId="16FBA442" w14:textId="77777777" w:rsidR="00670308" w:rsidRDefault="00670308" w:rsidP="006C4B32"/>
    <w:p w14:paraId="4ED93D6F" w14:textId="77777777" w:rsidR="00670308" w:rsidRDefault="00670308" w:rsidP="006C4B32"/>
    <w:p w14:paraId="7F16B3C5" w14:textId="77777777" w:rsidR="00670308" w:rsidRDefault="00670308" w:rsidP="006C4B32"/>
    <w:p w14:paraId="24FB94B7" w14:textId="77777777" w:rsidR="00670308" w:rsidRDefault="00670308" w:rsidP="006C4B32"/>
    <w:p w14:paraId="6284E59A" w14:textId="77777777" w:rsidR="00670308" w:rsidRDefault="00670308" w:rsidP="006C4B32"/>
    <w:p w14:paraId="1F693CD5" w14:textId="77777777" w:rsidR="00670308" w:rsidRDefault="00670308" w:rsidP="006C4B32"/>
    <w:p w14:paraId="234F82D5" w14:textId="77777777" w:rsidR="00670308" w:rsidRDefault="00670308" w:rsidP="006C4B32"/>
    <w:p w14:paraId="3C5AFBD9" w14:textId="77777777" w:rsidR="00670308" w:rsidRDefault="00670308" w:rsidP="006C4B32"/>
    <w:p w14:paraId="097C7ED7" w14:textId="77777777" w:rsidR="00670308" w:rsidRDefault="00670308" w:rsidP="006C4B32"/>
    <w:p w14:paraId="081AAAC4" w14:textId="77777777" w:rsidR="00670308" w:rsidRDefault="00670308" w:rsidP="006C4B32"/>
    <w:p w14:paraId="0215DE93" w14:textId="77777777" w:rsidR="00670308" w:rsidRDefault="00670308" w:rsidP="006C4B32"/>
    <w:p w14:paraId="1C0857D0" w14:textId="77777777" w:rsidR="00670308" w:rsidRDefault="00670308" w:rsidP="006C4B32"/>
    <w:p w14:paraId="071D9911" w14:textId="77777777" w:rsidR="00670308" w:rsidRDefault="00670308" w:rsidP="006C4B32"/>
    <w:p w14:paraId="1585C4C5" w14:textId="77777777" w:rsidR="00670308" w:rsidRDefault="00670308" w:rsidP="006C4B32"/>
    <w:p w14:paraId="47DA77C2" w14:textId="77777777" w:rsidR="00670308" w:rsidRDefault="00670308" w:rsidP="006C4B32"/>
    <w:p w14:paraId="23311E2D" w14:textId="77777777" w:rsidR="00670308" w:rsidRDefault="00670308" w:rsidP="006C4B32"/>
    <w:p w14:paraId="2E5F6FE0" w14:textId="77777777" w:rsidR="00670308" w:rsidRDefault="00670308" w:rsidP="006C4B32"/>
    <w:p w14:paraId="1E53C1D0" w14:textId="77777777" w:rsidR="00670308" w:rsidRDefault="00670308" w:rsidP="006C4B32"/>
    <w:p w14:paraId="0E3F0F73" w14:textId="77777777" w:rsidR="00670308" w:rsidRDefault="00670308"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DD723" w14:textId="1235306E" w:rsidR="00710271" w:rsidRDefault="00710271"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0FF76" w14:textId="77777777" w:rsidR="00710271" w:rsidRDefault="00710271" w:rsidP="00DF23EF">
    <w:pPr>
      <w:pStyle w:val="Rodap"/>
      <w:ind w:left="4127" w:firstLine="4513"/>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3DE65" w14:textId="77777777" w:rsidR="00670308" w:rsidRDefault="00670308" w:rsidP="00EB641E">
      <w:pPr>
        <w:spacing w:after="0"/>
      </w:pPr>
      <w:r>
        <w:separator/>
      </w:r>
    </w:p>
  </w:footnote>
  <w:footnote w:type="continuationSeparator" w:id="0">
    <w:p w14:paraId="33C7A8DA" w14:textId="77777777" w:rsidR="00670308" w:rsidRDefault="00670308" w:rsidP="006C4B32">
      <w:r>
        <w:continuationSeparator/>
      </w:r>
    </w:p>
  </w:footnote>
  <w:footnote w:type="continuationNotice" w:id="1">
    <w:p w14:paraId="208E218F" w14:textId="77777777" w:rsidR="00670308" w:rsidRPr="009E5C1B" w:rsidRDefault="00670308" w:rsidP="009E5C1B">
      <w:pPr>
        <w:pStyle w:val="Rodap"/>
      </w:pPr>
    </w:p>
  </w:footnote>
  <w:footnote w:id="2">
    <w:p w14:paraId="5ADD5D52" w14:textId="77777777" w:rsidR="00710271" w:rsidRDefault="00710271" w:rsidP="00BE6028">
      <w:pPr>
        <w:pStyle w:val="Textodenotaderodap"/>
      </w:pPr>
      <w:r w:rsidRPr="00CE0CE2">
        <w:rPr>
          <w:rStyle w:val="Refdenotaderodap"/>
        </w:rPr>
        <w:footnoteRef/>
      </w:r>
      <w:r>
        <w:t xml:space="preserve"> </w:t>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91601" w14:textId="77777777" w:rsidR="00710271" w:rsidRDefault="007102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923A4A84"/>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4"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6"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5"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9"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0"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7DAC0194"/>
    <w:multiLevelType w:val="multilevel"/>
    <w:tmpl w:val="22E4E526"/>
    <w:numStyleLink w:val="PhD-ListaPartesPesquisa"/>
  </w:abstractNum>
  <w:num w:numId="1">
    <w:abstractNumId w:val="1"/>
  </w:num>
  <w:num w:numId="2">
    <w:abstractNumId w:val="0"/>
  </w:num>
  <w:num w:numId="3">
    <w:abstractNumId w:val="21"/>
  </w:num>
  <w:num w:numId="4">
    <w:abstractNumId w:val="13"/>
  </w:num>
  <w:num w:numId="5">
    <w:abstractNumId w:val="6"/>
  </w:num>
  <w:num w:numId="6">
    <w:abstractNumId w:val="18"/>
  </w:num>
  <w:num w:numId="7">
    <w:abstractNumId w:val="5"/>
  </w:num>
  <w:num w:numId="8">
    <w:abstractNumId w:val="16"/>
  </w:num>
  <w:num w:numId="9">
    <w:abstractNumId w:val="14"/>
  </w:num>
  <w:num w:numId="10">
    <w:abstractNumId w:val="20"/>
  </w:num>
  <w:num w:numId="11">
    <w:abstractNumId w:val="4"/>
  </w:num>
  <w:num w:numId="12">
    <w:abstractNumId w:val="2"/>
  </w:num>
  <w:num w:numId="13">
    <w:abstractNumId w:val="3"/>
  </w:num>
  <w:num w:numId="14">
    <w:abstractNumId w:val="12"/>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9"/>
  </w:num>
  <w:num w:numId="19">
    <w:abstractNumId w:val="10"/>
  </w:num>
  <w:num w:numId="20">
    <w:abstractNumId w:val="11"/>
  </w:num>
  <w:num w:numId="21">
    <w:abstractNumId w:val="18"/>
  </w:num>
  <w:num w:numId="22">
    <w:abstractNumId w:val="8"/>
  </w:num>
  <w:num w:numId="23">
    <w:abstractNumId w:val="9"/>
  </w:num>
  <w:num w:numId="24">
    <w:abstractNumId w:val="15"/>
  </w:num>
  <w:num w:numId="25">
    <w:abstractNumId w:val="1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Danilo Monteiro Ribeiro">
    <w15:presenceInfo w15:providerId="None" w15:userId="Danilo Monteiro Ribei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678"/>
    <w:rsid w:val="00000AB8"/>
    <w:rsid w:val="00000C8A"/>
    <w:rsid w:val="00000CB1"/>
    <w:rsid w:val="00000E6A"/>
    <w:rsid w:val="00001331"/>
    <w:rsid w:val="000013A3"/>
    <w:rsid w:val="000015AB"/>
    <w:rsid w:val="00001926"/>
    <w:rsid w:val="000019BC"/>
    <w:rsid w:val="000019E4"/>
    <w:rsid w:val="00001CD0"/>
    <w:rsid w:val="000022CC"/>
    <w:rsid w:val="00002CDE"/>
    <w:rsid w:val="000031CF"/>
    <w:rsid w:val="0000343A"/>
    <w:rsid w:val="0000346E"/>
    <w:rsid w:val="00003B4A"/>
    <w:rsid w:val="00003ECA"/>
    <w:rsid w:val="0000415D"/>
    <w:rsid w:val="0000448E"/>
    <w:rsid w:val="000048DB"/>
    <w:rsid w:val="0000496D"/>
    <w:rsid w:val="0000497C"/>
    <w:rsid w:val="000049C8"/>
    <w:rsid w:val="00004C99"/>
    <w:rsid w:val="00005550"/>
    <w:rsid w:val="00005E13"/>
    <w:rsid w:val="00006183"/>
    <w:rsid w:val="000063D6"/>
    <w:rsid w:val="0000672C"/>
    <w:rsid w:val="00006BBB"/>
    <w:rsid w:val="00006DC4"/>
    <w:rsid w:val="00006F6D"/>
    <w:rsid w:val="00006FDA"/>
    <w:rsid w:val="0000706A"/>
    <w:rsid w:val="000071E8"/>
    <w:rsid w:val="0000732B"/>
    <w:rsid w:val="00007828"/>
    <w:rsid w:val="00007845"/>
    <w:rsid w:val="0000789E"/>
    <w:rsid w:val="00007933"/>
    <w:rsid w:val="000102B6"/>
    <w:rsid w:val="000105B3"/>
    <w:rsid w:val="00010FB6"/>
    <w:rsid w:val="000112A6"/>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B80"/>
    <w:rsid w:val="00027C7A"/>
    <w:rsid w:val="00030688"/>
    <w:rsid w:val="000307F3"/>
    <w:rsid w:val="00030B49"/>
    <w:rsid w:val="000310E1"/>
    <w:rsid w:val="0003129D"/>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549"/>
    <w:rsid w:val="000415F6"/>
    <w:rsid w:val="00041D65"/>
    <w:rsid w:val="00041EBA"/>
    <w:rsid w:val="0004219F"/>
    <w:rsid w:val="0004231E"/>
    <w:rsid w:val="00042AC0"/>
    <w:rsid w:val="00042B14"/>
    <w:rsid w:val="00042DE9"/>
    <w:rsid w:val="00042EBA"/>
    <w:rsid w:val="0004371E"/>
    <w:rsid w:val="000439FC"/>
    <w:rsid w:val="00044104"/>
    <w:rsid w:val="0004410D"/>
    <w:rsid w:val="00044496"/>
    <w:rsid w:val="00044909"/>
    <w:rsid w:val="00044F03"/>
    <w:rsid w:val="000454D1"/>
    <w:rsid w:val="0004552C"/>
    <w:rsid w:val="000455EC"/>
    <w:rsid w:val="0004616F"/>
    <w:rsid w:val="000465CD"/>
    <w:rsid w:val="0004676C"/>
    <w:rsid w:val="000468E8"/>
    <w:rsid w:val="00046D85"/>
    <w:rsid w:val="00046E64"/>
    <w:rsid w:val="00047118"/>
    <w:rsid w:val="000474DF"/>
    <w:rsid w:val="0004793E"/>
    <w:rsid w:val="000503B3"/>
    <w:rsid w:val="00050583"/>
    <w:rsid w:val="000505FC"/>
    <w:rsid w:val="00050912"/>
    <w:rsid w:val="00050AF0"/>
    <w:rsid w:val="000513E7"/>
    <w:rsid w:val="000514DE"/>
    <w:rsid w:val="000515BE"/>
    <w:rsid w:val="00051B20"/>
    <w:rsid w:val="00051F90"/>
    <w:rsid w:val="00051FBA"/>
    <w:rsid w:val="0005222E"/>
    <w:rsid w:val="00052492"/>
    <w:rsid w:val="00053097"/>
    <w:rsid w:val="00053527"/>
    <w:rsid w:val="00053976"/>
    <w:rsid w:val="000543A9"/>
    <w:rsid w:val="0005473A"/>
    <w:rsid w:val="00054BEE"/>
    <w:rsid w:val="00054D84"/>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86"/>
    <w:rsid w:val="0006135C"/>
    <w:rsid w:val="00061758"/>
    <w:rsid w:val="00061775"/>
    <w:rsid w:val="00061EB4"/>
    <w:rsid w:val="0006241D"/>
    <w:rsid w:val="000626FF"/>
    <w:rsid w:val="0006334E"/>
    <w:rsid w:val="000633D9"/>
    <w:rsid w:val="000639C2"/>
    <w:rsid w:val="00063B30"/>
    <w:rsid w:val="00063C23"/>
    <w:rsid w:val="00063E5E"/>
    <w:rsid w:val="00064653"/>
    <w:rsid w:val="00064679"/>
    <w:rsid w:val="0006480E"/>
    <w:rsid w:val="00064A7C"/>
    <w:rsid w:val="00065410"/>
    <w:rsid w:val="00065755"/>
    <w:rsid w:val="00065EB2"/>
    <w:rsid w:val="00065F78"/>
    <w:rsid w:val="000663D7"/>
    <w:rsid w:val="00066ED5"/>
    <w:rsid w:val="00066FF9"/>
    <w:rsid w:val="000673CC"/>
    <w:rsid w:val="00067605"/>
    <w:rsid w:val="00067C97"/>
    <w:rsid w:val="00067DEB"/>
    <w:rsid w:val="0007007B"/>
    <w:rsid w:val="000700FF"/>
    <w:rsid w:val="00070646"/>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5065"/>
    <w:rsid w:val="00075624"/>
    <w:rsid w:val="000759E3"/>
    <w:rsid w:val="00075F7F"/>
    <w:rsid w:val="00075FA8"/>
    <w:rsid w:val="00075FAF"/>
    <w:rsid w:val="00076997"/>
    <w:rsid w:val="00076A39"/>
    <w:rsid w:val="00076BEA"/>
    <w:rsid w:val="00076FD6"/>
    <w:rsid w:val="000771CE"/>
    <w:rsid w:val="000773CA"/>
    <w:rsid w:val="000774E4"/>
    <w:rsid w:val="000775EB"/>
    <w:rsid w:val="00077625"/>
    <w:rsid w:val="0007764F"/>
    <w:rsid w:val="00077D83"/>
    <w:rsid w:val="00080106"/>
    <w:rsid w:val="0008080D"/>
    <w:rsid w:val="00080E2D"/>
    <w:rsid w:val="00081C91"/>
    <w:rsid w:val="000820A0"/>
    <w:rsid w:val="00082527"/>
    <w:rsid w:val="000827E5"/>
    <w:rsid w:val="00082915"/>
    <w:rsid w:val="00083389"/>
    <w:rsid w:val="00084636"/>
    <w:rsid w:val="00084AFC"/>
    <w:rsid w:val="000851CE"/>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35EB"/>
    <w:rsid w:val="00093822"/>
    <w:rsid w:val="00093BAA"/>
    <w:rsid w:val="00093DF1"/>
    <w:rsid w:val="0009416A"/>
    <w:rsid w:val="0009474D"/>
    <w:rsid w:val="000953F8"/>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C73"/>
    <w:rsid w:val="000A1DA2"/>
    <w:rsid w:val="000A22D1"/>
    <w:rsid w:val="000A2615"/>
    <w:rsid w:val="000A2708"/>
    <w:rsid w:val="000A286E"/>
    <w:rsid w:val="000A2C02"/>
    <w:rsid w:val="000A3BD9"/>
    <w:rsid w:val="000A3D43"/>
    <w:rsid w:val="000A479F"/>
    <w:rsid w:val="000A48F1"/>
    <w:rsid w:val="000A4F1B"/>
    <w:rsid w:val="000A5313"/>
    <w:rsid w:val="000A5753"/>
    <w:rsid w:val="000A5D64"/>
    <w:rsid w:val="000A67A4"/>
    <w:rsid w:val="000A706D"/>
    <w:rsid w:val="000A7BD2"/>
    <w:rsid w:val="000B01B3"/>
    <w:rsid w:val="000B033C"/>
    <w:rsid w:val="000B07BA"/>
    <w:rsid w:val="000B0A7D"/>
    <w:rsid w:val="000B0B20"/>
    <w:rsid w:val="000B122C"/>
    <w:rsid w:val="000B1844"/>
    <w:rsid w:val="000B1887"/>
    <w:rsid w:val="000B1D33"/>
    <w:rsid w:val="000B1D3F"/>
    <w:rsid w:val="000B1DED"/>
    <w:rsid w:val="000B1E76"/>
    <w:rsid w:val="000B1F5C"/>
    <w:rsid w:val="000B2400"/>
    <w:rsid w:val="000B2422"/>
    <w:rsid w:val="000B2B29"/>
    <w:rsid w:val="000B2CE5"/>
    <w:rsid w:val="000B31F1"/>
    <w:rsid w:val="000B4149"/>
    <w:rsid w:val="000B451A"/>
    <w:rsid w:val="000B4742"/>
    <w:rsid w:val="000B4780"/>
    <w:rsid w:val="000B591E"/>
    <w:rsid w:val="000B638E"/>
    <w:rsid w:val="000B6A17"/>
    <w:rsid w:val="000B761E"/>
    <w:rsid w:val="000B7644"/>
    <w:rsid w:val="000B76B4"/>
    <w:rsid w:val="000B7726"/>
    <w:rsid w:val="000B7847"/>
    <w:rsid w:val="000B7B85"/>
    <w:rsid w:val="000B7BC0"/>
    <w:rsid w:val="000B7EF4"/>
    <w:rsid w:val="000B7F94"/>
    <w:rsid w:val="000B7FE3"/>
    <w:rsid w:val="000C0124"/>
    <w:rsid w:val="000C0B5B"/>
    <w:rsid w:val="000C0BD8"/>
    <w:rsid w:val="000C0F5A"/>
    <w:rsid w:val="000C15E8"/>
    <w:rsid w:val="000C1B05"/>
    <w:rsid w:val="000C1DC8"/>
    <w:rsid w:val="000C261F"/>
    <w:rsid w:val="000C2B5E"/>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756"/>
    <w:rsid w:val="000C67C9"/>
    <w:rsid w:val="000C6E95"/>
    <w:rsid w:val="000C6F0A"/>
    <w:rsid w:val="000C6FDB"/>
    <w:rsid w:val="000C71A4"/>
    <w:rsid w:val="000C794B"/>
    <w:rsid w:val="000D035F"/>
    <w:rsid w:val="000D0428"/>
    <w:rsid w:val="000D082C"/>
    <w:rsid w:val="000D0D99"/>
    <w:rsid w:val="000D0E3A"/>
    <w:rsid w:val="000D1D69"/>
    <w:rsid w:val="000D22F9"/>
    <w:rsid w:val="000D2928"/>
    <w:rsid w:val="000D32FB"/>
    <w:rsid w:val="000D3341"/>
    <w:rsid w:val="000D37B1"/>
    <w:rsid w:val="000D3807"/>
    <w:rsid w:val="000D44A8"/>
    <w:rsid w:val="000D461B"/>
    <w:rsid w:val="000D4D13"/>
    <w:rsid w:val="000D5048"/>
    <w:rsid w:val="000D5BC1"/>
    <w:rsid w:val="000D625B"/>
    <w:rsid w:val="000D632D"/>
    <w:rsid w:val="000D6A86"/>
    <w:rsid w:val="000D6CD4"/>
    <w:rsid w:val="000D70CB"/>
    <w:rsid w:val="000D7B78"/>
    <w:rsid w:val="000E01B3"/>
    <w:rsid w:val="000E05D7"/>
    <w:rsid w:val="000E0AFD"/>
    <w:rsid w:val="000E0E5C"/>
    <w:rsid w:val="000E0F62"/>
    <w:rsid w:val="000E1491"/>
    <w:rsid w:val="000E14C5"/>
    <w:rsid w:val="000E14F1"/>
    <w:rsid w:val="000E1641"/>
    <w:rsid w:val="000E1AF2"/>
    <w:rsid w:val="000E1B89"/>
    <w:rsid w:val="000E2130"/>
    <w:rsid w:val="000E23BA"/>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5ABC"/>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E32"/>
    <w:rsid w:val="000F1E82"/>
    <w:rsid w:val="000F2100"/>
    <w:rsid w:val="000F28DF"/>
    <w:rsid w:val="000F295D"/>
    <w:rsid w:val="000F2AA9"/>
    <w:rsid w:val="000F2EE9"/>
    <w:rsid w:val="000F3202"/>
    <w:rsid w:val="000F4137"/>
    <w:rsid w:val="000F41D8"/>
    <w:rsid w:val="000F42C0"/>
    <w:rsid w:val="000F4797"/>
    <w:rsid w:val="000F4F61"/>
    <w:rsid w:val="000F5015"/>
    <w:rsid w:val="000F5785"/>
    <w:rsid w:val="000F58E7"/>
    <w:rsid w:val="000F5BDB"/>
    <w:rsid w:val="000F5F6B"/>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54E"/>
    <w:rsid w:val="001037EC"/>
    <w:rsid w:val="00103DCA"/>
    <w:rsid w:val="001043B5"/>
    <w:rsid w:val="0010452C"/>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B5"/>
    <w:rsid w:val="001107B9"/>
    <w:rsid w:val="00111196"/>
    <w:rsid w:val="00112241"/>
    <w:rsid w:val="001127BD"/>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F1B"/>
    <w:rsid w:val="00120020"/>
    <w:rsid w:val="0012057B"/>
    <w:rsid w:val="001209D2"/>
    <w:rsid w:val="00120E3B"/>
    <w:rsid w:val="001212BD"/>
    <w:rsid w:val="00121376"/>
    <w:rsid w:val="0012147A"/>
    <w:rsid w:val="00121506"/>
    <w:rsid w:val="00121912"/>
    <w:rsid w:val="00121A3B"/>
    <w:rsid w:val="00121F3B"/>
    <w:rsid w:val="001222FA"/>
    <w:rsid w:val="00122355"/>
    <w:rsid w:val="001223E6"/>
    <w:rsid w:val="00122735"/>
    <w:rsid w:val="00122969"/>
    <w:rsid w:val="00122BFE"/>
    <w:rsid w:val="00123188"/>
    <w:rsid w:val="001236FD"/>
    <w:rsid w:val="001238EB"/>
    <w:rsid w:val="00123945"/>
    <w:rsid w:val="00124E91"/>
    <w:rsid w:val="00124EA5"/>
    <w:rsid w:val="0012536F"/>
    <w:rsid w:val="001254B4"/>
    <w:rsid w:val="001258DB"/>
    <w:rsid w:val="00125A2F"/>
    <w:rsid w:val="00125AED"/>
    <w:rsid w:val="00125C74"/>
    <w:rsid w:val="00125F2C"/>
    <w:rsid w:val="00125F9E"/>
    <w:rsid w:val="00125FCC"/>
    <w:rsid w:val="00126201"/>
    <w:rsid w:val="001265A6"/>
    <w:rsid w:val="00126665"/>
    <w:rsid w:val="001267F9"/>
    <w:rsid w:val="00126EE5"/>
    <w:rsid w:val="001277F1"/>
    <w:rsid w:val="00127ED1"/>
    <w:rsid w:val="0013029C"/>
    <w:rsid w:val="00130A3F"/>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58E"/>
    <w:rsid w:val="00140292"/>
    <w:rsid w:val="001402B5"/>
    <w:rsid w:val="00140684"/>
    <w:rsid w:val="00140978"/>
    <w:rsid w:val="00140FFA"/>
    <w:rsid w:val="00141236"/>
    <w:rsid w:val="00141245"/>
    <w:rsid w:val="00141E58"/>
    <w:rsid w:val="00142419"/>
    <w:rsid w:val="00142713"/>
    <w:rsid w:val="001433B1"/>
    <w:rsid w:val="00143507"/>
    <w:rsid w:val="00143C99"/>
    <w:rsid w:val="00143CBA"/>
    <w:rsid w:val="00143E82"/>
    <w:rsid w:val="001446B8"/>
    <w:rsid w:val="001447EE"/>
    <w:rsid w:val="00145019"/>
    <w:rsid w:val="00145433"/>
    <w:rsid w:val="00145D69"/>
    <w:rsid w:val="00145E64"/>
    <w:rsid w:val="001465B0"/>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33DF"/>
    <w:rsid w:val="0015381A"/>
    <w:rsid w:val="00153BA2"/>
    <w:rsid w:val="00153F6F"/>
    <w:rsid w:val="001540D1"/>
    <w:rsid w:val="00154170"/>
    <w:rsid w:val="00154451"/>
    <w:rsid w:val="00154557"/>
    <w:rsid w:val="0015479C"/>
    <w:rsid w:val="00154AD5"/>
    <w:rsid w:val="00154D9C"/>
    <w:rsid w:val="00154E99"/>
    <w:rsid w:val="00155134"/>
    <w:rsid w:val="001554BA"/>
    <w:rsid w:val="001554DD"/>
    <w:rsid w:val="00155570"/>
    <w:rsid w:val="001564A7"/>
    <w:rsid w:val="00156BE6"/>
    <w:rsid w:val="00156EAE"/>
    <w:rsid w:val="001573F9"/>
    <w:rsid w:val="001574E0"/>
    <w:rsid w:val="00157C58"/>
    <w:rsid w:val="00160322"/>
    <w:rsid w:val="00160E78"/>
    <w:rsid w:val="00161998"/>
    <w:rsid w:val="00161DC7"/>
    <w:rsid w:val="00161E02"/>
    <w:rsid w:val="00162010"/>
    <w:rsid w:val="00162228"/>
    <w:rsid w:val="001626F9"/>
    <w:rsid w:val="001628C4"/>
    <w:rsid w:val="00162AFE"/>
    <w:rsid w:val="00162F25"/>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7506"/>
    <w:rsid w:val="001678A3"/>
    <w:rsid w:val="00167972"/>
    <w:rsid w:val="001679EE"/>
    <w:rsid w:val="00167BCA"/>
    <w:rsid w:val="00167CD2"/>
    <w:rsid w:val="001701A4"/>
    <w:rsid w:val="00170280"/>
    <w:rsid w:val="001703FD"/>
    <w:rsid w:val="001704D2"/>
    <w:rsid w:val="00170726"/>
    <w:rsid w:val="00170ACC"/>
    <w:rsid w:val="00170F0B"/>
    <w:rsid w:val="001711CC"/>
    <w:rsid w:val="00171605"/>
    <w:rsid w:val="00171A0A"/>
    <w:rsid w:val="00171F5C"/>
    <w:rsid w:val="0017200B"/>
    <w:rsid w:val="001721C1"/>
    <w:rsid w:val="0017239F"/>
    <w:rsid w:val="0017270C"/>
    <w:rsid w:val="0017272E"/>
    <w:rsid w:val="00173D19"/>
    <w:rsid w:val="00173DCB"/>
    <w:rsid w:val="00173EB8"/>
    <w:rsid w:val="00174A70"/>
    <w:rsid w:val="00174C50"/>
    <w:rsid w:val="00174E1A"/>
    <w:rsid w:val="00174E1B"/>
    <w:rsid w:val="00174E76"/>
    <w:rsid w:val="0017518F"/>
    <w:rsid w:val="001751C3"/>
    <w:rsid w:val="00175A68"/>
    <w:rsid w:val="00175E0D"/>
    <w:rsid w:val="00176188"/>
    <w:rsid w:val="0017631A"/>
    <w:rsid w:val="00176379"/>
    <w:rsid w:val="0017639A"/>
    <w:rsid w:val="0017664C"/>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41E"/>
    <w:rsid w:val="0018243B"/>
    <w:rsid w:val="00182AB6"/>
    <w:rsid w:val="00182B3F"/>
    <w:rsid w:val="00182CB1"/>
    <w:rsid w:val="00182E07"/>
    <w:rsid w:val="00182E3A"/>
    <w:rsid w:val="001833A3"/>
    <w:rsid w:val="00183465"/>
    <w:rsid w:val="001834A4"/>
    <w:rsid w:val="00183B1A"/>
    <w:rsid w:val="00184362"/>
    <w:rsid w:val="00184FDB"/>
    <w:rsid w:val="001852C0"/>
    <w:rsid w:val="001854C3"/>
    <w:rsid w:val="00185915"/>
    <w:rsid w:val="00185BC9"/>
    <w:rsid w:val="00185CBD"/>
    <w:rsid w:val="00186517"/>
    <w:rsid w:val="00186EC4"/>
    <w:rsid w:val="00187069"/>
    <w:rsid w:val="0018730A"/>
    <w:rsid w:val="00187670"/>
    <w:rsid w:val="00187750"/>
    <w:rsid w:val="00187756"/>
    <w:rsid w:val="00187915"/>
    <w:rsid w:val="00187A78"/>
    <w:rsid w:val="00187B30"/>
    <w:rsid w:val="0019044F"/>
    <w:rsid w:val="001904E4"/>
    <w:rsid w:val="001906CC"/>
    <w:rsid w:val="00190DAF"/>
    <w:rsid w:val="001912F7"/>
    <w:rsid w:val="0019135C"/>
    <w:rsid w:val="00191A53"/>
    <w:rsid w:val="00192541"/>
    <w:rsid w:val="00192661"/>
    <w:rsid w:val="001930CB"/>
    <w:rsid w:val="00193451"/>
    <w:rsid w:val="001937F2"/>
    <w:rsid w:val="00193AA1"/>
    <w:rsid w:val="00193FAA"/>
    <w:rsid w:val="001942A3"/>
    <w:rsid w:val="001949EF"/>
    <w:rsid w:val="00194EB2"/>
    <w:rsid w:val="00195160"/>
    <w:rsid w:val="00195316"/>
    <w:rsid w:val="00195426"/>
    <w:rsid w:val="0019548A"/>
    <w:rsid w:val="00195B74"/>
    <w:rsid w:val="00195C55"/>
    <w:rsid w:val="001966E7"/>
    <w:rsid w:val="001968BE"/>
    <w:rsid w:val="00196A8C"/>
    <w:rsid w:val="00196EC5"/>
    <w:rsid w:val="00196F0C"/>
    <w:rsid w:val="00197157"/>
    <w:rsid w:val="00197540"/>
    <w:rsid w:val="00197658"/>
    <w:rsid w:val="0019776F"/>
    <w:rsid w:val="00197C5E"/>
    <w:rsid w:val="00197CC1"/>
    <w:rsid w:val="001A0113"/>
    <w:rsid w:val="001A15AB"/>
    <w:rsid w:val="001A15D7"/>
    <w:rsid w:val="001A1624"/>
    <w:rsid w:val="001A1AB7"/>
    <w:rsid w:val="001A214F"/>
    <w:rsid w:val="001A2367"/>
    <w:rsid w:val="001A251A"/>
    <w:rsid w:val="001A28A3"/>
    <w:rsid w:val="001A29E5"/>
    <w:rsid w:val="001A2C77"/>
    <w:rsid w:val="001A2D2D"/>
    <w:rsid w:val="001A3001"/>
    <w:rsid w:val="001A309E"/>
    <w:rsid w:val="001A320C"/>
    <w:rsid w:val="001A34AE"/>
    <w:rsid w:val="001A38F9"/>
    <w:rsid w:val="001A395C"/>
    <w:rsid w:val="001A3A72"/>
    <w:rsid w:val="001A3DBB"/>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704"/>
    <w:rsid w:val="001B5949"/>
    <w:rsid w:val="001B5ACD"/>
    <w:rsid w:val="001B6335"/>
    <w:rsid w:val="001B7009"/>
    <w:rsid w:val="001B74F7"/>
    <w:rsid w:val="001B7675"/>
    <w:rsid w:val="001B7B85"/>
    <w:rsid w:val="001B7B87"/>
    <w:rsid w:val="001C066F"/>
    <w:rsid w:val="001C18BA"/>
    <w:rsid w:val="001C1FEB"/>
    <w:rsid w:val="001C2C4E"/>
    <w:rsid w:val="001C3070"/>
    <w:rsid w:val="001C317A"/>
    <w:rsid w:val="001C3237"/>
    <w:rsid w:val="001C371D"/>
    <w:rsid w:val="001C38FC"/>
    <w:rsid w:val="001C3A34"/>
    <w:rsid w:val="001C3A3E"/>
    <w:rsid w:val="001C4084"/>
    <w:rsid w:val="001C460C"/>
    <w:rsid w:val="001C48F7"/>
    <w:rsid w:val="001C4B5B"/>
    <w:rsid w:val="001C4CFB"/>
    <w:rsid w:val="001C50E4"/>
    <w:rsid w:val="001C51FD"/>
    <w:rsid w:val="001C52AB"/>
    <w:rsid w:val="001C53E7"/>
    <w:rsid w:val="001C57F1"/>
    <w:rsid w:val="001C5EBB"/>
    <w:rsid w:val="001C6428"/>
    <w:rsid w:val="001C6553"/>
    <w:rsid w:val="001C65A1"/>
    <w:rsid w:val="001C77DD"/>
    <w:rsid w:val="001C7DEC"/>
    <w:rsid w:val="001D037B"/>
    <w:rsid w:val="001D0790"/>
    <w:rsid w:val="001D0BF3"/>
    <w:rsid w:val="001D0C7C"/>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635"/>
    <w:rsid w:val="001D3BA4"/>
    <w:rsid w:val="001D41D7"/>
    <w:rsid w:val="001D4488"/>
    <w:rsid w:val="001D4652"/>
    <w:rsid w:val="001D4A61"/>
    <w:rsid w:val="001D5547"/>
    <w:rsid w:val="001D564E"/>
    <w:rsid w:val="001D5BE2"/>
    <w:rsid w:val="001D6280"/>
    <w:rsid w:val="001D65A7"/>
    <w:rsid w:val="001D6793"/>
    <w:rsid w:val="001D67D7"/>
    <w:rsid w:val="001D68C5"/>
    <w:rsid w:val="001D739A"/>
    <w:rsid w:val="001D7658"/>
    <w:rsid w:val="001D7DF6"/>
    <w:rsid w:val="001D7E25"/>
    <w:rsid w:val="001D7EFC"/>
    <w:rsid w:val="001D7F8C"/>
    <w:rsid w:val="001E06E6"/>
    <w:rsid w:val="001E0980"/>
    <w:rsid w:val="001E0A12"/>
    <w:rsid w:val="001E0B6E"/>
    <w:rsid w:val="001E0EF4"/>
    <w:rsid w:val="001E125B"/>
    <w:rsid w:val="001E14A6"/>
    <w:rsid w:val="001E19F2"/>
    <w:rsid w:val="001E226A"/>
    <w:rsid w:val="001E27B3"/>
    <w:rsid w:val="001E2917"/>
    <w:rsid w:val="001E2FB9"/>
    <w:rsid w:val="001E3376"/>
    <w:rsid w:val="001E3DB1"/>
    <w:rsid w:val="001E3F06"/>
    <w:rsid w:val="001E4CB3"/>
    <w:rsid w:val="001E52FB"/>
    <w:rsid w:val="001E5550"/>
    <w:rsid w:val="001E57B9"/>
    <w:rsid w:val="001E629D"/>
    <w:rsid w:val="001E62B7"/>
    <w:rsid w:val="001E798F"/>
    <w:rsid w:val="001E7A5A"/>
    <w:rsid w:val="001E7BF0"/>
    <w:rsid w:val="001F0008"/>
    <w:rsid w:val="001F01A5"/>
    <w:rsid w:val="001F06F7"/>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F21"/>
    <w:rsid w:val="001F4550"/>
    <w:rsid w:val="001F4ECD"/>
    <w:rsid w:val="001F51E6"/>
    <w:rsid w:val="001F5A90"/>
    <w:rsid w:val="001F5D67"/>
    <w:rsid w:val="001F5FD1"/>
    <w:rsid w:val="001F603E"/>
    <w:rsid w:val="001F6755"/>
    <w:rsid w:val="001F7465"/>
    <w:rsid w:val="001F75A7"/>
    <w:rsid w:val="001F7DC0"/>
    <w:rsid w:val="0020021D"/>
    <w:rsid w:val="00200C6A"/>
    <w:rsid w:val="00200CED"/>
    <w:rsid w:val="00200DE9"/>
    <w:rsid w:val="002016E2"/>
    <w:rsid w:val="002020A5"/>
    <w:rsid w:val="002021A8"/>
    <w:rsid w:val="00203188"/>
    <w:rsid w:val="00203791"/>
    <w:rsid w:val="00203C00"/>
    <w:rsid w:val="00203E41"/>
    <w:rsid w:val="002043C8"/>
    <w:rsid w:val="0020444C"/>
    <w:rsid w:val="00204694"/>
    <w:rsid w:val="00204711"/>
    <w:rsid w:val="00204D6E"/>
    <w:rsid w:val="002051C8"/>
    <w:rsid w:val="002053C7"/>
    <w:rsid w:val="0020559E"/>
    <w:rsid w:val="00205A05"/>
    <w:rsid w:val="00206175"/>
    <w:rsid w:val="00206474"/>
    <w:rsid w:val="0020652C"/>
    <w:rsid w:val="00206CB1"/>
    <w:rsid w:val="00206DD1"/>
    <w:rsid w:val="00206ED8"/>
    <w:rsid w:val="00207423"/>
    <w:rsid w:val="0020791F"/>
    <w:rsid w:val="00210065"/>
    <w:rsid w:val="002104D3"/>
    <w:rsid w:val="002105E0"/>
    <w:rsid w:val="0021064A"/>
    <w:rsid w:val="00210F86"/>
    <w:rsid w:val="00211384"/>
    <w:rsid w:val="002115D8"/>
    <w:rsid w:val="00211E0E"/>
    <w:rsid w:val="00211E44"/>
    <w:rsid w:val="00212074"/>
    <w:rsid w:val="00212805"/>
    <w:rsid w:val="00212B9A"/>
    <w:rsid w:val="00212C88"/>
    <w:rsid w:val="002131DC"/>
    <w:rsid w:val="00213504"/>
    <w:rsid w:val="0021355C"/>
    <w:rsid w:val="00213773"/>
    <w:rsid w:val="002139D1"/>
    <w:rsid w:val="00214008"/>
    <w:rsid w:val="00214BB4"/>
    <w:rsid w:val="00215008"/>
    <w:rsid w:val="00215452"/>
    <w:rsid w:val="00215C0B"/>
    <w:rsid w:val="00215D66"/>
    <w:rsid w:val="00215F14"/>
    <w:rsid w:val="002160DB"/>
    <w:rsid w:val="0021628B"/>
    <w:rsid w:val="0021636C"/>
    <w:rsid w:val="0021681C"/>
    <w:rsid w:val="00216C51"/>
    <w:rsid w:val="00216F05"/>
    <w:rsid w:val="002172EC"/>
    <w:rsid w:val="002174BE"/>
    <w:rsid w:val="0021764A"/>
    <w:rsid w:val="00217748"/>
    <w:rsid w:val="00217772"/>
    <w:rsid w:val="00217B17"/>
    <w:rsid w:val="00217EA8"/>
    <w:rsid w:val="00217F22"/>
    <w:rsid w:val="0022007F"/>
    <w:rsid w:val="002205B9"/>
    <w:rsid w:val="002206D9"/>
    <w:rsid w:val="00220828"/>
    <w:rsid w:val="002208BE"/>
    <w:rsid w:val="00220B88"/>
    <w:rsid w:val="00220DD5"/>
    <w:rsid w:val="00220F6F"/>
    <w:rsid w:val="002225EB"/>
    <w:rsid w:val="0022270E"/>
    <w:rsid w:val="00222EB4"/>
    <w:rsid w:val="002234E5"/>
    <w:rsid w:val="002238BC"/>
    <w:rsid w:val="00223DCD"/>
    <w:rsid w:val="002242D6"/>
    <w:rsid w:val="00224325"/>
    <w:rsid w:val="002245AE"/>
    <w:rsid w:val="00224A49"/>
    <w:rsid w:val="00224ED3"/>
    <w:rsid w:val="00224F31"/>
    <w:rsid w:val="002255EE"/>
    <w:rsid w:val="0022562D"/>
    <w:rsid w:val="00225AC0"/>
    <w:rsid w:val="00225F2A"/>
    <w:rsid w:val="0022622A"/>
    <w:rsid w:val="002262B8"/>
    <w:rsid w:val="0022632C"/>
    <w:rsid w:val="0022789F"/>
    <w:rsid w:val="00227A7E"/>
    <w:rsid w:val="00227C4E"/>
    <w:rsid w:val="00227F6F"/>
    <w:rsid w:val="002306D9"/>
    <w:rsid w:val="00230A2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51D0"/>
    <w:rsid w:val="002353D2"/>
    <w:rsid w:val="00235432"/>
    <w:rsid w:val="002357D9"/>
    <w:rsid w:val="00235851"/>
    <w:rsid w:val="00236078"/>
    <w:rsid w:val="002361B4"/>
    <w:rsid w:val="00236593"/>
    <w:rsid w:val="002368B8"/>
    <w:rsid w:val="002369D1"/>
    <w:rsid w:val="00237287"/>
    <w:rsid w:val="00237344"/>
    <w:rsid w:val="0023759E"/>
    <w:rsid w:val="00237748"/>
    <w:rsid w:val="00237ABC"/>
    <w:rsid w:val="00237D8C"/>
    <w:rsid w:val="00237EA8"/>
    <w:rsid w:val="00240385"/>
    <w:rsid w:val="002406A4"/>
    <w:rsid w:val="00241284"/>
    <w:rsid w:val="0024136F"/>
    <w:rsid w:val="0024138D"/>
    <w:rsid w:val="00241855"/>
    <w:rsid w:val="00241AB1"/>
    <w:rsid w:val="00242135"/>
    <w:rsid w:val="002422B4"/>
    <w:rsid w:val="002428DF"/>
    <w:rsid w:val="00242BB2"/>
    <w:rsid w:val="00242CEC"/>
    <w:rsid w:val="00243E43"/>
    <w:rsid w:val="00243EB6"/>
    <w:rsid w:val="00243FD7"/>
    <w:rsid w:val="00244870"/>
    <w:rsid w:val="00245A2B"/>
    <w:rsid w:val="00245BA8"/>
    <w:rsid w:val="00245BB9"/>
    <w:rsid w:val="0024616B"/>
    <w:rsid w:val="002464A7"/>
    <w:rsid w:val="002464FD"/>
    <w:rsid w:val="00246AEC"/>
    <w:rsid w:val="00246CE0"/>
    <w:rsid w:val="00246F4F"/>
    <w:rsid w:val="00246FFC"/>
    <w:rsid w:val="0024700C"/>
    <w:rsid w:val="0024727F"/>
    <w:rsid w:val="00247E0E"/>
    <w:rsid w:val="00247FC7"/>
    <w:rsid w:val="002504A8"/>
    <w:rsid w:val="002508AE"/>
    <w:rsid w:val="00250A75"/>
    <w:rsid w:val="00250BCF"/>
    <w:rsid w:val="0025102C"/>
    <w:rsid w:val="0025121A"/>
    <w:rsid w:val="002513F4"/>
    <w:rsid w:val="002517D4"/>
    <w:rsid w:val="00251825"/>
    <w:rsid w:val="00251DD5"/>
    <w:rsid w:val="00252084"/>
    <w:rsid w:val="002526AF"/>
    <w:rsid w:val="002527BD"/>
    <w:rsid w:val="002528F7"/>
    <w:rsid w:val="00252CD7"/>
    <w:rsid w:val="00252D8C"/>
    <w:rsid w:val="0025306D"/>
    <w:rsid w:val="002532C6"/>
    <w:rsid w:val="00253508"/>
    <w:rsid w:val="00253626"/>
    <w:rsid w:val="0025367E"/>
    <w:rsid w:val="00253693"/>
    <w:rsid w:val="00253790"/>
    <w:rsid w:val="0025417C"/>
    <w:rsid w:val="002542F5"/>
    <w:rsid w:val="002544BB"/>
    <w:rsid w:val="002544E6"/>
    <w:rsid w:val="0025515C"/>
    <w:rsid w:val="0025585A"/>
    <w:rsid w:val="00255902"/>
    <w:rsid w:val="00255AB6"/>
    <w:rsid w:val="002562A9"/>
    <w:rsid w:val="00256FBB"/>
    <w:rsid w:val="002570E4"/>
    <w:rsid w:val="00257BE6"/>
    <w:rsid w:val="0026096C"/>
    <w:rsid w:val="00260CB6"/>
    <w:rsid w:val="002611FA"/>
    <w:rsid w:val="002615A7"/>
    <w:rsid w:val="002617A9"/>
    <w:rsid w:val="002617E8"/>
    <w:rsid w:val="002622ED"/>
    <w:rsid w:val="00262674"/>
    <w:rsid w:val="002626E3"/>
    <w:rsid w:val="00262778"/>
    <w:rsid w:val="00262953"/>
    <w:rsid w:val="00262B2B"/>
    <w:rsid w:val="00263C3A"/>
    <w:rsid w:val="00263D39"/>
    <w:rsid w:val="0026425B"/>
    <w:rsid w:val="0026430E"/>
    <w:rsid w:val="0026468C"/>
    <w:rsid w:val="0026472D"/>
    <w:rsid w:val="00264865"/>
    <w:rsid w:val="00264AC5"/>
    <w:rsid w:val="00264D63"/>
    <w:rsid w:val="00265657"/>
    <w:rsid w:val="002658F3"/>
    <w:rsid w:val="00265CC7"/>
    <w:rsid w:val="00265F83"/>
    <w:rsid w:val="0026607E"/>
    <w:rsid w:val="002664FF"/>
    <w:rsid w:val="002666F1"/>
    <w:rsid w:val="00266796"/>
    <w:rsid w:val="00266B5A"/>
    <w:rsid w:val="00266EBB"/>
    <w:rsid w:val="00267230"/>
    <w:rsid w:val="002674FC"/>
    <w:rsid w:val="0027009B"/>
    <w:rsid w:val="002702C0"/>
    <w:rsid w:val="002708CE"/>
    <w:rsid w:val="00270FEA"/>
    <w:rsid w:val="00271189"/>
    <w:rsid w:val="002712BA"/>
    <w:rsid w:val="002714C9"/>
    <w:rsid w:val="00271A22"/>
    <w:rsid w:val="0027260E"/>
    <w:rsid w:val="00272C0F"/>
    <w:rsid w:val="002736CF"/>
    <w:rsid w:val="00273FD0"/>
    <w:rsid w:val="00274215"/>
    <w:rsid w:val="002745B0"/>
    <w:rsid w:val="0027473A"/>
    <w:rsid w:val="00274761"/>
    <w:rsid w:val="00274B27"/>
    <w:rsid w:val="00274B43"/>
    <w:rsid w:val="002750BE"/>
    <w:rsid w:val="0027512E"/>
    <w:rsid w:val="0027572B"/>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994"/>
    <w:rsid w:val="00283A49"/>
    <w:rsid w:val="00284112"/>
    <w:rsid w:val="002844B4"/>
    <w:rsid w:val="002848B5"/>
    <w:rsid w:val="00284BE9"/>
    <w:rsid w:val="00285B6F"/>
    <w:rsid w:val="002861FE"/>
    <w:rsid w:val="002863F2"/>
    <w:rsid w:val="002868A8"/>
    <w:rsid w:val="002870DC"/>
    <w:rsid w:val="00287262"/>
    <w:rsid w:val="002877CF"/>
    <w:rsid w:val="00287833"/>
    <w:rsid w:val="00287A93"/>
    <w:rsid w:val="00287CAD"/>
    <w:rsid w:val="00290197"/>
    <w:rsid w:val="0029097C"/>
    <w:rsid w:val="002914ED"/>
    <w:rsid w:val="00291D4C"/>
    <w:rsid w:val="00291E55"/>
    <w:rsid w:val="00292405"/>
    <w:rsid w:val="00292580"/>
    <w:rsid w:val="002927C0"/>
    <w:rsid w:val="00292DD2"/>
    <w:rsid w:val="002931F8"/>
    <w:rsid w:val="002932F7"/>
    <w:rsid w:val="002934BB"/>
    <w:rsid w:val="002936C7"/>
    <w:rsid w:val="002937BE"/>
    <w:rsid w:val="00293847"/>
    <w:rsid w:val="0029394F"/>
    <w:rsid w:val="00293C07"/>
    <w:rsid w:val="00294651"/>
    <w:rsid w:val="00294678"/>
    <w:rsid w:val="00294AE5"/>
    <w:rsid w:val="00294D9F"/>
    <w:rsid w:val="00294DBC"/>
    <w:rsid w:val="002952A1"/>
    <w:rsid w:val="00295B5C"/>
    <w:rsid w:val="00295C89"/>
    <w:rsid w:val="00295CD9"/>
    <w:rsid w:val="00295EB3"/>
    <w:rsid w:val="002962AE"/>
    <w:rsid w:val="002963C9"/>
    <w:rsid w:val="002963DE"/>
    <w:rsid w:val="00296420"/>
    <w:rsid w:val="002969BE"/>
    <w:rsid w:val="00296D31"/>
    <w:rsid w:val="00297074"/>
    <w:rsid w:val="002972C4"/>
    <w:rsid w:val="0029742F"/>
    <w:rsid w:val="00297D75"/>
    <w:rsid w:val="00297F3B"/>
    <w:rsid w:val="002A005D"/>
    <w:rsid w:val="002A045D"/>
    <w:rsid w:val="002A053D"/>
    <w:rsid w:val="002A0D2B"/>
    <w:rsid w:val="002A0F7E"/>
    <w:rsid w:val="002A107E"/>
    <w:rsid w:val="002A123D"/>
    <w:rsid w:val="002A13D0"/>
    <w:rsid w:val="002A15B4"/>
    <w:rsid w:val="002A18C2"/>
    <w:rsid w:val="002A1A4C"/>
    <w:rsid w:val="002A1DC6"/>
    <w:rsid w:val="002A1EE4"/>
    <w:rsid w:val="002A28D8"/>
    <w:rsid w:val="002A3760"/>
    <w:rsid w:val="002A3951"/>
    <w:rsid w:val="002A409C"/>
    <w:rsid w:val="002A4159"/>
    <w:rsid w:val="002A41CE"/>
    <w:rsid w:val="002A4F50"/>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FB"/>
    <w:rsid w:val="002B122D"/>
    <w:rsid w:val="002B1841"/>
    <w:rsid w:val="002B1B9E"/>
    <w:rsid w:val="002B2143"/>
    <w:rsid w:val="002B2217"/>
    <w:rsid w:val="002B31F2"/>
    <w:rsid w:val="002B3362"/>
    <w:rsid w:val="002B3A8D"/>
    <w:rsid w:val="002B3D58"/>
    <w:rsid w:val="002B4403"/>
    <w:rsid w:val="002B4BBD"/>
    <w:rsid w:val="002B4E0A"/>
    <w:rsid w:val="002B50A1"/>
    <w:rsid w:val="002B50DB"/>
    <w:rsid w:val="002B519B"/>
    <w:rsid w:val="002B52E4"/>
    <w:rsid w:val="002B5A86"/>
    <w:rsid w:val="002B5AC7"/>
    <w:rsid w:val="002B5D66"/>
    <w:rsid w:val="002B6000"/>
    <w:rsid w:val="002B60C3"/>
    <w:rsid w:val="002B699F"/>
    <w:rsid w:val="002B69FF"/>
    <w:rsid w:val="002B71D8"/>
    <w:rsid w:val="002B753D"/>
    <w:rsid w:val="002B7A00"/>
    <w:rsid w:val="002C0B7F"/>
    <w:rsid w:val="002C0DDA"/>
    <w:rsid w:val="002C0EFF"/>
    <w:rsid w:val="002C13BD"/>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85"/>
    <w:rsid w:val="002C5B97"/>
    <w:rsid w:val="002C5EC9"/>
    <w:rsid w:val="002C5F20"/>
    <w:rsid w:val="002C6035"/>
    <w:rsid w:val="002C629F"/>
    <w:rsid w:val="002C6527"/>
    <w:rsid w:val="002C6665"/>
    <w:rsid w:val="002C6B56"/>
    <w:rsid w:val="002C7144"/>
    <w:rsid w:val="002C7337"/>
    <w:rsid w:val="002C748F"/>
    <w:rsid w:val="002C7A0F"/>
    <w:rsid w:val="002C7DEC"/>
    <w:rsid w:val="002D046F"/>
    <w:rsid w:val="002D05D5"/>
    <w:rsid w:val="002D07C6"/>
    <w:rsid w:val="002D1050"/>
    <w:rsid w:val="002D13A1"/>
    <w:rsid w:val="002D17D1"/>
    <w:rsid w:val="002D1D9F"/>
    <w:rsid w:val="002D1E67"/>
    <w:rsid w:val="002D1FDA"/>
    <w:rsid w:val="002D2131"/>
    <w:rsid w:val="002D232A"/>
    <w:rsid w:val="002D271E"/>
    <w:rsid w:val="002D2981"/>
    <w:rsid w:val="002D2A28"/>
    <w:rsid w:val="002D2CB3"/>
    <w:rsid w:val="002D30D6"/>
    <w:rsid w:val="002D3465"/>
    <w:rsid w:val="002D3899"/>
    <w:rsid w:val="002D3DC0"/>
    <w:rsid w:val="002D405E"/>
    <w:rsid w:val="002D43B7"/>
    <w:rsid w:val="002D4A2B"/>
    <w:rsid w:val="002D4B13"/>
    <w:rsid w:val="002D4EAD"/>
    <w:rsid w:val="002D55A7"/>
    <w:rsid w:val="002D569F"/>
    <w:rsid w:val="002D599D"/>
    <w:rsid w:val="002D60D6"/>
    <w:rsid w:val="002D6805"/>
    <w:rsid w:val="002D68A8"/>
    <w:rsid w:val="002D693A"/>
    <w:rsid w:val="002D6B8C"/>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63B"/>
    <w:rsid w:val="002E36D0"/>
    <w:rsid w:val="002E39F8"/>
    <w:rsid w:val="002E3CE7"/>
    <w:rsid w:val="002E3F0D"/>
    <w:rsid w:val="002E4167"/>
    <w:rsid w:val="002E42CD"/>
    <w:rsid w:val="002E4451"/>
    <w:rsid w:val="002E4967"/>
    <w:rsid w:val="002E49C7"/>
    <w:rsid w:val="002E4CA8"/>
    <w:rsid w:val="002E5D9C"/>
    <w:rsid w:val="002E6294"/>
    <w:rsid w:val="002E65DC"/>
    <w:rsid w:val="002E6725"/>
    <w:rsid w:val="002E691D"/>
    <w:rsid w:val="002E6AED"/>
    <w:rsid w:val="002E77E1"/>
    <w:rsid w:val="002E782B"/>
    <w:rsid w:val="002E7845"/>
    <w:rsid w:val="002E7AAB"/>
    <w:rsid w:val="002E7B71"/>
    <w:rsid w:val="002F040B"/>
    <w:rsid w:val="002F041D"/>
    <w:rsid w:val="002F0473"/>
    <w:rsid w:val="002F058B"/>
    <w:rsid w:val="002F0A65"/>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D36"/>
    <w:rsid w:val="002F626F"/>
    <w:rsid w:val="002F63A0"/>
    <w:rsid w:val="002F64FC"/>
    <w:rsid w:val="002F672D"/>
    <w:rsid w:val="002F6913"/>
    <w:rsid w:val="002F6A80"/>
    <w:rsid w:val="002F6E4C"/>
    <w:rsid w:val="002F76DA"/>
    <w:rsid w:val="002F77B9"/>
    <w:rsid w:val="002F7E7A"/>
    <w:rsid w:val="00300064"/>
    <w:rsid w:val="0030047F"/>
    <w:rsid w:val="0030079C"/>
    <w:rsid w:val="00300AFD"/>
    <w:rsid w:val="00300C1C"/>
    <w:rsid w:val="0030130F"/>
    <w:rsid w:val="00301D63"/>
    <w:rsid w:val="00301DDB"/>
    <w:rsid w:val="0030242E"/>
    <w:rsid w:val="003026B1"/>
    <w:rsid w:val="00302851"/>
    <w:rsid w:val="00302947"/>
    <w:rsid w:val="00302AF6"/>
    <w:rsid w:val="00302BE2"/>
    <w:rsid w:val="00302C3E"/>
    <w:rsid w:val="00302DCF"/>
    <w:rsid w:val="00302F31"/>
    <w:rsid w:val="0030359B"/>
    <w:rsid w:val="003036AF"/>
    <w:rsid w:val="00303F3C"/>
    <w:rsid w:val="00304440"/>
    <w:rsid w:val="003045DE"/>
    <w:rsid w:val="003047EA"/>
    <w:rsid w:val="00304E7D"/>
    <w:rsid w:val="00305C56"/>
    <w:rsid w:val="0030611F"/>
    <w:rsid w:val="00306274"/>
    <w:rsid w:val="003070B7"/>
    <w:rsid w:val="003075ED"/>
    <w:rsid w:val="00310233"/>
    <w:rsid w:val="00310245"/>
    <w:rsid w:val="0031049B"/>
    <w:rsid w:val="00310606"/>
    <w:rsid w:val="0031062E"/>
    <w:rsid w:val="00310732"/>
    <w:rsid w:val="00310A7C"/>
    <w:rsid w:val="00310CF7"/>
    <w:rsid w:val="00311605"/>
    <w:rsid w:val="00311D11"/>
    <w:rsid w:val="00311D64"/>
    <w:rsid w:val="0031275A"/>
    <w:rsid w:val="003127C8"/>
    <w:rsid w:val="00312A1D"/>
    <w:rsid w:val="00312B89"/>
    <w:rsid w:val="003133E2"/>
    <w:rsid w:val="003133F9"/>
    <w:rsid w:val="003134C1"/>
    <w:rsid w:val="003137D7"/>
    <w:rsid w:val="00313BCC"/>
    <w:rsid w:val="00313D00"/>
    <w:rsid w:val="00313FF7"/>
    <w:rsid w:val="00314327"/>
    <w:rsid w:val="0031475F"/>
    <w:rsid w:val="00315227"/>
    <w:rsid w:val="00315230"/>
    <w:rsid w:val="00315909"/>
    <w:rsid w:val="00315EE0"/>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F1"/>
    <w:rsid w:val="003213DD"/>
    <w:rsid w:val="00321727"/>
    <w:rsid w:val="00321810"/>
    <w:rsid w:val="00321E2F"/>
    <w:rsid w:val="00322534"/>
    <w:rsid w:val="0032279C"/>
    <w:rsid w:val="00322EBF"/>
    <w:rsid w:val="00323B90"/>
    <w:rsid w:val="003242EA"/>
    <w:rsid w:val="00324367"/>
    <w:rsid w:val="003243E8"/>
    <w:rsid w:val="00324434"/>
    <w:rsid w:val="003248D0"/>
    <w:rsid w:val="00324D0F"/>
    <w:rsid w:val="00324F71"/>
    <w:rsid w:val="0032547E"/>
    <w:rsid w:val="003254BD"/>
    <w:rsid w:val="003259E6"/>
    <w:rsid w:val="00325BBF"/>
    <w:rsid w:val="00325DD3"/>
    <w:rsid w:val="00325F66"/>
    <w:rsid w:val="003263A2"/>
    <w:rsid w:val="003265ED"/>
    <w:rsid w:val="0032678F"/>
    <w:rsid w:val="00327067"/>
    <w:rsid w:val="00327200"/>
    <w:rsid w:val="00327BD5"/>
    <w:rsid w:val="00327D26"/>
    <w:rsid w:val="00327D82"/>
    <w:rsid w:val="003300A6"/>
    <w:rsid w:val="003302A5"/>
    <w:rsid w:val="00330957"/>
    <w:rsid w:val="0033096E"/>
    <w:rsid w:val="00330992"/>
    <w:rsid w:val="00330ABA"/>
    <w:rsid w:val="0033158C"/>
    <w:rsid w:val="00331767"/>
    <w:rsid w:val="0033222E"/>
    <w:rsid w:val="00332318"/>
    <w:rsid w:val="00332946"/>
    <w:rsid w:val="00332EC4"/>
    <w:rsid w:val="00333985"/>
    <w:rsid w:val="0033438A"/>
    <w:rsid w:val="00334928"/>
    <w:rsid w:val="00334AC2"/>
    <w:rsid w:val="00334C29"/>
    <w:rsid w:val="0033518E"/>
    <w:rsid w:val="003357F8"/>
    <w:rsid w:val="00335BD7"/>
    <w:rsid w:val="00335E39"/>
    <w:rsid w:val="00335E97"/>
    <w:rsid w:val="00336168"/>
    <w:rsid w:val="003364F8"/>
    <w:rsid w:val="00336809"/>
    <w:rsid w:val="00336932"/>
    <w:rsid w:val="00336BF2"/>
    <w:rsid w:val="0033779F"/>
    <w:rsid w:val="00337A2D"/>
    <w:rsid w:val="00337C13"/>
    <w:rsid w:val="00337EC9"/>
    <w:rsid w:val="00337FCF"/>
    <w:rsid w:val="00340134"/>
    <w:rsid w:val="003402AB"/>
    <w:rsid w:val="0034032A"/>
    <w:rsid w:val="003407D6"/>
    <w:rsid w:val="00340C35"/>
    <w:rsid w:val="00341099"/>
    <w:rsid w:val="00341836"/>
    <w:rsid w:val="003419BD"/>
    <w:rsid w:val="003421DA"/>
    <w:rsid w:val="0034233A"/>
    <w:rsid w:val="0034245C"/>
    <w:rsid w:val="0034269B"/>
    <w:rsid w:val="00342FAA"/>
    <w:rsid w:val="003433E8"/>
    <w:rsid w:val="00344368"/>
    <w:rsid w:val="003444C1"/>
    <w:rsid w:val="003446FB"/>
    <w:rsid w:val="003448B0"/>
    <w:rsid w:val="00344C36"/>
    <w:rsid w:val="00344F31"/>
    <w:rsid w:val="00344F77"/>
    <w:rsid w:val="003454D8"/>
    <w:rsid w:val="003459AB"/>
    <w:rsid w:val="00345DCD"/>
    <w:rsid w:val="00345FD4"/>
    <w:rsid w:val="003460E2"/>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11D9"/>
    <w:rsid w:val="0035170C"/>
    <w:rsid w:val="00351773"/>
    <w:rsid w:val="00351824"/>
    <w:rsid w:val="0035192C"/>
    <w:rsid w:val="00351982"/>
    <w:rsid w:val="00351A31"/>
    <w:rsid w:val="00351A44"/>
    <w:rsid w:val="00351A52"/>
    <w:rsid w:val="003520D1"/>
    <w:rsid w:val="0035214D"/>
    <w:rsid w:val="003524EF"/>
    <w:rsid w:val="003529D2"/>
    <w:rsid w:val="00352F60"/>
    <w:rsid w:val="00353385"/>
    <w:rsid w:val="003539B9"/>
    <w:rsid w:val="00353F24"/>
    <w:rsid w:val="003540F1"/>
    <w:rsid w:val="00354799"/>
    <w:rsid w:val="0035511C"/>
    <w:rsid w:val="00355160"/>
    <w:rsid w:val="00355299"/>
    <w:rsid w:val="00355546"/>
    <w:rsid w:val="00355694"/>
    <w:rsid w:val="003557CE"/>
    <w:rsid w:val="00355BA2"/>
    <w:rsid w:val="00356056"/>
    <w:rsid w:val="0035616D"/>
    <w:rsid w:val="00356F02"/>
    <w:rsid w:val="00356F65"/>
    <w:rsid w:val="00356FC6"/>
    <w:rsid w:val="0035769F"/>
    <w:rsid w:val="00357B13"/>
    <w:rsid w:val="00360706"/>
    <w:rsid w:val="0036080E"/>
    <w:rsid w:val="003609B4"/>
    <w:rsid w:val="00360BFE"/>
    <w:rsid w:val="00360D0D"/>
    <w:rsid w:val="00360EB7"/>
    <w:rsid w:val="00361022"/>
    <w:rsid w:val="00361820"/>
    <w:rsid w:val="00361EFF"/>
    <w:rsid w:val="00362601"/>
    <w:rsid w:val="0036295E"/>
    <w:rsid w:val="00362A6B"/>
    <w:rsid w:val="00362D2F"/>
    <w:rsid w:val="00363536"/>
    <w:rsid w:val="003635B9"/>
    <w:rsid w:val="003636C7"/>
    <w:rsid w:val="003638F9"/>
    <w:rsid w:val="00363CE7"/>
    <w:rsid w:val="00363DD8"/>
    <w:rsid w:val="00363E93"/>
    <w:rsid w:val="00364C8E"/>
    <w:rsid w:val="00364F31"/>
    <w:rsid w:val="003650DC"/>
    <w:rsid w:val="00365697"/>
    <w:rsid w:val="003656AB"/>
    <w:rsid w:val="00365B38"/>
    <w:rsid w:val="00365C7B"/>
    <w:rsid w:val="0036617F"/>
    <w:rsid w:val="0036632B"/>
    <w:rsid w:val="00366460"/>
    <w:rsid w:val="00366FC9"/>
    <w:rsid w:val="00367559"/>
    <w:rsid w:val="00367BC2"/>
    <w:rsid w:val="00370E9A"/>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10"/>
    <w:rsid w:val="00383435"/>
    <w:rsid w:val="003834ED"/>
    <w:rsid w:val="003836AA"/>
    <w:rsid w:val="00383735"/>
    <w:rsid w:val="00383CAE"/>
    <w:rsid w:val="00384039"/>
    <w:rsid w:val="0038408C"/>
    <w:rsid w:val="0038411E"/>
    <w:rsid w:val="0038513C"/>
    <w:rsid w:val="00385607"/>
    <w:rsid w:val="00385631"/>
    <w:rsid w:val="00386431"/>
    <w:rsid w:val="00386831"/>
    <w:rsid w:val="00386978"/>
    <w:rsid w:val="00386B50"/>
    <w:rsid w:val="00387506"/>
    <w:rsid w:val="00387784"/>
    <w:rsid w:val="00387C88"/>
    <w:rsid w:val="00387D9F"/>
    <w:rsid w:val="00387EA6"/>
    <w:rsid w:val="003902BB"/>
    <w:rsid w:val="00390B4C"/>
    <w:rsid w:val="00390F94"/>
    <w:rsid w:val="00391204"/>
    <w:rsid w:val="00391562"/>
    <w:rsid w:val="00391B25"/>
    <w:rsid w:val="00391DB6"/>
    <w:rsid w:val="00391EA0"/>
    <w:rsid w:val="00392159"/>
    <w:rsid w:val="0039284E"/>
    <w:rsid w:val="00392D54"/>
    <w:rsid w:val="00392E4A"/>
    <w:rsid w:val="00392E60"/>
    <w:rsid w:val="00393194"/>
    <w:rsid w:val="0039320E"/>
    <w:rsid w:val="00393931"/>
    <w:rsid w:val="00393979"/>
    <w:rsid w:val="003939D8"/>
    <w:rsid w:val="003947DD"/>
    <w:rsid w:val="0039498F"/>
    <w:rsid w:val="00394DD8"/>
    <w:rsid w:val="00395574"/>
    <w:rsid w:val="003956F3"/>
    <w:rsid w:val="00395F23"/>
    <w:rsid w:val="003960AD"/>
    <w:rsid w:val="003960C1"/>
    <w:rsid w:val="00396226"/>
    <w:rsid w:val="003972FA"/>
    <w:rsid w:val="00397497"/>
    <w:rsid w:val="00397A7E"/>
    <w:rsid w:val="003A0492"/>
    <w:rsid w:val="003A0780"/>
    <w:rsid w:val="003A1280"/>
    <w:rsid w:val="003A12FB"/>
    <w:rsid w:val="003A132B"/>
    <w:rsid w:val="003A1442"/>
    <w:rsid w:val="003A1540"/>
    <w:rsid w:val="003A2629"/>
    <w:rsid w:val="003A2855"/>
    <w:rsid w:val="003A2C95"/>
    <w:rsid w:val="003A2CEF"/>
    <w:rsid w:val="003A3143"/>
    <w:rsid w:val="003A337F"/>
    <w:rsid w:val="003A351B"/>
    <w:rsid w:val="003A3586"/>
    <w:rsid w:val="003A379D"/>
    <w:rsid w:val="003A463D"/>
    <w:rsid w:val="003A4B4C"/>
    <w:rsid w:val="003A4D3E"/>
    <w:rsid w:val="003A5387"/>
    <w:rsid w:val="003A5540"/>
    <w:rsid w:val="003A5779"/>
    <w:rsid w:val="003A5987"/>
    <w:rsid w:val="003A6397"/>
    <w:rsid w:val="003A68E3"/>
    <w:rsid w:val="003A6EC7"/>
    <w:rsid w:val="003A6EE2"/>
    <w:rsid w:val="003A6FE8"/>
    <w:rsid w:val="003A71EE"/>
    <w:rsid w:val="003A7834"/>
    <w:rsid w:val="003A7ACD"/>
    <w:rsid w:val="003A7D26"/>
    <w:rsid w:val="003B069B"/>
    <w:rsid w:val="003B1287"/>
    <w:rsid w:val="003B12B9"/>
    <w:rsid w:val="003B186E"/>
    <w:rsid w:val="003B20E2"/>
    <w:rsid w:val="003B292D"/>
    <w:rsid w:val="003B2FE0"/>
    <w:rsid w:val="003B33D6"/>
    <w:rsid w:val="003B3730"/>
    <w:rsid w:val="003B3873"/>
    <w:rsid w:val="003B3BB9"/>
    <w:rsid w:val="003B3F8D"/>
    <w:rsid w:val="003B400B"/>
    <w:rsid w:val="003B49C6"/>
    <w:rsid w:val="003B4B40"/>
    <w:rsid w:val="003B51AF"/>
    <w:rsid w:val="003B5A3D"/>
    <w:rsid w:val="003B5B2F"/>
    <w:rsid w:val="003B5C81"/>
    <w:rsid w:val="003B6222"/>
    <w:rsid w:val="003B6927"/>
    <w:rsid w:val="003B69DD"/>
    <w:rsid w:val="003B6B52"/>
    <w:rsid w:val="003B6DBD"/>
    <w:rsid w:val="003B6E4C"/>
    <w:rsid w:val="003B6E9D"/>
    <w:rsid w:val="003B70BF"/>
    <w:rsid w:val="003B7204"/>
    <w:rsid w:val="003B7420"/>
    <w:rsid w:val="003B7560"/>
    <w:rsid w:val="003B7590"/>
    <w:rsid w:val="003B7831"/>
    <w:rsid w:val="003B7E59"/>
    <w:rsid w:val="003B7F66"/>
    <w:rsid w:val="003C0E40"/>
    <w:rsid w:val="003C0E5B"/>
    <w:rsid w:val="003C14C3"/>
    <w:rsid w:val="003C14E2"/>
    <w:rsid w:val="003C1AFF"/>
    <w:rsid w:val="003C20C9"/>
    <w:rsid w:val="003C2400"/>
    <w:rsid w:val="003C27EA"/>
    <w:rsid w:val="003C292F"/>
    <w:rsid w:val="003C2F9A"/>
    <w:rsid w:val="003C3039"/>
    <w:rsid w:val="003C3721"/>
    <w:rsid w:val="003C3D4B"/>
    <w:rsid w:val="003C499F"/>
    <w:rsid w:val="003C4B1D"/>
    <w:rsid w:val="003C4C39"/>
    <w:rsid w:val="003C4D0D"/>
    <w:rsid w:val="003C5026"/>
    <w:rsid w:val="003C511B"/>
    <w:rsid w:val="003C51C3"/>
    <w:rsid w:val="003C5433"/>
    <w:rsid w:val="003C56A7"/>
    <w:rsid w:val="003C5BA8"/>
    <w:rsid w:val="003C6DFA"/>
    <w:rsid w:val="003C71F1"/>
    <w:rsid w:val="003C7F84"/>
    <w:rsid w:val="003D008B"/>
    <w:rsid w:val="003D00AE"/>
    <w:rsid w:val="003D00E8"/>
    <w:rsid w:val="003D0218"/>
    <w:rsid w:val="003D0BA1"/>
    <w:rsid w:val="003D131D"/>
    <w:rsid w:val="003D1545"/>
    <w:rsid w:val="003D173D"/>
    <w:rsid w:val="003D1AE1"/>
    <w:rsid w:val="003D1E0F"/>
    <w:rsid w:val="003D1EB0"/>
    <w:rsid w:val="003D203C"/>
    <w:rsid w:val="003D2328"/>
    <w:rsid w:val="003D23D4"/>
    <w:rsid w:val="003D25E8"/>
    <w:rsid w:val="003D291E"/>
    <w:rsid w:val="003D2BE6"/>
    <w:rsid w:val="003D35CE"/>
    <w:rsid w:val="003D36F8"/>
    <w:rsid w:val="003D3891"/>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563"/>
    <w:rsid w:val="003D79C2"/>
    <w:rsid w:val="003D7AAC"/>
    <w:rsid w:val="003D7B04"/>
    <w:rsid w:val="003D7B2C"/>
    <w:rsid w:val="003E02A1"/>
    <w:rsid w:val="003E0320"/>
    <w:rsid w:val="003E0788"/>
    <w:rsid w:val="003E0A61"/>
    <w:rsid w:val="003E0B66"/>
    <w:rsid w:val="003E0BF3"/>
    <w:rsid w:val="003E0FA4"/>
    <w:rsid w:val="003E1650"/>
    <w:rsid w:val="003E19D4"/>
    <w:rsid w:val="003E1E55"/>
    <w:rsid w:val="003E21AD"/>
    <w:rsid w:val="003E22A0"/>
    <w:rsid w:val="003E369F"/>
    <w:rsid w:val="003E3924"/>
    <w:rsid w:val="003E394F"/>
    <w:rsid w:val="003E396B"/>
    <w:rsid w:val="003E4072"/>
    <w:rsid w:val="003E4717"/>
    <w:rsid w:val="003E4986"/>
    <w:rsid w:val="003E5245"/>
    <w:rsid w:val="003E5314"/>
    <w:rsid w:val="003E5C2A"/>
    <w:rsid w:val="003E5D33"/>
    <w:rsid w:val="003E5DB1"/>
    <w:rsid w:val="003E5EA8"/>
    <w:rsid w:val="003E6687"/>
    <w:rsid w:val="003E6F02"/>
    <w:rsid w:val="003E71C9"/>
    <w:rsid w:val="003E743A"/>
    <w:rsid w:val="003E7594"/>
    <w:rsid w:val="003E7643"/>
    <w:rsid w:val="003E7DCD"/>
    <w:rsid w:val="003E7ECD"/>
    <w:rsid w:val="003F023A"/>
    <w:rsid w:val="003F0BC4"/>
    <w:rsid w:val="003F0F6C"/>
    <w:rsid w:val="003F1477"/>
    <w:rsid w:val="003F1705"/>
    <w:rsid w:val="003F171E"/>
    <w:rsid w:val="003F1BB6"/>
    <w:rsid w:val="003F1D33"/>
    <w:rsid w:val="003F2132"/>
    <w:rsid w:val="003F2176"/>
    <w:rsid w:val="003F28AA"/>
    <w:rsid w:val="003F3341"/>
    <w:rsid w:val="003F372B"/>
    <w:rsid w:val="003F385D"/>
    <w:rsid w:val="003F4028"/>
    <w:rsid w:val="003F4A0C"/>
    <w:rsid w:val="003F4BC5"/>
    <w:rsid w:val="003F4DF0"/>
    <w:rsid w:val="003F53F9"/>
    <w:rsid w:val="003F5675"/>
    <w:rsid w:val="003F58D8"/>
    <w:rsid w:val="003F590A"/>
    <w:rsid w:val="003F6231"/>
    <w:rsid w:val="003F6876"/>
    <w:rsid w:val="003F6A8D"/>
    <w:rsid w:val="003F73D7"/>
    <w:rsid w:val="003F78C4"/>
    <w:rsid w:val="003F79F7"/>
    <w:rsid w:val="004002FF"/>
    <w:rsid w:val="00400344"/>
    <w:rsid w:val="00401B6E"/>
    <w:rsid w:val="00402845"/>
    <w:rsid w:val="00403242"/>
    <w:rsid w:val="00403317"/>
    <w:rsid w:val="00403629"/>
    <w:rsid w:val="004036E5"/>
    <w:rsid w:val="00403AC9"/>
    <w:rsid w:val="00403C82"/>
    <w:rsid w:val="00403E60"/>
    <w:rsid w:val="004040CD"/>
    <w:rsid w:val="00404D87"/>
    <w:rsid w:val="00404ECE"/>
    <w:rsid w:val="0040504D"/>
    <w:rsid w:val="004052D9"/>
    <w:rsid w:val="004052F8"/>
    <w:rsid w:val="004057F9"/>
    <w:rsid w:val="0040583F"/>
    <w:rsid w:val="0040591D"/>
    <w:rsid w:val="0040598E"/>
    <w:rsid w:val="00405B2E"/>
    <w:rsid w:val="004062A5"/>
    <w:rsid w:val="004063AA"/>
    <w:rsid w:val="004064A2"/>
    <w:rsid w:val="0040673A"/>
    <w:rsid w:val="00406E3F"/>
    <w:rsid w:val="0040736D"/>
    <w:rsid w:val="00410251"/>
    <w:rsid w:val="00410FB3"/>
    <w:rsid w:val="004113AF"/>
    <w:rsid w:val="0041187F"/>
    <w:rsid w:val="00412048"/>
    <w:rsid w:val="00412054"/>
    <w:rsid w:val="004127E7"/>
    <w:rsid w:val="00412B95"/>
    <w:rsid w:val="00412BD2"/>
    <w:rsid w:val="00412CCF"/>
    <w:rsid w:val="0041307A"/>
    <w:rsid w:val="004135FF"/>
    <w:rsid w:val="00413865"/>
    <w:rsid w:val="00413989"/>
    <w:rsid w:val="00413A73"/>
    <w:rsid w:val="00413BB0"/>
    <w:rsid w:val="00413EE5"/>
    <w:rsid w:val="004141DA"/>
    <w:rsid w:val="004143F6"/>
    <w:rsid w:val="0041460C"/>
    <w:rsid w:val="00414750"/>
    <w:rsid w:val="00414A11"/>
    <w:rsid w:val="00414BF3"/>
    <w:rsid w:val="00415036"/>
    <w:rsid w:val="00415340"/>
    <w:rsid w:val="00415631"/>
    <w:rsid w:val="0041596F"/>
    <w:rsid w:val="004160B4"/>
    <w:rsid w:val="0041611F"/>
    <w:rsid w:val="00416149"/>
    <w:rsid w:val="0041665F"/>
    <w:rsid w:val="004168CE"/>
    <w:rsid w:val="004169A5"/>
    <w:rsid w:val="00416B85"/>
    <w:rsid w:val="00416BAE"/>
    <w:rsid w:val="00416F4B"/>
    <w:rsid w:val="0041740D"/>
    <w:rsid w:val="004176A0"/>
    <w:rsid w:val="00417A40"/>
    <w:rsid w:val="00417FDB"/>
    <w:rsid w:val="004206A2"/>
    <w:rsid w:val="00421132"/>
    <w:rsid w:val="00421402"/>
    <w:rsid w:val="00421459"/>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FF8"/>
    <w:rsid w:val="0042426A"/>
    <w:rsid w:val="0042482F"/>
    <w:rsid w:val="00425716"/>
    <w:rsid w:val="00425841"/>
    <w:rsid w:val="00425B4D"/>
    <w:rsid w:val="00426215"/>
    <w:rsid w:val="004262A3"/>
    <w:rsid w:val="004269F4"/>
    <w:rsid w:val="00426D72"/>
    <w:rsid w:val="0042724C"/>
    <w:rsid w:val="00427720"/>
    <w:rsid w:val="00427898"/>
    <w:rsid w:val="00427BDF"/>
    <w:rsid w:val="004300A6"/>
    <w:rsid w:val="004301D9"/>
    <w:rsid w:val="00430A08"/>
    <w:rsid w:val="004318A5"/>
    <w:rsid w:val="0043192D"/>
    <w:rsid w:val="00431FEC"/>
    <w:rsid w:val="00432005"/>
    <w:rsid w:val="00432666"/>
    <w:rsid w:val="00432920"/>
    <w:rsid w:val="00432A3E"/>
    <w:rsid w:val="00432BFD"/>
    <w:rsid w:val="00432C39"/>
    <w:rsid w:val="00434229"/>
    <w:rsid w:val="00434507"/>
    <w:rsid w:val="004346B0"/>
    <w:rsid w:val="00434FD2"/>
    <w:rsid w:val="00434FDA"/>
    <w:rsid w:val="0043505E"/>
    <w:rsid w:val="004357A0"/>
    <w:rsid w:val="00435A75"/>
    <w:rsid w:val="00435A78"/>
    <w:rsid w:val="00435EBD"/>
    <w:rsid w:val="0043649A"/>
    <w:rsid w:val="00436605"/>
    <w:rsid w:val="00436775"/>
    <w:rsid w:val="00436787"/>
    <w:rsid w:val="00436B8D"/>
    <w:rsid w:val="00436EC9"/>
    <w:rsid w:val="0043704F"/>
    <w:rsid w:val="004370DD"/>
    <w:rsid w:val="0043711E"/>
    <w:rsid w:val="00437458"/>
    <w:rsid w:val="00437DCE"/>
    <w:rsid w:val="0044054D"/>
    <w:rsid w:val="004405DF"/>
    <w:rsid w:val="00440910"/>
    <w:rsid w:val="0044096F"/>
    <w:rsid w:val="00440C14"/>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E71"/>
    <w:rsid w:val="00445570"/>
    <w:rsid w:val="00445D00"/>
    <w:rsid w:val="00445EAC"/>
    <w:rsid w:val="0044646A"/>
    <w:rsid w:val="004468B1"/>
    <w:rsid w:val="00446D34"/>
    <w:rsid w:val="00446FD0"/>
    <w:rsid w:val="004472AD"/>
    <w:rsid w:val="00447341"/>
    <w:rsid w:val="00447CAC"/>
    <w:rsid w:val="00447E68"/>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23D0"/>
    <w:rsid w:val="0045283D"/>
    <w:rsid w:val="0045291C"/>
    <w:rsid w:val="00452B2D"/>
    <w:rsid w:val="00452BF2"/>
    <w:rsid w:val="00452DF1"/>
    <w:rsid w:val="00452FBB"/>
    <w:rsid w:val="00453971"/>
    <w:rsid w:val="0045397C"/>
    <w:rsid w:val="004544B0"/>
    <w:rsid w:val="00454B92"/>
    <w:rsid w:val="00454D18"/>
    <w:rsid w:val="00454DB1"/>
    <w:rsid w:val="0045503F"/>
    <w:rsid w:val="004551D4"/>
    <w:rsid w:val="00455A41"/>
    <w:rsid w:val="00455B61"/>
    <w:rsid w:val="00456239"/>
    <w:rsid w:val="0045662A"/>
    <w:rsid w:val="004566DC"/>
    <w:rsid w:val="004566DF"/>
    <w:rsid w:val="0045723D"/>
    <w:rsid w:val="004573EF"/>
    <w:rsid w:val="004578E9"/>
    <w:rsid w:val="004601F1"/>
    <w:rsid w:val="004604D3"/>
    <w:rsid w:val="0046085D"/>
    <w:rsid w:val="0046122A"/>
    <w:rsid w:val="00461231"/>
    <w:rsid w:val="004618EE"/>
    <w:rsid w:val="00461963"/>
    <w:rsid w:val="004621C0"/>
    <w:rsid w:val="00462AE2"/>
    <w:rsid w:val="00462B3F"/>
    <w:rsid w:val="00462E11"/>
    <w:rsid w:val="00463552"/>
    <w:rsid w:val="00463BD9"/>
    <w:rsid w:val="00463D56"/>
    <w:rsid w:val="00464434"/>
    <w:rsid w:val="0046451F"/>
    <w:rsid w:val="0046494A"/>
    <w:rsid w:val="0046494C"/>
    <w:rsid w:val="00464BDA"/>
    <w:rsid w:val="00464DC5"/>
    <w:rsid w:val="00465E03"/>
    <w:rsid w:val="004669ED"/>
    <w:rsid w:val="00466FF4"/>
    <w:rsid w:val="0046730D"/>
    <w:rsid w:val="00467782"/>
    <w:rsid w:val="004677BF"/>
    <w:rsid w:val="00467830"/>
    <w:rsid w:val="004705BD"/>
    <w:rsid w:val="00470982"/>
    <w:rsid w:val="00470A83"/>
    <w:rsid w:val="00470E49"/>
    <w:rsid w:val="00470EBE"/>
    <w:rsid w:val="004715C9"/>
    <w:rsid w:val="00471CF4"/>
    <w:rsid w:val="00471DAA"/>
    <w:rsid w:val="00471EFA"/>
    <w:rsid w:val="0047226A"/>
    <w:rsid w:val="00472572"/>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FB"/>
    <w:rsid w:val="00475876"/>
    <w:rsid w:val="004758D2"/>
    <w:rsid w:val="004758F8"/>
    <w:rsid w:val="0047592C"/>
    <w:rsid w:val="00475BB7"/>
    <w:rsid w:val="00476296"/>
    <w:rsid w:val="00476791"/>
    <w:rsid w:val="00477487"/>
    <w:rsid w:val="00477649"/>
    <w:rsid w:val="004776AD"/>
    <w:rsid w:val="00480371"/>
    <w:rsid w:val="004808F5"/>
    <w:rsid w:val="00480C23"/>
    <w:rsid w:val="00480EF6"/>
    <w:rsid w:val="00481465"/>
    <w:rsid w:val="004823EE"/>
    <w:rsid w:val="0048285A"/>
    <w:rsid w:val="00482D45"/>
    <w:rsid w:val="00482D68"/>
    <w:rsid w:val="00483112"/>
    <w:rsid w:val="004833B8"/>
    <w:rsid w:val="004835A2"/>
    <w:rsid w:val="0048382B"/>
    <w:rsid w:val="00483EDC"/>
    <w:rsid w:val="00484545"/>
    <w:rsid w:val="00484717"/>
    <w:rsid w:val="00484A5A"/>
    <w:rsid w:val="00484E01"/>
    <w:rsid w:val="00484EBD"/>
    <w:rsid w:val="00484F30"/>
    <w:rsid w:val="004850DD"/>
    <w:rsid w:val="004850F5"/>
    <w:rsid w:val="004852B4"/>
    <w:rsid w:val="004863F6"/>
    <w:rsid w:val="00486519"/>
    <w:rsid w:val="0048666D"/>
    <w:rsid w:val="004866B3"/>
    <w:rsid w:val="00486BB3"/>
    <w:rsid w:val="00486C2A"/>
    <w:rsid w:val="00486D09"/>
    <w:rsid w:val="00486DC0"/>
    <w:rsid w:val="00487003"/>
    <w:rsid w:val="00487477"/>
    <w:rsid w:val="00487CEC"/>
    <w:rsid w:val="00487E1B"/>
    <w:rsid w:val="004903F2"/>
    <w:rsid w:val="004904C9"/>
    <w:rsid w:val="00490666"/>
    <w:rsid w:val="00490D38"/>
    <w:rsid w:val="00491B05"/>
    <w:rsid w:val="0049236D"/>
    <w:rsid w:val="00492575"/>
    <w:rsid w:val="00492C95"/>
    <w:rsid w:val="004930A0"/>
    <w:rsid w:val="00493A1A"/>
    <w:rsid w:val="00493F61"/>
    <w:rsid w:val="004941ED"/>
    <w:rsid w:val="0049487E"/>
    <w:rsid w:val="00494E9D"/>
    <w:rsid w:val="00494F21"/>
    <w:rsid w:val="0049511C"/>
    <w:rsid w:val="0049526F"/>
    <w:rsid w:val="004953E6"/>
    <w:rsid w:val="00495447"/>
    <w:rsid w:val="0049578F"/>
    <w:rsid w:val="00495BC6"/>
    <w:rsid w:val="00495DBE"/>
    <w:rsid w:val="00495E88"/>
    <w:rsid w:val="00495F65"/>
    <w:rsid w:val="00496252"/>
    <w:rsid w:val="00496310"/>
    <w:rsid w:val="004965AB"/>
    <w:rsid w:val="00496E8B"/>
    <w:rsid w:val="004977F2"/>
    <w:rsid w:val="004979C4"/>
    <w:rsid w:val="004A12CE"/>
    <w:rsid w:val="004A1A1F"/>
    <w:rsid w:val="004A1CD9"/>
    <w:rsid w:val="004A1FA1"/>
    <w:rsid w:val="004A2704"/>
    <w:rsid w:val="004A2732"/>
    <w:rsid w:val="004A299C"/>
    <w:rsid w:val="004A2E38"/>
    <w:rsid w:val="004A3E40"/>
    <w:rsid w:val="004A52DA"/>
    <w:rsid w:val="004A5519"/>
    <w:rsid w:val="004A55F5"/>
    <w:rsid w:val="004A56E7"/>
    <w:rsid w:val="004A5E0B"/>
    <w:rsid w:val="004A5F70"/>
    <w:rsid w:val="004A62DD"/>
    <w:rsid w:val="004A63BF"/>
    <w:rsid w:val="004A6794"/>
    <w:rsid w:val="004A6B3B"/>
    <w:rsid w:val="004A712A"/>
    <w:rsid w:val="004B070C"/>
    <w:rsid w:val="004B08AF"/>
    <w:rsid w:val="004B09D8"/>
    <w:rsid w:val="004B1179"/>
    <w:rsid w:val="004B1470"/>
    <w:rsid w:val="004B1811"/>
    <w:rsid w:val="004B1982"/>
    <w:rsid w:val="004B1A2D"/>
    <w:rsid w:val="004B2762"/>
    <w:rsid w:val="004B3D23"/>
    <w:rsid w:val="004B3D53"/>
    <w:rsid w:val="004B4194"/>
    <w:rsid w:val="004B476A"/>
    <w:rsid w:val="004B50CC"/>
    <w:rsid w:val="004B5341"/>
    <w:rsid w:val="004B586F"/>
    <w:rsid w:val="004B59C8"/>
    <w:rsid w:val="004B6054"/>
    <w:rsid w:val="004B6105"/>
    <w:rsid w:val="004B62E6"/>
    <w:rsid w:val="004B68C7"/>
    <w:rsid w:val="004B68CE"/>
    <w:rsid w:val="004B7878"/>
    <w:rsid w:val="004B7C2E"/>
    <w:rsid w:val="004B7CF8"/>
    <w:rsid w:val="004B7FEF"/>
    <w:rsid w:val="004C0280"/>
    <w:rsid w:val="004C037D"/>
    <w:rsid w:val="004C0811"/>
    <w:rsid w:val="004C0950"/>
    <w:rsid w:val="004C09D6"/>
    <w:rsid w:val="004C0C81"/>
    <w:rsid w:val="004C173E"/>
    <w:rsid w:val="004C1767"/>
    <w:rsid w:val="004C2B85"/>
    <w:rsid w:val="004C361C"/>
    <w:rsid w:val="004C434C"/>
    <w:rsid w:val="004C467D"/>
    <w:rsid w:val="004C46C6"/>
    <w:rsid w:val="004C4B7F"/>
    <w:rsid w:val="004C524A"/>
    <w:rsid w:val="004C57D3"/>
    <w:rsid w:val="004C5C98"/>
    <w:rsid w:val="004C5D81"/>
    <w:rsid w:val="004C5DC8"/>
    <w:rsid w:val="004C63FE"/>
    <w:rsid w:val="004C685B"/>
    <w:rsid w:val="004C6E11"/>
    <w:rsid w:val="004C6F58"/>
    <w:rsid w:val="004C75D7"/>
    <w:rsid w:val="004C766A"/>
    <w:rsid w:val="004C7A40"/>
    <w:rsid w:val="004D06B5"/>
    <w:rsid w:val="004D0946"/>
    <w:rsid w:val="004D237F"/>
    <w:rsid w:val="004D2809"/>
    <w:rsid w:val="004D28DE"/>
    <w:rsid w:val="004D292D"/>
    <w:rsid w:val="004D2B15"/>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F8"/>
    <w:rsid w:val="004D5E21"/>
    <w:rsid w:val="004D5E3F"/>
    <w:rsid w:val="004D6059"/>
    <w:rsid w:val="004D6275"/>
    <w:rsid w:val="004D633A"/>
    <w:rsid w:val="004D6449"/>
    <w:rsid w:val="004D6687"/>
    <w:rsid w:val="004D6795"/>
    <w:rsid w:val="004D6935"/>
    <w:rsid w:val="004D7775"/>
    <w:rsid w:val="004D7C07"/>
    <w:rsid w:val="004D7D42"/>
    <w:rsid w:val="004E057A"/>
    <w:rsid w:val="004E095F"/>
    <w:rsid w:val="004E0BDE"/>
    <w:rsid w:val="004E0C8B"/>
    <w:rsid w:val="004E0DF5"/>
    <w:rsid w:val="004E0E52"/>
    <w:rsid w:val="004E1CC4"/>
    <w:rsid w:val="004E21B3"/>
    <w:rsid w:val="004E21CC"/>
    <w:rsid w:val="004E2318"/>
    <w:rsid w:val="004E27A4"/>
    <w:rsid w:val="004E2A99"/>
    <w:rsid w:val="004E2EA5"/>
    <w:rsid w:val="004E30AB"/>
    <w:rsid w:val="004E3257"/>
    <w:rsid w:val="004E3273"/>
    <w:rsid w:val="004E38C6"/>
    <w:rsid w:val="004E3C8B"/>
    <w:rsid w:val="004E3CE7"/>
    <w:rsid w:val="004E420E"/>
    <w:rsid w:val="004E4526"/>
    <w:rsid w:val="004E49F0"/>
    <w:rsid w:val="004E4A1A"/>
    <w:rsid w:val="004E4C2D"/>
    <w:rsid w:val="004E52A1"/>
    <w:rsid w:val="004E52DE"/>
    <w:rsid w:val="004E53B6"/>
    <w:rsid w:val="004E5430"/>
    <w:rsid w:val="004E56C3"/>
    <w:rsid w:val="004E5823"/>
    <w:rsid w:val="004E5A64"/>
    <w:rsid w:val="004E617C"/>
    <w:rsid w:val="004E6F1B"/>
    <w:rsid w:val="004E72CE"/>
    <w:rsid w:val="004E73C1"/>
    <w:rsid w:val="004E74CD"/>
    <w:rsid w:val="004F01BA"/>
    <w:rsid w:val="004F0285"/>
    <w:rsid w:val="004F03D8"/>
    <w:rsid w:val="004F0418"/>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6A1"/>
    <w:rsid w:val="00504846"/>
    <w:rsid w:val="00504C72"/>
    <w:rsid w:val="005051D8"/>
    <w:rsid w:val="00505228"/>
    <w:rsid w:val="005052A5"/>
    <w:rsid w:val="005053AF"/>
    <w:rsid w:val="00505A4A"/>
    <w:rsid w:val="00505D11"/>
    <w:rsid w:val="00506160"/>
    <w:rsid w:val="0050633E"/>
    <w:rsid w:val="00506475"/>
    <w:rsid w:val="00506956"/>
    <w:rsid w:val="00506C3C"/>
    <w:rsid w:val="00507214"/>
    <w:rsid w:val="005072C2"/>
    <w:rsid w:val="00507454"/>
    <w:rsid w:val="0050785F"/>
    <w:rsid w:val="00507A0D"/>
    <w:rsid w:val="00507EDB"/>
    <w:rsid w:val="00510256"/>
    <w:rsid w:val="00510609"/>
    <w:rsid w:val="005106A7"/>
    <w:rsid w:val="00510899"/>
    <w:rsid w:val="00510D3B"/>
    <w:rsid w:val="00510DD6"/>
    <w:rsid w:val="00510E1E"/>
    <w:rsid w:val="00510E59"/>
    <w:rsid w:val="005110A2"/>
    <w:rsid w:val="00511C01"/>
    <w:rsid w:val="00511DEB"/>
    <w:rsid w:val="00511ED4"/>
    <w:rsid w:val="00511FA9"/>
    <w:rsid w:val="00512995"/>
    <w:rsid w:val="00513003"/>
    <w:rsid w:val="005130CE"/>
    <w:rsid w:val="00513358"/>
    <w:rsid w:val="005134B8"/>
    <w:rsid w:val="00513601"/>
    <w:rsid w:val="0051392C"/>
    <w:rsid w:val="00513F96"/>
    <w:rsid w:val="00514F76"/>
    <w:rsid w:val="005150FB"/>
    <w:rsid w:val="005158E1"/>
    <w:rsid w:val="00515AB9"/>
    <w:rsid w:val="00516C66"/>
    <w:rsid w:val="00517046"/>
    <w:rsid w:val="00517506"/>
    <w:rsid w:val="0051794A"/>
    <w:rsid w:val="0052009D"/>
    <w:rsid w:val="00520154"/>
    <w:rsid w:val="00520318"/>
    <w:rsid w:val="00520667"/>
    <w:rsid w:val="005206CD"/>
    <w:rsid w:val="00520718"/>
    <w:rsid w:val="00520828"/>
    <w:rsid w:val="00520E16"/>
    <w:rsid w:val="0052182F"/>
    <w:rsid w:val="00521B54"/>
    <w:rsid w:val="00521B68"/>
    <w:rsid w:val="00521B87"/>
    <w:rsid w:val="00521D8E"/>
    <w:rsid w:val="00521FE8"/>
    <w:rsid w:val="00522BA6"/>
    <w:rsid w:val="00522E3A"/>
    <w:rsid w:val="005231C7"/>
    <w:rsid w:val="005237EE"/>
    <w:rsid w:val="00523F47"/>
    <w:rsid w:val="005242C9"/>
    <w:rsid w:val="005254D6"/>
    <w:rsid w:val="00525517"/>
    <w:rsid w:val="00526043"/>
    <w:rsid w:val="00526069"/>
    <w:rsid w:val="00526166"/>
    <w:rsid w:val="00526939"/>
    <w:rsid w:val="00526E61"/>
    <w:rsid w:val="00527407"/>
    <w:rsid w:val="00527576"/>
    <w:rsid w:val="00530B21"/>
    <w:rsid w:val="00530B67"/>
    <w:rsid w:val="00530F74"/>
    <w:rsid w:val="00531057"/>
    <w:rsid w:val="005317E4"/>
    <w:rsid w:val="00531AB0"/>
    <w:rsid w:val="00531F22"/>
    <w:rsid w:val="0053207C"/>
    <w:rsid w:val="00532129"/>
    <w:rsid w:val="005329D8"/>
    <w:rsid w:val="0053390D"/>
    <w:rsid w:val="00533B69"/>
    <w:rsid w:val="005341E7"/>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7A8C"/>
    <w:rsid w:val="00547BC5"/>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56B"/>
    <w:rsid w:val="0055580B"/>
    <w:rsid w:val="00555D64"/>
    <w:rsid w:val="00555E36"/>
    <w:rsid w:val="00556389"/>
    <w:rsid w:val="0055669F"/>
    <w:rsid w:val="005573D3"/>
    <w:rsid w:val="00557463"/>
    <w:rsid w:val="005574BC"/>
    <w:rsid w:val="0055777D"/>
    <w:rsid w:val="005578F7"/>
    <w:rsid w:val="00557B94"/>
    <w:rsid w:val="00557D1A"/>
    <w:rsid w:val="005609B0"/>
    <w:rsid w:val="00560D26"/>
    <w:rsid w:val="00560D95"/>
    <w:rsid w:val="005618A9"/>
    <w:rsid w:val="00561AF8"/>
    <w:rsid w:val="00561E86"/>
    <w:rsid w:val="005625AE"/>
    <w:rsid w:val="00562755"/>
    <w:rsid w:val="00563AAA"/>
    <w:rsid w:val="00563E2B"/>
    <w:rsid w:val="00565007"/>
    <w:rsid w:val="00565873"/>
    <w:rsid w:val="0056589D"/>
    <w:rsid w:val="00565CC3"/>
    <w:rsid w:val="005661AC"/>
    <w:rsid w:val="005662FB"/>
    <w:rsid w:val="005664B7"/>
    <w:rsid w:val="005666E6"/>
    <w:rsid w:val="00566991"/>
    <w:rsid w:val="005669BE"/>
    <w:rsid w:val="00566A95"/>
    <w:rsid w:val="0056710E"/>
    <w:rsid w:val="00567693"/>
    <w:rsid w:val="0056790B"/>
    <w:rsid w:val="00567B35"/>
    <w:rsid w:val="00567E40"/>
    <w:rsid w:val="00570178"/>
    <w:rsid w:val="005701CA"/>
    <w:rsid w:val="00570666"/>
    <w:rsid w:val="0057096B"/>
    <w:rsid w:val="00570B86"/>
    <w:rsid w:val="00570B8A"/>
    <w:rsid w:val="00570F7D"/>
    <w:rsid w:val="005713FA"/>
    <w:rsid w:val="0057163F"/>
    <w:rsid w:val="005718CF"/>
    <w:rsid w:val="005719C1"/>
    <w:rsid w:val="005720B3"/>
    <w:rsid w:val="005723E1"/>
    <w:rsid w:val="005727E5"/>
    <w:rsid w:val="0057290F"/>
    <w:rsid w:val="00572CE5"/>
    <w:rsid w:val="00572D27"/>
    <w:rsid w:val="00573422"/>
    <w:rsid w:val="0057377A"/>
    <w:rsid w:val="00573889"/>
    <w:rsid w:val="005739D2"/>
    <w:rsid w:val="00574945"/>
    <w:rsid w:val="00574C96"/>
    <w:rsid w:val="00574D9A"/>
    <w:rsid w:val="00575624"/>
    <w:rsid w:val="0057564D"/>
    <w:rsid w:val="00575699"/>
    <w:rsid w:val="00575C12"/>
    <w:rsid w:val="0057602E"/>
    <w:rsid w:val="00576618"/>
    <w:rsid w:val="00576635"/>
    <w:rsid w:val="005770C0"/>
    <w:rsid w:val="00577257"/>
    <w:rsid w:val="00577660"/>
    <w:rsid w:val="00577D68"/>
    <w:rsid w:val="00580AA6"/>
    <w:rsid w:val="00580D3C"/>
    <w:rsid w:val="00581098"/>
    <w:rsid w:val="0058112A"/>
    <w:rsid w:val="005814CC"/>
    <w:rsid w:val="0058183D"/>
    <w:rsid w:val="005819CA"/>
    <w:rsid w:val="00582269"/>
    <w:rsid w:val="005825F6"/>
    <w:rsid w:val="00582EB3"/>
    <w:rsid w:val="00582FAD"/>
    <w:rsid w:val="005830E8"/>
    <w:rsid w:val="005832F9"/>
    <w:rsid w:val="0058334F"/>
    <w:rsid w:val="00583578"/>
    <w:rsid w:val="00583982"/>
    <w:rsid w:val="00583E46"/>
    <w:rsid w:val="00583F7F"/>
    <w:rsid w:val="00584007"/>
    <w:rsid w:val="005842DB"/>
    <w:rsid w:val="0058456D"/>
    <w:rsid w:val="00584A61"/>
    <w:rsid w:val="00584E2E"/>
    <w:rsid w:val="00584EDC"/>
    <w:rsid w:val="0058532D"/>
    <w:rsid w:val="0058538A"/>
    <w:rsid w:val="0058592F"/>
    <w:rsid w:val="00585A2C"/>
    <w:rsid w:val="00586024"/>
    <w:rsid w:val="00586248"/>
    <w:rsid w:val="00586259"/>
    <w:rsid w:val="00586276"/>
    <w:rsid w:val="005865AA"/>
    <w:rsid w:val="0058660C"/>
    <w:rsid w:val="00587726"/>
    <w:rsid w:val="005878CF"/>
    <w:rsid w:val="0059022A"/>
    <w:rsid w:val="0059060C"/>
    <w:rsid w:val="00590A16"/>
    <w:rsid w:val="00590BD1"/>
    <w:rsid w:val="005914E1"/>
    <w:rsid w:val="005917C6"/>
    <w:rsid w:val="00591A8D"/>
    <w:rsid w:val="00591B34"/>
    <w:rsid w:val="00591D81"/>
    <w:rsid w:val="005922BC"/>
    <w:rsid w:val="00592B4E"/>
    <w:rsid w:val="005936BB"/>
    <w:rsid w:val="0059384D"/>
    <w:rsid w:val="00593860"/>
    <w:rsid w:val="0059395F"/>
    <w:rsid w:val="00593A13"/>
    <w:rsid w:val="00593EF9"/>
    <w:rsid w:val="00594123"/>
    <w:rsid w:val="00594352"/>
    <w:rsid w:val="00594699"/>
    <w:rsid w:val="00595628"/>
    <w:rsid w:val="005957B3"/>
    <w:rsid w:val="005958AC"/>
    <w:rsid w:val="005965CB"/>
    <w:rsid w:val="0059660D"/>
    <w:rsid w:val="0059767F"/>
    <w:rsid w:val="0059768C"/>
    <w:rsid w:val="0059799B"/>
    <w:rsid w:val="00597B1F"/>
    <w:rsid w:val="00597C37"/>
    <w:rsid w:val="00597E00"/>
    <w:rsid w:val="005A06BE"/>
    <w:rsid w:val="005A06EB"/>
    <w:rsid w:val="005A0764"/>
    <w:rsid w:val="005A0A30"/>
    <w:rsid w:val="005A0B71"/>
    <w:rsid w:val="005A13AB"/>
    <w:rsid w:val="005A17E3"/>
    <w:rsid w:val="005A1A4E"/>
    <w:rsid w:val="005A1A51"/>
    <w:rsid w:val="005A1B02"/>
    <w:rsid w:val="005A1C7C"/>
    <w:rsid w:val="005A1E06"/>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D55"/>
    <w:rsid w:val="005A7FC7"/>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71"/>
    <w:rsid w:val="005B4C89"/>
    <w:rsid w:val="005B5136"/>
    <w:rsid w:val="005B5193"/>
    <w:rsid w:val="005B55DA"/>
    <w:rsid w:val="005B5FF6"/>
    <w:rsid w:val="005B6968"/>
    <w:rsid w:val="005B6E2B"/>
    <w:rsid w:val="005B7375"/>
    <w:rsid w:val="005B7444"/>
    <w:rsid w:val="005B7747"/>
    <w:rsid w:val="005B7B33"/>
    <w:rsid w:val="005B7C82"/>
    <w:rsid w:val="005B7CE2"/>
    <w:rsid w:val="005C005B"/>
    <w:rsid w:val="005C025B"/>
    <w:rsid w:val="005C04C5"/>
    <w:rsid w:val="005C051E"/>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C80"/>
    <w:rsid w:val="005C4C8B"/>
    <w:rsid w:val="005C4D55"/>
    <w:rsid w:val="005C4EB8"/>
    <w:rsid w:val="005C51DA"/>
    <w:rsid w:val="005C57ED"/>
    <w:rsid w:val="005C5C0A"/>
    <w:rsid w:val="005C5CF4"/>
    <w:rsid w:val="005C5D57"/>
    <w:rsid w:val="005C5D89"/>
    <w:rsid w:val="005C612D"/>
    <w:rsid w:val="005C6461"/>
    <w:rsid w:val="005C668C"/>
    <w:rsid w:val="005C66A2"/>
    <w:rsid w:val="005C66D8"/>
    <w:rsid w:val="005C6B59"/>
    <w:rsid w:val="005C725D"/>
    <w:rsid w:val="005C7EBE"/>
    <w:rsid w:val="005D0384"/>
    <w:rsid w:val="005D0418"/>
    <w:rsid w:val="005D0477"/>
    <w:rsid w:val="005D0699"/>
    <w:rsid w:val="005D0938"/>
    <w:rsid w:val="005D1D67"/>
    <w:rsid w:val="005D20E0"/>
    <w:rsid w:val="005D21E8"/>
    <w:rsid w:val="005D23A2"/>
    <w:rsid w:val="005D2553"/>
    <w:rsid w:val="005D300A"/>
    <w:rsid w:val="005D30AC"/>
    <w:rsid w:val="005D330A"/>
    <w:rsid w:val="005D34BA"/>
    <w:rsid w:val="005D363A"/>
    <w:rsid w:val="005D3944"/>
    <w:rsid w:val="005D4547"/>
    <w:rsid w:val="005D4F60"/>
    <w:rsid w:val="005D641E"/>
    <w:rsid w:val="005D652F"/>
    <w:rsid w:val="005D6C05"/>
    <w:rsid w:val="005D6C74"/>
    <w:rsid w:val="005D7174"/>
    <w:rsid w:val="005D7706"/>
    <w:rsid w:val="005D788E"/>
    <w:rsid w:val="005E01BF"/>
    <w:rsid w:val="005E0B2A"/>
    <w:rsid w:val="005E0CD7"/>
    <w:rsid w:val="005E0CE5"/>
    <w:rsid w:val="005E13C9"/>
    <w:rsid w:val="005E1727"/>
    <w:rsid w:val="005E2534"/>
    <w:rsid w:val="005E273E"/>
    <w:rsid w:val="005E2823"/>
    <w:rsid w:val="005E2A14"/>
    <w:rsid w:val="005E2CAC"/>
    <w:rsid w:val="005E354B"/>
    <w:rsid w:val="005E397B"/>
    <w:rsid w:val="005E3A84"/>
    <w:rsid w:val="005E3C43"/>
    <w:rsid w:val="005E3CF6"/>
    <w:rsid w:val="005E3D62"/>
    <w:rsid w:val="005E4282"/>
    <w:rsid w:val="005E489A"/>
    <w:rsid w:val="005E4C5A"/>
    <w:rsid w:val="005E524D"/>
    <w:rsid w:val="005E54EA"/>
    <w:rsid w:val="005E570A"/>
    <w:rsid w:val="005E5EEC"/>
    <w:rsid w:val="005E639F"/>
    <w:rsid w:val="005E6496"/>
    <w:rsid w:val="005E688F"/>
    <w:rsid w:val="005E6934"/>
    <w:rsid w:val="005E6A5C"/>
    <w:rsid w:val="005E6BCB"/>
    <w:rsid w:val="005E6C2D"/>
    <w:rsid w:val="005E6CEB"/>
    <w:rsid w:val="005E6E66"/>
    <w:rsid w:val="005E78BF"/>
    <w:rsid w:val="005E7FBC"/>
    <w:rsid w:val="005F0691"/>
    <w:rsid w:val="005F0B2F"/>
    <w:rsid w:val="005F1E40"/>
    <w:rsid w:val="005F1E4B"/>
    <w:rsid w:val="005F20B4"/>
    <w:rsid w:val="005F2330"/>
    <w:rsid w:val="005F254A"/>
    <w:rsid w:val="005F2D2D"/>
    <w:rsid w:val="005F2EFE"/>
    <w:rsid w:val="005F31EA"/>
    <w:rsid w:val="005F3767"/>
    <w:rsid w:val="005F39F2"/>
    <w:rsid w:val="005F40B7"/>
    <w:rsid w:val="005F506E"/>
    <w:rsid w:val="005F594B"/>
    <w:rsid w:val="005F5D8A"/>
    <w:rsid w:val="005F5DA1"/>
    <w:rsid w:val="005F5E2C"/>
    <w:rsid w:val="005F5F52"/>
    <w:rsid w:val="005F6699"/>
    <w:rsid w:val="005F68C0"/>
    <w:rsid w:val="005F68CC"/>
    <w:rsid w:val="005F7199"/>
    <w:rsid w:val="005F7244"/>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61DF"/>
    <w:rsid w:val="00616851"/>
    <w:rsid w:val="006169A5"/>
    <w:rsid w:val="00616BB2"/>
    <w:rsid w:val="00616D7A"/>
    <w:rsid w:val="00616F10"/>
    <w:rsid w:val="00616F46"/>
    <w:rsid w:val="0061745E"/>
    <w:rsid w:val="00617482"/>
    <w:rsid w:val="006174CB"/>
    <w:rsid w:val="00617C6B"/>
    <w:rsid w:val="0062055F"/>
    <w:rsid w:val="00620566"/>
    <w:rsid w:val="006205B2"/>
    <w:rsid w:val="006206C9"/>
    <w:rsid w:val="006208BD"/>
    <w:rsid w:val="00620EEE"/>
    <w:rsid w:val="00620FA6"/>
    <w:rsid w:val="00620FC9"/>
    <w:rsid w:val="006212AF"/>
    <w:rsid w:val="00621378"/>
    <w:rsid w:val="006216DC"/>
    <w:rsid w:val="0062192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E58"/>
    <w:rsid w:val="00626329"/>
    <w:rsid w:val="006265B6"/>
    <w:rsid w:val="00626763"/>
    <w:rsid w:val="0062681E"/>
    <w:rsid w:val="00626B28"/>
    <w:rsid w:val="00626B31"/>
    <w:rsid w:val="00626E4D"/>
    <w:rsid w:val="00627119"/>
    <w:rsid w:val="0062779B"/>
    <w:rsid w:val="006277CC"/>
    <w:rsid w:val="006279D3"/>
    <w:rsid w:val="00627CD0"/>
    <w:rsid w:val="00627CD3"/>
    <w:rsid w:val="00627E1D"/>
    <w:rsid w:val="00630EF3"/>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9B8"/>
    <w:rsid w:val="006361A7"/>
    <w:rsid w:val="0063637E"/>
    <w:rsid w:val="00636425"/>
    <w:rsid w:val="00636617"/>
    <w:rsid w:val="00636819"/>
    <w:rsid w:val="00636933"/>
    <w:rsid w:val="006369AC"/>
    <w:rsid w:val="00637339"/>
    <w:rsid w:val="00637857"/>
    <w:rsid w:val="00637D0E"/>
    <w:rsid w:val="00637EA9"/>
    <w:rsid w:val="00640574"/>
    <w:rsid w:val="006405F4"/>
    <w:rsid w:val="0064065E"/>
    <w:rsid w:val="006409BB"/>
    <w:rsid w:val="00641030"/>
    <w:rsid w:val="006417A4"/>
    <w:rsid w:val="006417FC"/>
    <w:rsid w:val="00641B61"/>
    <w:rsid w:val="00641FB3"/>
    <w:rsid w:val="00642354"/>
    <w:rsid w:val="0064243E"/>
    <w:rsid w:val="00642554"/>
    <w:rsid w:val="0064263A"/>
    <w:rsid w:val="006427C4"/>
    <w:rsid w:val="00642A28"/>
    <w:rsid w:val="00642D2A"/>
    <w:rsid w:val="00642FD0"/>
    <w:rsid w:val="00643CFE"/>
    <w:rsid w:val="006445C9"/>
    <w:rsid w:val="0064462F"/>
    <w:rsid w:val="00644977"/>
    <w:rsid w:val="00644E7C"/>
    <w:rsid w:val="00645425"/>
    <w:rsid w:val="00645A4E"/>
    <w:rsid w:val="00645BA2"/>
    <w:rsid w:val="00645C71"/>
    <w:rsid w:val="00645F45"/>
    <w:rsid w:val="006462DC"/>
    <w:rsid w:val="006464D4"/>
    <w:rsid w:val="006465D5"/>
    <w:rsid w:val="006467B9"/>
    <w:rsid w:val="00646E2B"/>
    <w:rsid w:val="0064712F"/>
    <w:rsid w:val="00647713"/>
    <w:rsid w:val="00647720"/>
    <w:rsid w:val="00647D14"/>
    <w:rsid w:val="0065021E"/>
    <w:rsid w:val="006502DC"/>
    <w:rsid w:val="00650B29"/>
    <w:rsid w:val="00650F61"/>
    <w:rsid w:val="00651171"/>
    <w:rsid w:val="006515DC"/>
    <w:rsid w:val="006517AF"/>
    <w:rsid w:val="006519E7"/>
    <w:rsid w:val="00651DE0"/>
    <w:rsid w:val="006525C3"/>
    <w:rsid w:val="006529CE"/>
    <w:rsid w:val="00652A62"/>
    <w:rsid w:val="0065320D"/>
    <w:rsid w:val="0065371F"/>
    <w:rsid w:val="00653911"/>
    <w:rsid w:val="00653BC0"/>
    <w:rsid w:val="00653DDA"/>
    <w:rsid w:val="00653F5B"/>
    <w:rsid w:val="006540CB"/>
    <w:rsid w:val="00654335"/>
    <w:rsid w:val="0065455C"/>
    <w:rsid w:val="006550AE"/>
    <w:rsid w:val="006550EE"/>
    <w:rsid w:val="006553BC"/>
    <w:rsid w:val="00655625"/>
    <w:rsid w:val="0065596A"/>
    <w:rsid w:val="006560C3"/>
    <w:rsid w:val="0065648C"/>
    <w:rsid w:val="00656DCA"/>
    <w:rsid w:val="006570BF"/>
    <w:rsid w:val="00657A71"/>
    <w:rsid w:val="00657C28"/>
    <w:rsid w:val="00657E45"/>
    <w:rsid w:val="00657F59"/>
    <w:rsid w:val="00660018"/>
    <w:rsid w:val="006607CE"/>
    <w:rsid w:val="00661227"/>
    <w:rsid w:val="006613DF"/>
    <w:rsid w:val="0066154C"/>
    <w:rsid w:val="00661C32"/>
    <w:rsid w:val="00661CC1"/>
    <w:rsid w:val="00661F8B"/>
    <w:rsid w:val="006625FD"/>
    <w:rsid w:val="006628B7"/>
    <w:rsid w:val="00662CFB"/>
    <w:rsid w:val="00662F74"/>
    <w:rsid w:val="00662FF6"/>
    <w:rsid w:val="0066309D"/>
    <w:rsid w:val="00663213"/>
    <w:rsid w:val="00663A08"/>
    <w:rsid w:val="00663C1A"/>
    <w:rsid w:val="00664345"/>
    <w:rsid w:val="00664409"/>
    <w:rsid w:val="00664434"/>
    <w:rsid w:val="00664CA4"/>
    <w:rsid w:val="00664D2B"/>
    <w:rsid w:val="00664FD7"/>
    <w:rsid w:val="00665339"/>
    <w:rsid w:val="00665484"/>
    <w:rsid w:val="006658B3"/>
    <w:rsid w:val="00665FAD"/>
    <w:rsid w:val="0066625A"/>
    <w:rsid w:val="006666D0"/>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225"/>
    <w:rsid w:val="0067652F"/>
    <w:rsid w:val="00676937"/>
    <w:rsid w:val="00676AA1"/>
    <w:rsid w:val="00676B8B"/>
    <w:rsid w:val="00676CA2"/>
    <w:rsid w:val="00676E11"/>
    <w:rsid w:val="00676F33"/>
    <w:rsid w:val="00677202"/>
    <w:rsid w:val="0067755F"/>
    <w:rsid w:val="00677744"/>
    <w:rsid w:val="006778B2"/>
    <w:rsid w:val="00677BD0"/>
    <w:rsid w:val="00677BDF"/>
    <w:rsid w:val="00677D08"/>
    <w:rsid w:val="00677F82"/>
    <w:rsid w:val="006809EF"/>
    <w:rsid w:val="00680AFE"/>
    <w:rsid w:val="00680B61"/>
    <w:rsid w:val="00681001"/>
    <w:rsid w:val="006813E5"/>
    <w:rsid w:val="00681AED"/>
    <w:rsid w:val="00681CF8"/>
    <w:rsid w:val="00681DB8"/>
    <w:rsid w:val="00681F4A"/>
    <w:rsid w:val="0068241D"/>
    <w:rsid w:val="006826F8"/>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688"/>
    <w:rsid w:val="00686161"/>
    <w:rsid w:val="006863C2"/>
    <w:rsid w:val="00686B1C"/>
    <w:rsid w:val="00686CE7"/>
    <w:rsid w:val="00686DD1"/>
    <w:rsid w:val="006871C0"/>
    <w:rsid w:val="0068758E"/>
    <w:rsid w:val="00687B50"/>
    <w:rsid w:val="00687D5B"/>
    <w:rsid w:val="00687D5E"/>
    <w:rsid w:val="006908BE"/>
    <w:rsid w:val="00690B7C"/>
    <w:rsid w:val="00690FD7"/>
    <w:rsid w:val="00691166"/>
    <w:rsid w:val="00691530"/>
    <w:rsid w:val="00691676"/>
    <w:rsid w:val="006917EC"/>
    <w:rsid w:val="0069190E"/>
    <w:rsid w:val="0069254B"/>
    <w:rsid w:val="006925C9"/>
    <w:rsid w:val="006928AD"/>
    <w:rsid w:val="00692970"/>
    <w:rsid w:val="00692E25"/>
    <w:rsid w:val="00693ABF"/>
    <w:rsid w:val="00693BE5"/>
    <w:rsid w:val="0069401A"/>
    <w:rsid w:val="00694473"/>
    <w:rsid w:val="00694BB1"/>
    <w:rsid w:val="0069500C"/>
    <w:rsid w:val="00695138"/>
    <w:rsid w:val="0069557C"/>
    <w:rsid w:val="006955A3"/>
    <w:rsid w:val="006957A5"/>
    <w:rsid w:val="006958F8"/>
    <w:rsid w:val="0069623B"/>
    <w:rsid w:val="0069693C"/>
    <w:rsid w:val="006969F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920"/>
    <w:rsid w:val="006A3CB3"/>
    <w:rsid w:val="006A3EDF"/>
    <w:rsid w:val="006A3F2F"/>
    <w:rsid w:val="006A4004"/>
    <w:rsid w:val="006A50F0"/>
    <w:rsid w:val="006A5C80"/>
    <w:rsid w:val="006A5DFD"/>
    <w:rsid w:val="006A5F40"/>
    <w:rsid w:val="006A6180"/>
    <w:rsid w:val="006A620A"/>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451"/>
    <w:rsid w:val="006B1C02"/>
    <w:rsid w:val="006B218A"/>
    <w:rsid w:val="006B231E"/>
    <w:rsid w:val="006B2610"/>
    <w:rsid w:val="006B28EB"/>
    <w:rsid w:val="006B28FB"/>
    <w:rsid w:val="006B29D4"/>
    <w:rsid w:val="006B2F3A"/>
    <w:rsid w:val="006B2F49"/>
    <w:rsid w:val="006B2F4D"/>
    <w:rsid w:val="006B3160"/>
    <w:rsid w:val="006B41FA"/>
    <w:rsid w:val="006B48F1"/>
    <w:rsid w:val="006B502F"/>
    <w:rsid w:val="006B564E"/>
    <w:rsid w:val="006B5651"/>
    <w:rsid w:val="006B570F"/>
    <w:rsid w:val="006B5C4A"/>
    <w:rsid w:val="006B6081"/>
    <w:rsid w:val="006B6C25"/>
    <w:rsid w:val="006B6D0C"/>
    <w:rsid w:val="006B6E47"/>
    <w:rsid w:val="006B6E9A"/>
    <w:rsid w:val="006B7381"/>
    <w:rsid w:val="006B76E3"/>
    <w:rsid w:val="006B78C4"/>
    <w:rsid w:val="006B78DC"/>
    <w:rsid w:val="006B7E89"/>
    <w:rsid w:val="006C01EE"/>
    <w:rsid w:val="006C0578"/>
    <w:rsid w:val="006C079E"/>
    <w:rsid w:val="006C0A1D"/>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B09"/>
    <w:rsid w:val="006D0EEE"/>
    <w:rsid w:val="006D1158"/>
    <w:rsid w:val="006D178E"/>
    <w:rsid w:val="006D17D0"/>
    <w:rsid w:val="006D1CC3"/>
    <w:rsid w:val="006D1FA0"/>
    <w:rsid w:val="006D2098"/>
    <w:rsid w:val="006D25FF"/>
    <w:rsid w:val="006D28F7"/>
    <w:rsid w:val="006D2F20"/>
    <w:rsid w:val="006D31AA"/>
    <w:rsid w:val="006D3592"/>
    <w:rsid w:val="006D3615"/>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670"/>
    <w:rsid w:val="006E4BDE"/>
    <w:rsid w:val="006E5122"/>
    <w:rsid w:val="006E56E1"/>
    <w:rsid w:val="006E56EC"/>
    <w:rsid w:val="006E59D7"/>
    <w:rsid w:val="006E59EF"/>
    <w:rsid w:val="006E607E"/>
    <w:rsid w:val="006E73BF"/>
    <w:rsid w:val="006E7605"/>
    <w:rsid w:val="006E77E3"/>
    <w:rsid w:val="006E7A02"/>
    <w:rsid w:val="006E7CBC"/>
    <w:rsid w:val="006F018E"/>
    <w:rsid w:val="006F05BF"/>
    <w:rsid w:val="006F06F7"/>
    <w:rsid w:val="006F0744"/>
    <w:rsid w:val="006F0C39"/>
    <w:rsid w:val="006F0CCF"/>
    <w:rsid w:val="006F16AF"/>
    <w:rsid w:val="006F1848"/>
    <w:rsid w:val="006F1A9C"/>
    <w:rsid w:val="006F1B02"/>
    <w:rsid w:val="006F283C"/>
    <w:rsid w:val="006F2AE6"/>
    <w:rsid w:val="006F2F99"/>
    <w:rsid w:val="006F31BD"/>
    <w:rsid w:val="006F3229"/>
    <w:rsid w:val="006F337A"/>
    <w:rsid w:val="006F3697"/>
    <w:rsid w:val="006F3CBF"/>
    <w:rsid w:val="006F4062"/>
    <w:rsid w:val="006F40A1"/>
    <w:rsid w:val="006F4219"/>
    <w:rsid w:val="006F4B6D"/>
    <w:rsid w:val="006F4CBD"/>
    <w:rsid w:val="006F500F"/>
    <w:rsid w:val="006F5AE2"/>
    <w:rsid w:val="006F5E17"/>
    <w:rsid w:val="006F61BF"/>
    <w:rsid w:val="006F653C"/>
    <w:rsid w:val="006F702C"/>
    <w:rsid w:val="006F790C"/>
    <w:rsid w:val="006F7F62"/>
    <w:rsid w:val="00700077"/>
    <w:rsid w:val="007003BA"/>
    <w:rsid w:val="0070134C"/>
    <w:rsid w:val="007015F9"/>
    <w:rsid w:val="00701CDC"/>
    <w:rsid w:val="0070251B"/>
    <w:rsid w:val="007028DB"/>
    <w:rsid w:val="00702BF3"/>
    <w:rsid w:val="007037D6"/>
    <w:rsid w:val="007038FA"/>
    <w:rsid w:val="00703A18"/>
    <w:rsid w:val="00703C28"/>
    <w:rsid w:val="00703C93"/>
    <w:rsid w:val="00703EFF"/>
    <w:rsid w:val="007043EE"/>
    <w:rsid w:val="007045F6"/>
    <w:rsid w:val="00704F20"/>
    <w:rsid w:val="00704F43"/>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938"/>
    <w:rsid w:val="00710EAB"/>
    <w:rsid w:val="0071118C"/>
    <w:rsid w:val="007111F7"/>
    <w:rsid w:val="0071128B"/>
    <w:rsid w:val="00711CCD"/>
    <w:rsid w:val="00712611"/>
    <w:rsid w:val="00712900"/>
    <w:rsid w:val="00712A20"/>
    <w:rsid w:val="00712C49"/>
    <w:rsid w:val="00712C70"/>
    <w:rsid w:val="00713086"/>
    <w:rsid w:val="00713697"/>
    <w:rsid w:val="00714483"/>
    <w:rsid w:val="00714593"/>
    <w:rsid w:val="00714792"/>
    <w:rsid w:val="00714DB9"/>
    <w:rsid w:val="00715DB8"/>
    <w:rsid w:val="00716099"/>
    <w:rsid w:val="0071627F"/>
    <w:rsid w:val="00716E92"/>
    <w:rsid w:val="00717308"/>
    <w:rsid w:val="0071760F"/>
    <w:rsid w:val="007202AA"/>
    <w:rsid w:val="00720743"/>
    <w:rsid w:val="00720A90"/>
    <w:rsid w:val="00720AA5"/>
    <w:rsid w:val="00720B4E"/>
    <w:rsid w:val="00720B69"/>
    <w:rsid w:val="00720E0F"/>
    <w:rsid w:val="00721063"/>
    <w:rsid w:val="0072156B"/>
    <w:rsid w:val="007217AB"/>
    <w:rsid w:val="0072187A"/>
    <w:rsid w:val="007219A0"/>
    <w:rsid w:val="00721D51"/>
    <w:rsid w:val="007226A6"/>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D45"/>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9C"/>
    <w:rsid w:val="00736E73"/>
    <w:rsid w:val="007370F5"/>
    <w:rsid w:val="00737245"/>
    <w:rsid w:val="0073769A"/>
    <w:rsid w:val="00737B3D"/>
    <w:rsid w:val="00737D55"/>
    <w:rsid w:val="00737E18"/>
    <w:rsid w:val="007400C1"/>
    <w:rsid w:val="007406C6"/>
    <w:rsid w:val="00741026"/>
    <w:rsid w:val="00741284"/>
    <w:rsid w:val="00741CAF"/>
    <w:rsid w:val="00742104"/>
    <w:rsid w:val="007425C6"/>
    <w:rsid w:val="0074287B"/>
    <w:rsid w:val="0074332A"/>
    <w:rsid w:val="007433CF"/>
    <w:rsid w:val="007435AF"/>
    <w:rsid w:val="007437EC"/>
    <w:rsid w:val="00743B83"/>
    <w:rsid w:val="00743F99"/>
    <w:rsid w:val="007441ED"/>
    <w:rsid w:val="007443F4"/>
    <w:rsid w:val="007447EC"/>
    <w:rsid w:val="00744964"/>
    <w:rsid w:val="00744FB0"/>
    <w:rsid w:val="00745030"/>
    <w:rsid w:val="0074512A"/>
    <w:rsid w:val="007451A6"/>
    <w:rsid w:val="0074536E"/>
    <w:rsid w:val="00745B7D"/>
    <w:rsid w:val="00745EB1"/>
    <w:rsid w:val="0074615E"/>
    <w:rsid w:val="00746A3F"/>
    <w:rsid w:val="00746FC6"/>
    <w:rsid w:val="00747256"/>
    <w:rsid w:val="00747345"/>
    <w:rsid w:val="00747451"/>
    <w:rsid w:val="007479C7"/>
    <w:rsid w:val="00747BBB"/>
    <w:rsid w:val="00750421"/>
    <w:rsid w:val="007505C0"/>
    <w:rsid w:val="00750640"/>
    <w:rsid w:val="007508B7"/>
    <w:rsid w:val="00750CF1"/>
    <w:rsid w:val="007510FB"/>
    <w:rsid w:val="00751885"/>
    <w:rsid w:val="00751E14"/>
    <w:rsid w:val="0075202B"/>
    <w:rsid w:val="007524E2"/>
    <w:rsid w:val="007525A8"/>
    <w:rsid w:val="00752A3B"/>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1177"/>
    <w:rsid w:val="0076183D"/>
    <w:rsid w:val="00761A8B"/>
    <w:rsid w:val="00761F83"/>
    <w:rsid w:val="007620F7"/>
    <w:rsid w:val="007623C6"/>
    <w:rsid w:val="0076248D"/>
    <w:rsid w:val="007627D9"/>
    <w:rsid w:val="00762857"/>
    <w:rsid w:val="007628D9"/>
    <w:rsid w:val="007633E5"/>
    <w:rsid w:val="0076382A"/>
    <w:rsid w:val="00763AE8"/>
    <w:rsid w:val="00763B23"/>
    <w:rsid w:val="00763D95"/>
    <w:rsid w:val="0076422D"/>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79"/>
    <w:rsid w:val="00775767"/>
    <w:rsid w:val="0077580E"/>
    <w:rsid w:val="00777395"/>
    <w:rsid w:val="007773E8"/>
    <w:rsid w:val="007776D7"/>
    <w:rsid w:val="00777DC7"/>
    <w:rsid w:val="00777EFB"/>
    <w:rsid w:val="007803A2"/>
    <w:rsid w:val="0078043D"/>
    <w:rsid w:val="007804E5"/>
    <w:rsid w:val="0078052B"/>
    <w:rsid w:val="007806EB"/>
    <w:rsid w:val="00780714"/>
    <w:rsid w:val="00780AA8"/>
    <w:rsid w:val="00780C47"/>
    <w:rsid w:val="00780C49"/>
    <w:rsid w:val="00780DE9"/>
    <w:rsid w:val="00780F6D"/>
    <w:rsid w:val="007817FC"/>
    <w:rsid w:val="00781D32"/>
    <w:rsid w:val="00782211"/>
    <w:rsid w:val="0078227B"/>
    <w:rsid w:val="00782374"/>
    <w:rsid w:val="00782651"/>
    <w:rsid w:val="007826C9"/>
    <w:rsid w:val="0078292D"/>
    <w:rsid w:val="0078299F"/>
    <w:rsid w:val="00782BF9"/>
    <w:rsid w:val="00782CAA"/>
    <w:rsid w:val="00782EBA"/>
    <w:rsid w:val="00782FC9"/>
    <w:rsid w:val="00783082"/>
    <w:rsid w:val="0078353D"/>
    <w:rsid w:val="007857C7"/>
    <w:rsid w:val="00786265"/>
    <w:rsid w:val="0078642E"/>
    <w:rsid w:val="007864CE"/>
    <w:rsid w:val="0078660C"/>
    <w:rsid w:val="007867EE"/>
    <w:rsid w:val="00786B70"/>
    <w:rsid w:val="00786DFB"/>
    <w:rsid w:val="00786E10"/>
    <w:rsid w:val="00786EB5"/>
    <w:rsid w:val="00786ED4"/>
    <w:rsid w:val="0078761B"/>
    <w:rsid w:val="007878C5"/>
    <w:rsid w:val="00790737"/>
    <w:rsid w:val="00790D04"/>
    <w:rsid w:val="00791035"/>
    <w:rsid w:val="0079129C"/>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A29"/>
    <w:rsid w:val="007A2FAE"/>
    <w:rsid w:val="007A2FE0"/>
    <w:rsid w:val="007A31D9"/>
    <w:rsid w:val="007A37B3"/>
    <w:rsid w:val="007A3A75"/>
    <w:rsid w:val="007A3B01"/>
    <w:rsid w:val="007A3DAC"/>
    <w:rsid w:val="007A4162"/>
    <w:rsid w:val="007A4D41"/>
    <w:rsid w:val="007A4ECD"/>
    <w:rsid w:val="007A54B9"/>
    <w:rsid w:val="007A5642"/>
    <w:rsid w:val="007A5720"/>
    <w:rsid w:val="007A57F8"/>
    <w:rsid w:val="007A58C3"/>
    <w:rsid w:val="007A5E29"/>
    <w:rsid w:val="007A6317"/>
    <w:rsid w:val="007A644F"/>
    <w:rsid w:val="007A6C62"/>
    <w:rsid w:val="007B0230"/>
    <w:rsid w:val="007B0380"/>
    <w:rsid w:val="007B0AD2"/>
    <w:rsid w:val="007B0C3A"/>
    <w:rsid w:val="007B10E1"/>
    <w:rsid w:val="007B151D"/>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6710"/>
    <w:rsid w:val="007B6917"/>
    <w:rsid w:val="007B70A2"/>
    <w:rsid w:val="007B72CF"/>
    <w:rsid w:val="007B756D"/>
    <w:rsid w:val="007B7925"/>
    <w:rsid w:val="007B7ABF"/>
    <w:rsid w:val="007C00E7"/>
    <w:rsid w:val="007C0451"/>
    <w:rsid w:val="007C0B4A"/>
    <w:rsid w:val="007C0B86"/>
    <w:rsid w:val="007C0CC1"/>
    <w:rsid w:val="007C1461"/>
    <w:rsid w:val="007C1671"/>
    <w:rsid w:val="007C1960"/>
    <w:rsid w:val="007C1C15"/>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137E"/>
    <w:rsid w:val="007D150B"/>
    <w:rsid w:val="007D160B"/>
    <w:rsid w:val="007D179E"/>
    <w:rsid w:val="007D17B1"/>
    <w:rsid w:val="007D1D33"/>
    <w:rsid w:val="007D1FAE"/>
    <w:rsid w:val="007D228E"/>
    <w:rsid w:val="007D246A"/>
    <w:rsid w:val="007D247A"/>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4018"/>
    <w:rsid w:val="007E444C"/>
    <w:rsid w:val="007E44CC"/>
    <w:rsid w:val="007E4B13"/>
    <w:rsid w:val="007E530F"/>
    <w:rsid w:val="007E55D2"/>
    <w:rsid w:val="007E5E0D"/>
    <w:rsid w:val="007E5E3E"/>
    <w:rsid w:val="007E6117"/>
    <w:rsid w:val="007E61E3"/>
    <w:rsid w:val="007E6874"/>
    <w:rsid w:val="007E6EE8"/>
    <w:rsid w:val="007E78A5"/>
    <w:rsid w:val="007E793C"/>
    <w:rsid w:val="007E7F10"/>
    <w:rsid w:val="007F0629"/>
    <w:rsid w:val="007F08D0"/>
    <w:rsid w:val="007F10D6"/>
    <w:rsid w:val="007F1AFF"/>
    <w:rsid w:val="007F1D21"/>
    <w:rsid w:val="007F1DCD"/>
    <w:rsid w:val="007F1EA4"/>
    <w:rsid w:val="007F25CA"/>
    <w:rsid w:val="007F2675"/>
    <w:rsid w:val="007F276D"/>
    <w:rsid w:val="007F28D1"/>
    <w:rsid w:val="007F2B1D"/>
    <w:rsid w:val="007F2C13"/>
    <w:rsid w:val="007F2D94"/>
    <w:rsid w:val="007F2F3B"/>
    <w:rsid w:val="007F333E"/>
    <w:rsid w:val="007F33B0"/>
    <w:rsid w:val="007F3A95"/>
    <w:rsid w:val="007F3B7D"/>
    <w:rsid w:val="007F3BD4"/>
    <w:rsid w:val="007F5075"/>
    <w:rsid w:val="007F55D5"/>
    <w:rsid w:val="007F5D42"/>
    <w:rsid w:val="007F5DB7"/>
    <w:rsid w:val="007F6354"/>
    <w:rsid w:val="007F6356"/>
    <w:rsid w:val="007F635B"/>
    <w:rsid w:val="007F65A4"/>
    <w:rsid w:val="007F6AB8"/>
    <w:rsid w:val="007F6C94"/>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BE0"/>
    <w:rsid w:val="00801D38"/>
    <w:rsid w:val="008021B6"/>
    <w:rsid w:val="00802216"/>
    <w:rsid w:val="0080267D"/>
    <w:rsid w:val="008027E5"/>
    <w:rsid w:val="0080299D"/>
    <w:rsid w:val="00802A8D"/>
    <w:rsid w:val="008035CE"/>
    <w:rsid w:val="008037A3"/>
    <w:rsid w:val="00803ED7"/>
    <w:rsid w:val="008040DA"/>
    <w:rsid w:val="008044A8"/>
    <w:rsid w:val="0080480D"/>
    <w:rsid w:val="008049DB"/>
    <w:rsid w:val="00804A67"/>
    <w:rsid w:val="00805778"/>
    <w:rsid w:val="00805917"/>
    <w:rsid w:val="0080598D"/>
    <w:rsid w:val="00806130"/>
    <w:rsid w:val="00806BB1"/>
    <w:rsid w:val="0080718F"/>
    <w:rsid w:val="008075E5"/>
    <w:rsid w:val="00807D88"/>
    <w:rsid w:val="008102B6"/>
    <w:rsid w:val="008102BF"/>
    <w:rsid w:val="00811035"/>
    <w:rsid w:val="0081117B"/>
    <w:rsid w:val="0081139B"/>
    <w:rsid w:val="00811748"/>
    <w:rsid w:val="00811AE7"/>
    <w:rsid w:val="00812433"/>
    <w:rsid w:val="008124D3"/>
    <w:rsid w:val="00812805"/>
    <w:rsid w:val="008128F3"/>
    <w:rsid w:val="00812A07"/>
    <w:rsid w:val="00813463"/>
    <w:rsid w:val="00813635"/>
    <w:rsid w:val="00813761"/>
    <w:rsid w:val="00814307"/>
    <w:rsid w:val="00814490"/>
    <w:rsid w:val="00814A71"/>
    <w:rsid w:val="00814B7D"/>
    <w:rsid w:val="00814C25"/>
    <w:rsid w:val="008158EE"/>
    <w:rsid w:val="0081594D"/>
    <w:rsid w:val="00815B43"/>
    <w:rsid w:val="00815DE7"/>
    <w:rsid w:val="00816559"/>
    <w:rsid w:val="008165CA"/>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28A6"/>
    <w:rsid w:val="00822FE7"/>
    <w:rsid w:val="0082305C"/>
    <w:rsid w:val="008232CC"/>
    <w:rsid w:val="008234AF"/>
    <w:rsid w:val="008239B0"/>
    <w:rsid w:val="00823A59"/>
    <w:rsid w:val="008240D3"/>
    <w:rsid w:val="00824F11"/>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D83"/>
    <w:rsid w:val="0083680A"/>
    <w:rsid w:val="00836B85"/>
    <w:rsid w:val="00836DC5"/>
    <w:rsid w:val="00836F38"/>
    <w:rsid w:val="00837131"/>
    <w:rsid w:val="0083728D"/>
    <w:rsid w:val="00840C08"/>
    <w:rsid w:val="00840DA1"/>
    <w:rsid w:val="00840DA3"/>
    <w:rsid w:val="00841402"/>
    <w:rsid w:val="00842115"/>
    <w:rsid w:val="00842A7A"/>
    <w:rsid w:val="00842B08"/>
    <w:rsid w:val="00842F00"/>
    <w:rsid w:val="0084333A"/>
    <w:rsid w:val="00843571"/>
    <w:rsid w:val="008439DB"/>
    <w:rsid w:val="00843EA3"/>
    <w:rsid w:val="008447E3"/>
    <w:rsid w:val="008448C2"/>
    <w:rsid w:val="00844C0B"/>
    <w:rsid w:val="00845A92"/>
    <w:rsid w:val="00845AA1"/>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2815"/>
    <w:rsid w:val="00852895"/>
    <w:rsid w:val="00852BBE"/>
    <w:rsid w:val="00852D52"/>
    <w:rsid w:val="00852E93"/>
    <w:rsid w:val="00852F6E"/>
    <w:rsid w:val="00853691"/>
    <w:rsid w:val="0085387B"/>
    <w:rsid w:val="00853C55"/>
    <w:rsid w:val="00853CF5"/>
    <w:rsid w:val="00854BC6"/>
    <w:rsid w:val="008551FC"/>
    <w:rsid w:val="00855298"/>
    <w:rsid w:val="008559D2"/>
    <w:rsid w:val="00855FEC"/>
    <w:rsid w:val="00856D5B"/>
    <w:rsid w:val="00856DE0"/>
    <w:rsid w:val="00856EB3"/>
    <w:rsid w:val="00856F12"/>
    <w:rsid w:val="00857008"/>
    <w:rsid w:val="008573BD"/>
    <w:rsid w:val="008574CD"/>
    <w:rsid w:val="00857B20"/>
    <w:rsid w:val="00857F27"/>
    <w:rsid w:val="0086010D"/>
    <w:rsid w:val="008603F5"/>
    <w:rsid w:val="00860505"/>
    <w:rsid w:val="0086071A"/>
    <w:rsid w:val="00860784"/>
    <w:rsid w:val="0086079F"/>
    <w:rsid w:val="00860A81"/>
    <w:rsid w:val="00860C36"/>
    <w:rsid w:val="00860D16"/>
    <w:rsid w:val="00860EA0"/>
    <w:rsid w:val="00860EF3"/>
    <w:rsid w:val="0086108C"/>
    <w:rsid w:val="0086177B"/>
    <w:rsid w:val="00861F46"/>
    <w:rsid w:val="00862248"/>
    <w:rsid w:val="008630E4"/>
    <w:rsid w:val="0086325E"/>
    <w:rsid w:val="008635CD"/>
    <w:rsid w:val="00863659"/>
    <w:rsid w:val="00863751"/>
    <w:rsid w:val="008638DE"/>
    <w:rsid w:val="00863CAD"/>
    <w:rsid w:val="008642DC"/>
    <w:rsid w:val="0086442A"/>
    <w:rsid w:val="00864A97"/>
    <w:rsid w:val="00864B5F"/>
    <w:rsid w:val="00864D3D"/>
    <w:rsid w:val="00866594"/>
    <w:rsid w:val="00866FEF"/>
    <w:rsid w:val="00867955"/>
    <w:rsid w:val="00867A3B"/>
    <w:rsid w:val="00867F75"/>
    <w:rsid w:val="00870170"/>
    <w:rsid w:val="0087085D"/>
    <w:rsid w:val="00870B27"/>
    <w:rsid w:val="008714F3"/>
    <w:rsid w:val="00872248"/>
    <w:rsid w:val="00872AE8"/>
    <w:rsid w:val="008736BA"/>
    <w:rsid w:val="008736FE"/>
    <w:rsid w:val="00873CF9"/>
    <w:rsid w:val="00873DE4"/>
    <w:rsid w:val="00873F36"/>
    <w:rsid w:val="00874087"/>
    <w:rsid w:val="008747CD"/>
    <w:rsid w:val="00874B41"/>
    <w:rsid w:val="00874F00"/>
    <w:rsid w:val="0087542B"/>
    <w:rsid w:val="00875780"/>
    <w:rsid w:val="00875BB1"/>
    <w:rsid w:val="00875D4B"/>
    <w:rsid w:val="00875EE1"/>
    <w:rsid w:val="008765E5"/>
    <w:rsid w:val="008765F2"/>
    <w:rsid w:val="008767BB"/>
    <w:rsid w:val="00876F64"/>
    <w:rsid w:val="00877354"/>
    <w:rsid w:val="00877379"/>
    <w:rsid w:val="00877A14"/>
    <w:rsid w:val="00877B8A"/>
    <w:rsid w:val="0088003F"/>
    <w:rsid w:val="008800C3"/>
    <w:rsid w:val="0088142B"/>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353"/>
    <w:rsid w:val="00885459"/>
    <w:rsid w:val="008858C3"/>
    <w:rsid w:val="00885D16"/>
    <w:rsid w:val="00885FDF"/>
    <w:rsid w:val="00886039"/>
    <w:rsid w:val="008860FA"/>
    <w:rsid w:val="0088655C"/>
    <w:rsid w:val="00886644"/>
    <w:rsid w:val="00887214"/>
    <w:rsid w:val="008875F1"/>
    <w:rsid w:val="0088775E"/>
    <w:rsid w:val="00890087"/>
    <w:rsid w:val="00890299"/>
    <w:rsid w:val="0089033A"/>
    <w:rsid w:val="00890BFB"/>
    <w:rsid w:val="00890EAA"/>
    <w:rsid w:val="0089113D"/>
    <w:rsid w:val="00891D42"/>
    <w:rsid w:val="00892441"/>
    <w:rsid w:val="00892956"/>
    <w:rsid w:val="00892F31"/>
    <w:rsid w:val="0089317C"/>
    <w:rsid w:val="00893979"/>
    <w:rsid w:val="00893CA6"/>
    <w:rsid w:val="00893CC0"/>
    <w:rsid w:val="00893D37"/>
    <w:rsid w:val="00894267"/>
    <w:rsid w:val="0089469F"/>
    <w:rsid w:val="008946B6"/>
    <w:rsid w:val="008947B2"/>
    <w:rsid w:val="00894A9F"/>
    <w:rsid w:val="008951B8"/>
    <w:rsid w:val="0089527B"/>
    <w:rsid w:val="008952B0"/>
    <w:rsid w:val="0089579B"/>
    <w:rsid w:val="0089581F"/>
    <w:rsid w:val="00896194"/>
    <w:rsid w:val="00896456"/>
    <w:rsid w:val="008967F9"/>
    <w:rsid w:val="00896A46"/>
    <w:rsid w:val="00896B93"/>
    <w:rsid w:val="00896E8D"/>
    <w:rsid w:val="008975B4"/>
    <w:rsid w:val="008975D2"/>
    <w:rsid w:val="00897AF2"/>
    <w:rsid w:val="00897BA8"/>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687D"/>
    <w:rsid w:val="008A6C84"/>
    <w:rsid w:val="008A6E6D"/>
    <w:rsid w:val="008A6ECC"/>
    <w:rsid w:val="008A7AFF"/>
    <w:rsid w:val="008A7CD1"/>
    <w:rsid w:val="008B00BF"/>
    <w:rsid w:val="008B01C1"/>
    <w:rsid w:val="008B0F42"/>
    <w:rsid w:val="008B1215"/>
    <w:rsid w:val="008B15DD"/>
    <w:rsid w:val="008B1718"/>
    <w:rsid w:val="008B1A45"/>
    <w:rsid w:val="008B1AD5"/>
    <w:rsid w:val="008B1DFF"/>
    <w:rsid w:val="008B27EE"/>
    <w:rsid w:val="008B2BF5"/>
    <w:rsid w:val="008B2D27"/>
    <w:rsid w:val="008B2FF4"/>
    <w:rsid w:val="008B3623"/>
    <w:rsid w:val="008B368D"/>
    <w:rsid w:val="008B3F06"/>
    <w:rsid w:val="008B40F9"/>
    <w:rsid w:val="008B41F2"/>
    <w:rsid w:val="008B4414"/>
    <w:rsid w:val="008B5209"/>
    <w:rsid w:val="008B5576"/>
    <w:rsid w:val="008B5B3B"/>
    <w:rsid w:val="008B5B72"/>
    <w:rsid w:val="008B5D8A"/>
    <w:rsid w:val="008B62AB"/>
    <w:rsid w:val="008B63AD"/>
    <w:rsid w:val="008B6A71"/>
    <w:rsid w:val="008B6E35"/>
    <w:rsid w:val="008B6EC7"/>
    <w:rsid w:val="008B6F14"/>
    <w:rsid w:val="008B6F26"/>
    <w:rsid w:val="008B7647"/>
    <w:rsid w:val="008B76B4"/>
    <w:rsid w:val="008B7A28"/>
    <w:rsid w:val="008B7D0F"/>
    <w:rsid w:val="008B7E59"/>
    <w:rsid w:val="008C041F"/>
    <w:rsid w:val="008C0FAD"/>
    <w:rsid w:val="008C103C"/>
    <w:rsid w:val="008C10FC"/>
    <w:rsid w:val="008C17F5"/>
    <w:rsid w:val="008C1F18"/>
    <w:rsid w:val="008C2004"/>
    <w:rsid w:val="008C31D6"/>
    <w:rsid w:val="008C352A"/>
    <w:rsid w:val="008C35DB"/>
    <w:rsid w:val="008C3645"/>
    <w:rsid w:val="008C3C82"/>
    <w:rsid w:val="008C3F6A"/>
    <w:rsid w:val="008C4C81"/>
    <w:rsid w:val="008C4CA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B4"/>
    <w:rsid w:val="008D2E06"/>
    <w:rsid w:val="008D2EA1"/>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7CF"/>
    <w:rsid w:val="008E4E40"/>
    <w:rsid w:val="008E4EC8"/>
    <w:rsid w:val="008E4F78"/>
    <w:rsid w:val="008E572E"/>
    <w:rsid w:val="008E5A08"/>
    <w:rsid w:val="008E602C"/>
    <w:rsid w:val="008E6547"/>
    <w:rsid w:val="008E6872"/>
    <w:rsid w:val="008E6B70"/>
    <w:rsid w:val="008E6EF0"/>
    <w:rsid w:val="008E7380"/>
    <w:rsid w:val="008E76B9"/>
    <w:rsid w:val="008E7C04"/>
    <w:rsid w:val="008F02CE"/>
    <w:rsid w:val="008F0301"/>
    <w:rsid w:val="008F03F1"/>
    <w:rsid w:val="008F0418"/>
    <w:rsid w:val="008F0957"/>
    <w:rsid w:val="008F0C93"/>
    <w:rsid w:val="008F0FFA"/>
    <w:rsid w:val="008F166B"/>
    <w:rsid w:val="008F1859"/>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433"/>
    <w:rsid w:val="009004AD"/>
    <w:rsid w:val="009006F8"/>
    <w:rsid w:val="0090105A"/>
    <w:rsid w:val="009014BA"/>
    <w:rsid w:val="00901589"/>
    <w:rsid w:val="009018C5"/>
    <w:rsid w:val="009019BD"/>
    <w:rsid w:val="00902619"/>
    <w:rsid w:val="00902ABF"/>
    <w:rsid w:val="009030DB"/>
    <w:rsid w:val="00903141"/>
    <w:rsid w:val="00903976"/>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AA9"/>
    <w:rsid w:val="00907CAB"/>
    <w:rsid w:val="00910365"/>
    <w:rsid w:val="009104A0"/>
    <w:rsid w:val="009105EA"/>
    <w:rsid w:val="00910AE9"/>
    <w:rsid w:val="00910C89"/>
    <w:rsid w:val="009112AD"/>
    <w:rsid w:val="009113B0"/>
    <w:rsid w:val="00911BB4"/>
    <w:rsid w:val="00912113"/>
    <w:rsid w:val="00912692"/>
    <w:rsid w:val="00912880"/>
    <w:rsid w:val="009129D9"/>
    <w:rsid w:val="00912ACE"/>
    <w:rsid w:val="00912C11"/>
    <w:rsid w:val="00912C62"/>
    <w:rsid w:val="00912EC8"/>
    <w:rsid w:val="00913016"/>
    <w:rsid w:val="009136B9"/>
    <w:rsid w:val="00913731"/>
    <w:rsid w:val="00913936"/>
    <w:rsid w:val="00913A1E"/>
    <w:rsid w:val="00914248"/>
    <w:rsid w:val="0091471F"/>
    <w:rsid w:val="00914B20"/>
    <w:rsid w:val="00914E8E"/>
    <w:rsid w:val="00915276"/>
    <w:rsid w:val="009157F4"/>
    <w:rsid w:val="00915AE1"/>
    <w:rsid w:val="009160BA"/>
    <w:rsid w:val="009165AB"/>
    <w:rsid w:val="00916B43"/>
    <w:rsid w:val="0091716C"/>
    <w:rsid w:val="00917609"/>
    <w:rsid w:val="009177DA"/>
    <w:rsid w:val="00920174"/>
    <w:rsid w:val="009206D3"/>
    <w:rsid w:val="009207E4"/>
    <w:rsid w:val="00920A7A"/>
    <w:rsid w:val="00920B1C"/>
    <w:rsid w:val="00920D84"/>
    <w:rsid w:val="00920EA1"/>
    <w:rsid w:val="00921574"/>
    <w:rsid w:val="00921A79"/>
    <w:rsid w:val="0092235B"/>
    <w:rsid w:val="00922539"/>
    <w:rsid w:val="0092375B"/>
    <w:rsid w:val="009237AC"/>
    <w:rsid w:val="0092403E"/>
    <w:rsid w:val="009244BC"/>
    <w:rsid w:val="009247E4"/>
    <w:rsid w:val="00924942"/>
    <w:rsid w:val="00924A4F"/>
    <w:rsid w:val="00924C10"/>
    <w:rsid w:val="00925527"/>
    <w:rsid w:val="0092553F"/>
    <w:rsid w:val="00925C51"/>
    <w:rsid w:val="00925F41"/>
    <w:rsid w:val="00925F83"/>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96"/>
    <w:rsid w:val="00947797"/>
    <w:rsid w:val="00947A93"/>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3263"/>
    <w:rsid w:val="009534DE"/>
    <w:rsid w:val="00953635"/>
    <w:rsid w:val="00953664"/>
    <w:rsid w:val="009537DC"/>
    <w:rsid w:val="00953806"/>
    <w:rsid w:val="00953D77"/>
    <w:rsid w:val="00954284"/>
    <w:rsid w:val="009542A0"/>
    <w:rsid w:val="00955175"/>
    <w:rsid w:val="0095565D"/>
    <w:rsid w:val="00955663"/>
    <w:rsid w:val="00955982"/>
    <w:rsid w:val="00955B0E"/>
    <w:rsid w:val="00955B5F"/>
    <w:rsid w:val="00955FA6"/>
    <w:rsid w:val="00956201"/>
    <w:rsid w:val="009563EB"/>
    <w:rsid w:val="00956417"/>
    <w:rsid w:val="00956609"/>
    <w:rsid w:val="00956A01"/>
    <w:rsid w:val="00956DD7"/>
    <w:rsid w:val="0095722E"/>
    <w:rsid w:val="009572A7"/>
    <w:rsid w:val="00957BB3"/>
    <w:rsid w:val="00957CDF"/>
    <w:rsid w:val="00957EA5"/>
    <w:rsid w:val="00957FC1"/>
    <w:rsid w:val="00960313"/>
    <w:rsid w:val="00960770"/>
    <w:rsid w:val="00960BB0"/>
    <w:rsid w:val="0096120E"/>
    <w:rsid w:val="0096129D"/>
    <w:rsid w:val="00962D90"/>
    <w:rsid w:val="00962E4D"/>
    <w:rsid w:val="00963331"/>
    <w:rsid w:val="00963343"/>
    <w:rsid w:val="009634EA"/>
    <w:rsid w:val="0096390D"/>
    <w:rsid w:val="00963D16"/>
    <w:rsid w:val="00963EA9"/>
    <w:rsid w:val="00964323"/>
    <w:rsid w:val="00964361"/>
    <w:rsid w:val="009645EF"/>
    <w:rsid w:val="00964845"/>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8FD"/>
    <w:rsid w:val="00971F8F"/>
    <w:rsid w:val="009720A4"/>
    <w:rsid w:val="0097244E"/>
    <w:rsid w:val="009724C5"/>
    <w:rsid w:val="00972C66"/>
    <w:rsid w:val="00972EE3"/>
    <w:rsid w:val="0097314A"/>
    <w:rsid w:val="0097314D"/>
    <w:rsid w:val="0097344E"/>
    <w:rsid w:val="00973591"/>
    <w:rsid w:val="0097375D"/>
    <w:rsid w:val="00974740"/>
    <w:rsid w:val="00974AD9"/>
    <w:rsid w:val="00975805"/>
    <w:rsid w:val="00975C9E"/>
    <w:rsid w:val="00975DBF"/>
    <w:rsid w:val="00975E4C"/>
    <w:rsid w:val="00976289"/>
    <w:rsid w:val="00976351"/>
    <w:rsid w:val="0097694D"/>
    <w:rsid w:val="00976961"/>
    <w:rsid w:val="00976E7E"/>
    <w:rsid w:val="00977153"/>
    <w:rsid w:val="00977471"/>
    <w:rsid w:val="009774AD"/>
    <w:rsid w:val="00977761"/>
    <w:rsid w:val="00977A60"/>
    <w:rsid w:val="00977AF7"/>
    <w:rsid w:val="00977F95"/>
    <w:rsid w:val="009802CB"/>
    <w:rsid w:val="00980334"/>
    <w:rsid w:val="00980490"/>
    <w:rsid w:val="00980902"/>
    <w:rsid w:val="00980CB1"/>
    <w:rsid w:val="009817C5"/>
    <w:rsid w:val="009817D9"/>
    <w:rsid w:val="00981F5F"/>
    <w:rsid w:val="00982463"/>
    <w:rsid w:val="00982901"/>
    <w:rsid w:val="0098309E"/>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642F"/>
    <w:rsid w:val="009864B0"/>
    <w:rsid w:val="00986AB4"/>
    <w:rsid w:val="00986D7D"/>
    <w:rsid w:val="00986F75"/>
    <w:rsid w:val="009873A6"/>
    <w:rsid w:val="00987793"/>
    <w:rsid w:val="00987A3D"/>
    <w:rsid w:val="00987A77"/>
    <w:rsid w:val="00987EFF"/>
    <w:rsid w:val="0099102E"/>
    <w:rsid w:val="00991603"/>
    <w:rsid w:val="0099187E"/>
    <w:rsid w:val="00991987"/>
    <w:rsid w:val="00992706"/>
    <w:rsid w:val="00992789"/>
    <w:rsid w:val="00992D7F"/>
    <w:rsid w:val="00992EB4"/>
    <w:rsid w:val="00993132"/>
    <w:rsid w:val="00993366"/>
    <w:rsid w:val="00993523"/>
    <w:rsid w:val="00993618"/>
    <w:rsid w:val="0099364A"/>
    <w:rsid w:val="00993C9C"/>
    <w:rsid w:val="00994119"/>
    <w:rsid w:val="00994254"/>
    <w:rsid w:val="009942B5"/>
    <w:rsid w:val="00994BCB"/>
    <w:rsid w:val="00994C62"/>
    <w:rsid w:val="00994D41"/>
    <w:rsid w:val="00994D74"/>
    <w:rsid w:val="00995858"/>
    <w:rsid w:val="00996275"/>
    <w:rsid w:val="00996A63"/>
    <w:rsid w:val="0099715A"/>
    <w:rsid w:val="0099732D"/>
    <w:rsid w:val="0099742D"/>
    <w:rsid w:val="009975E3"/>
    <w:rsid w:val="0099773F"/>
    <w:rsid w:val="00997F11"/>
    <w:rsid w:val="009A007C"/>
    <w:rsid w:val="009A0220"/>
    <w:rsid w:val="009A0489"/>
    <w:rsid w:val="009A05D2"/>
    <w:rsid w:val="009A08F8"/>
    <w:rsid w:val="009A0E03"/>
    <w:rsid w:val="009A0F45"/>
    <w:rsid w:val="009A0F52"/>
    <w:rsid w:val="009A174F"/>
    <w:rsid w:val="009A1796"/>
    <w:rsid w:val="009A188B"/>
    <w:rsid w:val="009A1DBD"/>
    <w:rsid w:val="009A227F"/>
    <w:rsid w:val="009A2E23"/>
    <w:rsid w:val="009A2EB4"/>
    <w:rsid w:val="009A2EF8"/>
    <w:rsid w:val="009A3032"/>
    <w:rsid w:val="009A31D3"/>
    <w:rsid w:val="009A3332"/>
    <w:rsid w:val="009A3934"/>
    <w:rsid w:val="009A3AF7"/>
    <w:rsid w:val="009A3E21"/>
    <w:rsid w:val="009A4171"/>
    <w:rsid w:val="009A4BF7"/>
    <w:rsid w:val="009A4D1B"/>
    <w:rsid w:val="009A5486"/>
    <w:rsid w:val="009A5A8A"/>
    <w:rsid w:val="009A6003"/>
    <w:rsid w:val="009A617E"/>
    <w:rsid w:val="009A622A"/>
    <w:rsid w:val="009A63E8"/>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890"/>
    <w:rsid w:val="009B21C7"/>
    <w:rsid w:val="009B2418"/>
    <w:rsid w:val="009B252F"/>
    <w:rsid w:val="009B30C7"/>
    <w:rsid w:val="009B32E6"/>
    <w:rsid w:val="009B3D20"/>
    <w:rsid w:val="009B3DA9"/>
    <w:rsid w:val="009B4057"/>
    <w:rsid w:val="009B4731"/>
    <w:rsid w:val="009B4C8C"/>
    <w:rsid w:val="009B4F44"/>
    <w:rsid w:val="009B5195"/>
    <w:rsid w:val="009B55F8"/>
    <w:rsid w:val="009B5912"/>
    <w:rsid w:val="009B5A64"/>
    <w:rsid w:val="009B6253"/>
    <w:rsid w:val="009B67EC"/>
    <w:rsid w:val="009B683A"/>
    <w:rsid w:val="009B69C6"/>
    <w:rsid w:val="009B6A81"/>
    <w:rsid w:val="009B7377"/>
    <w:rsid w:val="009B73BF"/>
    <w:rsid w:val="009B796D"/>
    <w:rsid w:val="009B7F5A"/>
    <w:rsid w:val="009C046D"/>
    <w:rsid w:val="009C0BBD"/>
    <w:rsid w:val="009C0D4F"/>
    <w:rsid w:val="009C0E0D"/>
    <w:rsid w:val="009C0EA8"/>
    <w:rsid w:val="009C1381"/>
    <w:rsid w:val="009C1432"/>
    <w:rsid w:val="009C186C"/>
    <w:rsid w:val="009C1B61"/>
    <w:rsid w:val="009C23A9"/>
    <w:rsid w:val="009C2448"/>
    <w:rsid w:val="009C26BD"/>
    <w:rsid w:val="009C2772"/>
    <w:rsid w:val="009C2815"/>
    <w:rsid w:val="009C2DA7"/>
    <w:rsid w:val="009C2E4A"/>
    <w:rsid w:val="009C329F"/>
    <w:rsid w:val="009C349B"/>
    <w:rsid w:val="009C3601"/>
    <w:rsid w:val="009C37F0"/>
    <w:rsid w:val="009C3ED9"/>
    <w:rsid w:val="009C4745"/>
    <w:rsid w:val="009C48FE"/>
    <w:rsid w:val="009C4CB8"/>
    <w:rsid w:val="009C4E8F"/>
    <w:rsid w:val="009C4F52"/>
    <w:rsid w:val="009C5694"/>
    <w:rsid w:val="009C6049"/>
    <w:rsid w:val="009C63B7"/>
    <w:rsid w:val="009C63F8"/>
    <w:rsid w:val="009C6510"/>
    <w:rsid w:val="009C675E"/>
    <w:rsid w:val="009C68A4"/>
    <w:rsid w:val="009C6C79"/>
    <w:rsid w:val="009C6FC6"/>
    <w:rsid w:val="009C7167"/>
    <w:rsid w:val="009C7168"/>
    <w:rsid w:val="009C7215"/>
    <w:rsid w:val="009C7240"/>
    <w:rsid w:val="009C7262"/>
    <w:rsid w:val="009C735B"/>
    <w:rsid w:val="009C7565"/>
    <w:rsid w:val="009C7653"/>
    <w:rsid w:val="009C7804"/>
    <w:rsid w:val="009C7913"/>
    <w:rsid w:val="009C7A02"/>
    <w:rsid w:val="009C7D38"/>
    <w:rsid w:val="009D01D3"/>
    <w:rsid w:val="009D043F"/>
    <w:rsid w:val="009D0652"/>
    <w:rsid w:val="009D1007"/>
    <w:rsid w:val="009D105F"/>
    <w:rsid w:val="009D1061"/>
    <w:rsid w:val="009D1136"/>
    <w:rsid w:val="009D1EB1"/>
    <w:rsid w:val="009D1F52"/>
    <w:rsid w:val="009D21F3"/>
    <w:rsid w:val="009D25C5"/>
    <w:rsid w:val="009D25DB"/>
    <w:rsid w:val="009D2939"/>
    <w:rsid w:val="009D2CC0"/>
    <w:rsid w:val="009D2E38"/>
    <w:rsid w:val="009D310F"/>
    <w:rsid w:val="009D32AC"/>
    <w:rsid w:val="009D3ECC"/>
    <w:rsid w:val="009D3FD4"/>
    <w:rsid w:val="009D4D79"/>
    <w:rsid w:val="009D5438"/>
    <w:rsid w:val="009D57D0"/>
    <w:rsid w:val="009D5D06"/>
    <w:rsid w:val="009D65FF"/>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213E"/>
    <w:rsid w:val="009E24AD"/>
    <w:rsid w:val="009E2663"/>
    <w:rsid w:val="009E2692"/>
    <w:rsid w:val="009E2C3E"/>
    <w:rsid w:val="009E2D17"/>
    <w:rsid w:val="009E2DD6"/>
    <w:rsid w:val="009E331B"/>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83C"/>
    <w:rsid w:val="009F19D1"/>
    <w:rsid w:val="009F1CFB"/>
    <w:rsid w:val="009F1EA9"/>
    <w:rsid w:val="009F1F18"/>
    <w:rsid w:val="009F209D"/>
    <w:rsid w:val="009F20EE"/>
    <w:rsid w:val="009F276F"/>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7DF"/>
    <w:rsid w:val="00A0082D"/>
    <w:rsid w:val="00A008CD"/>
    <w:rsid w:val="00A00A2F"/>
    <w:rsid w:val="00A01754"/>
    <w:rsid w:val="00A0183B"/>
    <w:rsid w:val="00A0229E"/>
    <w:rsid w:val="00A022A2"/>
    <w:rsid w:val="00A022D1"/>
    <w:rsid w:val="00A02659"/>
    <w:rsid w:val="00A0267A"/>
    <w:rsid w:val="00A0361D"/>
    <w:rsid w:val="00A03EC6"/>
    <w:rsid w:val="00A0456D"/>
    <w:rsid w:val="00A047B6"/>
    <w:rsid w:val="00A04C3B"/>
    <w:rsid w:val="00A05097"/>
    <w:rsid w:val="00A052F0"/>
    <w:rsid w:val="00A054AB"/>
    <w:rsid w:val="00A05682"/>
    <w:rsid w:val="00A05A0A"/>
    <w:rsid w:val="00A05A99"/>
    <w:rsid w:val="00A05FBD"/>
    <w:rsid w:val="00A06612"/>
    <w:rsid w:val="00A06890"/>
    <w:rsid w:val="00A06DBF"/>
    <w:rsid w:val="00A07233"/>
    <w:rsid w:val="00A07386"/>
    <w:rsid w:val="00A0739D"/>
    <w:rsid w:val="00A075DB"/>
    <w:rsid w:val="00A07605"/>
    <w:rsid w:val="00A0776A"/>
    <w:rsid w:val="00A07CE9"/>
    <w:rsid w:val="00A07D20"/>
    <w:rsid w:val="00A10189"/>
    <w:rsid w:val="00A10538"/>
    <w:rsid w:val="00A10909"/>
    <w:rsid w:val="00A10E03"/>
    <w:rsid w:val="00A10F05"/>
    <w:rsid w:val="00A111FA"/>
    <w:rsid w:val="00A11982"/>
    <w:rsid w:val="00A1224D"/>
    <w:rsid w:val="00A12462"/>
    <w:rsid w:val="00A1296A"/>
    <w:rsid w:val="00A12AF2"/>
    <w:rsid w:val="00A12B6A"/>
    <w:rsid w:val="00A12CD1"/>
    <w:rsid w:val="00A12F52"/>
    <w:rsid w:val="00A13338"/>
    <w:rsid w:val="00A13517"/>
    <w:rsid w:val="00A13C5B"/>
    <w:rsid w:val="00A13E3C"/>
    <w:rsid w:val="00A14238"/>
    <w:rsid w:val="00A14251"/>
    <w:rsid w:val="00A142FA"/>
    <w:rsid w:val="00A146C5"/>
    <w:rsid w:val="00A14707"/>
    <w:rsid w:val="00A14739"/>
    <w:rsid w:val="00A149CB"/>
    <w:rsid w:val="00A14E3B"/>
    <w:rsid w:val="00A1522B"/>
    <w:rsid w:val="00A152D2"/>
    <w:rsid w:val="00A154AB"/>
    <w:rsid w:val="00A15C04"/>
    <w:rsid w:val="00A1617E"/>
    <w:rsid w:val="00A16638"/>
    <w:rsid w:val="00A1665D"/>
    <w:rsid w:val="00A1696B"/>
    <w:rsid w:val="00A1703C"/>
    <w:rsid w:val="00A17041"/>
    <w:rsid w:val="00A1737F"/>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FF"/>
    <w:rsid w:val="00A22685"/>
    <w:rsid w:val="00A2271C"/>
    <w:rsid w:val="00A231AD"/>
    <w:rsid w:val="00A237E6"/>
    <w:rsid w:val="00A23EC5"/>
    <w:rsid w:val="00A24B2F"/>
    <w:rsid w:val="00A24C40"/>
    <w:rsid w:val="00A24C42"/>
    <w:rsid w:val="00A252B0"/>
    <w:rsid w:val="00A25399"/>
    <w:rsid w:val="00A25889"/>
    <w:rsid w:val="00A26101"/>
    <w:rsid w:val="00A266D5"/>
    <w:rsid w:val="00A268D0"/>
    <w:rsid w:val="00A2693B"/>
    <w:rsid w:val="00A26F14"/>
    <w:rsid w:val="00A26FD3"/>
    <w:rsid w:val="00A271DB"/>
    <w:rsid w:val="00A27236"/>
    <w:rsid w:val="00A2735E"/>
    <w:rsid w:val="00A27C0D"/>
    <w:rsid w:val="00A27CC4"/>
    <w:rsid w:val="00A27F69"/>
    <w:rsid w:val="00A3030B"/>
    <w:rsid w:val="00A305B1"/>
    <w:rsid w:val="00A30661"/>
    <w:rsid w:val="00A30931"/>
    <w:rsid w:val="00A311EF"/>
    <w:rsid w:val="00A31466"/>
    <w:rsid w:val="00A31CB0"/>
    <w:rsid w:val="00A3262C"/>
    <w:rsid w:val="00A327EE"/>
    <w:rsid w:val="00A32ECA"/>
    <w:rsid w:val="00A3314C"/>
    <w:rsid w:val="00A3315B"/>
    <w:rsid w:val="00A33351"/>
    <w:rsid w:val="00A33501"/>
    <w:rsid w:val="00A337B8"/>
    <w:rsid w:val="00A338C6"/>
    <w:rsid w:val="00A33958"/>
    <w:rsid w:val="00A339CE"/>
    <w:rsid w:val="00A33AF2"/>
    <w:rsid w:val="00A34734"/>
    <w:rsid w:val="00A347E8"/>
    <w:rsid w:val="00A34AE2"/>
    <w:rsid w:val="00A34D6C"/>
    <w:rsid w:val="00A35A2C"/>
    <w:rsid w:val="00A35B13"/>
    <w:rsid w:val="00A35C20"/>
    <w:rsid w:val="00A35D99"/>
    <w:rsid w:val="00A35F6C"/>
    <w:rsid w:val="00A3623F"/>
    <w:rsid w:val="00A3661B"/>
    <w:rsid w:val="00A3662C"/>
    <w:rsid w:val="00A36B77"/>
    <w:rsid w:val="00A36E5B"/>
    <w:rsid w:val="00A3753C"/>
    <w:rsid w:val="00A378E6"/>
    <w:rsid w:val="00A37AB7"/>
    <w:rsid w:val="00A37EFD"/>
    <w:rsid w:val="00A40849"/>
    <w:rsid w:val="00A41323"/>
    <w:rsid w:val="00A4137E"/>
    <w:rsid w:val="00A413BF"/>
    <w:rsid w:val="00A4158D"/>
    <w:rsid w:val="00A416F0"/>
    <w:rsid w:val="00A417CA"/>
    <w:rsid w:val="00A42A90"/>
    <w:rsid w:val="00A42B1F"/>
    <w:rsid w:val="00A42E19"/>
    <w:rsid w:val="00A4325A"/>
    <w:rsid w:val="00A4336E"/>
    <w:rsid w:val="00A434D8"/>
    <w:rsid w:val="00A43747"/>
    <w:rsid w:val="00A4394D"/>
    <w:rsid w:val="00A43F81"/>
    <w:rsid w:val="00A44165"/>
    <w:rsid w:val="00A441F9"/>
    <w:rsid w:val="00A44895"/>
    <w:rsid w:val="00A44CE7"/>
    <w:rsid w:val="00A44D98"/>
    <w:rsid w:val="00A44F8C"/>
    <w:rsid w:val="00A45696"/>
    <w:rsid w:val="00A457D4"/>
    <w:rsid w:val="00A45EF2"/>
    <w:rsid w:val="00A45FED"/>
    <w:rsid w:val="00A4606F"/>
    <w:rsid w:val="00A463DF"/>
    <w:rsid w:val="00A46D02"/>
    <w:rsid w:val="00A473B9"/>
    <w:rsid w:val="00A47743"/>
    <w:rsid w:val="00A47983"/>
    <w:rsid w:val="00A47A45"/>
    <w:rsid w:val="00A47F7D"/>
    <w:rsid w:val="00A50429"/>
    <w:rsid w:val="00A509A8"/>
    <w:rsid w:val="00A50B79"/>
    <w:rsid w:val="00A519E6"/>
    <w:rsid w:val="00A51A68"/>
    <w:rsid w:val="00A51E17"/>
    <w:rsid w:val="00A51E6B"/>
    <w:rsid w:val="00A526B6"/>
    <w:rsid w:val="00A52EF6"/>
    <w:rsid w:val="00A53B6B"/>
    <w:rsid w:val="00A53EBF"/>
    <w:rsid w:val="00A54163"/>
    <w:rsid w:val="00A54446"/>
    <w:rsid w:val="00A5466E"/>
    <w:rsid w:val="00A54B21"/>
    <w:rsid w:val="00A553E8"/>
    <w:rsid w:val="00A554B2"/>
    <w:rsid w:val="00A55770"/>
    <w:rsid w:val="00A55B32"/>
    <w:rsid w:val="00A55BD0"/>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33E"/>
    <w:rsid w:val="00A643A9"/>
    <w:rsid w:val="00A6480C"/>
    <w:rsid w:val="00A64988"/>
    <w:rsid w:val="00A650D5"/>
    <w:rsid w:val="00A657A7"/>
    <w:rsid w:val="00A65945"/>
    <w:rsid w:val="00A6594B"/>
    <w:rsid w:val="00A65BD8"/>
    <w:rsid w:val="00A65FBE"/>
    <w:rsid w:val="00A663D5"/>
    <w:rsid w:val="00A66644"/>
    <w:rsid w:val="00A666E6"/>
    <w:rsid w:val="00A667A5"/>
    <w:rsid w:val="00A66898"/>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71D"/>
    <w:rsid w:val="00A80939"/>
    <w:rsid w:val="00A80A11"/>
    <w:rsid w:val="00A80BA4"/>
    <w:rsid w:val="00A80EA2"/>
    <w:rsid w:val="00A8108A"/>
    <w:rsid w:val="00A815BD"/>
    <w:rsid w:val="00A81943"/>
    <w:rsid w:val="00A81AD3"/>
    <w:rsid w:val="00A81F4A"/>
    <w:rsid w:val="00A8209C"/>
    <w:rsid w:val="00A82147"/>
    <w:rsid w:val="00A82535"/>
    <w:rsid w:val="00A8263D"/>
    <w:rsid w:val="00A82AA0"/>
    <w:rsid w:val="00A82AAE"/>
    <w:rsid w:val="00A82C34"/>
    <w:rsid w:val="00A83205"/>
    <w:rsid w:val="00A8378C"/>
    <w:rsid w:val="00A83AEE"/>
    <w:rsid w:val="00A83B80"/>
    <w:rsid w:val="00A83C15"/>
    <w:rsid w:val="00A83CE3"/>
    <w:rsid w:val="00A83D13"/>
    <w:rsid w:val="00A840E6"/>
    <w:rsid w:val="00A845A0"/>
    <w:rsid w:val="00A8556C"/>
    <w:rsid w:val="00A8660C"/>
    <w:rsid w:val="00A866E3"/>
    <w:rsid w:val="00A8677A"/>
    <w:rsid w:val="00A868F9"/>
    <w:rsid w:val="00A86B65"/>
    <w:rsid w:val="00A874D5"/>
    <w:rsid w:val="00A878A8"/>
    <w:rsid w:val="00A87BFC"/>
    <w:rsid w:val="00A87EBE"/>
    <w:rsid w:val="00A87FDC"/>
    <w:rsid w:val="00A901DC"/>
    <w:rsid w:val="00A908AD"/>
    <w:rsid w:val="00A90C2A"/>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49"/>
    <w:rsid w:val="00A958D8"/>
    <w:rsid w:val="00A959AB"/>
    <w:rsid w:val="00A95AD1"/>
    <w:rsid w:val="00A96099"/>
    <w:rsid w:val="00A967F1"/>
    <w:rsid w:val="00A9683C"/>
    <w:rsid w:val="00A96986"/>
    <w:rsid w:val="00A96B48"/>
    <w:rsid w:val="00A97419"/>
    <w:rsid w:val="00A97978"/>
    <w:rsid w:val="00AA0127"/>
    <w:rsid w:val="00AA0DAF"/>
    <w:rsid w:val="00AA150E"/>
    <w:rsid w:val="00AA1527"/>
    <w:rsid w:val="00AA1EF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4F0"/>
    <w:rsid w:val="00AA5A71"/>
    <w:rsid w:val="00AA5D21"/>
    <w:rsid w:val="00AA5DA3"/>
    <w:rsid w:val="00AA5F42"/>
    <w:rsid w:val="00AA6925"/>
    <w:rsid w:val="00AA6F41"/>
    <w:rsid w:val="00AA74E1"/>
    <w:rsid w:val="00AA7A37"/>
    <w:rsid w:val="00AA7BF8"/>
    <w:rsid w:val="00AB025B"/>
    <w:rsid w:val="00AB085C"/>
    <w:rsid w:val="00AB1026"/>
    <w:rsid w:val="00AB13D9"/>
    <w:rsid w:val="00AB1825"/>
    <w:rsid w:val="00AB1A59"/>
    <w:rsid w:val="00AB1C7D"/>
    <w:rsid w:val="00AB2741"/>
    <w:rsid w:val="00AB2911"/>
    <w:rsid w:val="00AB2EE3"/>
    <w:rsid w:val="00AB2EFC"/>
    <w:rsid w:val="00AB2F30"/>
    <w:rsid w:val="00AB3306"/>
    <w:rsid w:val="00AB3670"/>
    <w:rsid w:val="00AB3673"/>
    <w:rsid w:val="00AB3873"/>
    <w:rsid w:val="00AB3CAF"/>
    <w:rsid w:val="00AB3D0A"/>
    <w:rsid w:val="00AB3DE0"/>
    <w:rsid w:val="00AB3EF0"/>
    <w:rsid w:val="00AB43F3"/>
    <w:rsid w:val="00AB4648"/>
    <w:rsid w:val="00AB4763"/>
    <w:rsid w:val="00AB47F8"/>
    <w:rsid w:val="00AB48AD"/>
    <w:rsid w:val="00AB4F52"/>
    <w:rsid w:val="00AB51B6"/>
    <w:rsid w:val="00AB576C"/>
    <w:rsid w:val="00AB595D"/>
    <w:rsid w:val="00AB5EA1"/>
    <w:rsid w:val="00AB60F0"/>
    <w:rsid w:val="00AB69FB"/>
    <w:rsid w:val="00AB6EB2"/>
    <w:rsid w:val="00AB791A"/>
    <w:rsid w:val="00AB7BA4"/>
    <w:rsid w:val="00AB7BCB"/>
    <w:rsid w:val="00AB7F87"/>
    <w:rsid w:val="00AC00FA"/>
    <w:rsid w:val="00AC08E5"/>
    <w:rsid w:val="00AC0CE9"/>
    <w:rsid w:val="00AC119E"/>
    <w:rsid w:val="00AC1328"/>
    <w:rsid w:val="00AC1412"/>
    <w:rsid w:val="00AC1879"/>
    <w:rsid w:val="00AC207D"/>
    <w:rsid w:val="00AC278A"/>
    <w:rsid w:val="00AC280B"/>
    <w:rsid w:val="00AC28EA"/>
    <w:rsid w:val="00AC293D"/>
    <w:rsid w:val="00AC2EC2"/>
    <w:rsid w:val="00AC3B36"/>
    <w:rsid w:val="00AC3C37"/>
    <w:rsid w:val="00AC3E36"/>
    <w:rsid w:val="00AC5179"/>
    <w:rsid w:val="00AC52BC"/>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FC0"/>
    <w:rsid w:val="00AD46A9"/>
    <w:rsid w:val="00AD4DD6"/>
    <w:rsid w:val="00AD4F75"/>
    <w:rsid w:val="00AD5106"/>
    <w:rsid w:val="00AD56CA"/>
    <w:rsid w:val="00AD5952"/>
    <w:rsid w:val="00AD5A75"/>
    <w:rsid w:val="00AD5B8E"/>
    <w:rsid w:val="00AD6174"/>
    <w:rsid w:val="00AD6396"/>
    <w:rsid w:val="00AD6681"/>
    <w:rsid w:val="00AD6C5B"/>
    <w:rsid w:val="00AE0A3E"/>
    <w:rsid w:val="00AE0ED8"/>
    <w:rsid w:val="00AE127E"/>
    <w:rsid w:val="00AE13A6"/>
    <w:rsid w:val="00AE14BC"/>
    <w:rsid w:val="00AE164D"/>
    <w:rsid w:val="00AE1656"/>
    <w:rsid w:val="00AE1768"/>
    <w:rsid w:val="00AE1B07"/>
    <w:rsid w:val="00AE2B6E"/>
    <w:rsid w:val="00AE35FE"/>
    <w:rsid w:val="00AE3C83"/>
    <w:rsid w:val="00AE3E4E"/>
    <w:rsid w:val="00AE40E0"/>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E46"/>
    <w:rsid w:val="00AE73DB"/>
    <w:rsid w:val="00AE7F14"/>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D40"/>
    <w:rsid w:val="00AF1F8F"/>
    <w:rsid w:val="00AF238B"/>
    <w:rsid w:val="00AF23BD"/>
    <w:rsid w:val="00AF3010"/>
    <w:rsid w:val="00AF313E"/>
    <w:rsid w:val="00AF316A"/>
    <w:rsid w:val="00AF35E2"/>
    <w:rsid w:val="00AF3B9A"/>
    <w:rsid w:val="00AF410D"/>
    <w:rsid w:val="00AF4143"/>
    <w:rsid w:val="00AF4214"/>
    <w:rsid w:val="00AF455F"/>
    <w:rsid w:val="00AF4656"/>
    <w:rsid w:val="00AF4E6F"/>
    <w:rsid w:val="00AF52E7"/>
    <w:rsid w:val="00AF5519"/>
    <w:rsid w:val="00AF58D6"/>
    <w:rsid w:val="00AF5B0E"/>
    <w:rsid w:val="00AF5EF4"/>
    <w:rsid w:val="00AF5F5B"/>
    <w:rsid w:val="00AF6231"/>
    <w:rsid w:val="00AF6920"/>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3341"/>
    <w:rsid w:val="00B036B3"/>
    <w:rsid w:val="00B0380E"/>
    <w:rsid w:val="00B0398C"/>
    <w:rsid w:val="00B041D5"/>
    <w:rsid w:val="00B0445F"/>
    <w:rsid w:val="00B04765"/>
    <w:rsid w:val="00B048DE"/>
    <w:rsid w:val="00B049E4"/>
    <w:rsid w:val="00B052AC"/>
    <w:rsid w:val="00B05408"/>
    <w:rsid w:val="00B05711"/>
    <w:rsid w:val="00B05952"/>
    <w:rsid w:val="00B05C61"/>
    <w:rsid w:val="00B063D8"/>
    <w:rsid w:val="00B06616"/>
    <w:rsid w:val="00B068FC"/>
    <w:rsid w:val="00B06973"/>
    <w:rsid w:val="00B07563"/>
    <w:rsid w:val="00B07899"/>
    <w:rsid w:val="00B0793C"/>
    <w:rsid w:val="00B108AE"/>
    <w:rsid w:val="00B10DCE"/>
    <w:rsid w:val="00B1136E"/>
    <w:rsid w:val="00B117F1"/>
    <w:rsid w:val="00B1188E"/>
    <w:rsid w:val="00B1193C"/>
    <w:rsid w:val="00B11F70"/>
    <w:rsid w:val="00B12267"/>
    <w:rsid w:val="00B127FF"/>
    <w:rsid w:val="00B12EEF"/>
    <w:rsid w:val="00B13225"/>
    <w:rsid w:val="00B13285"/>
    <w:rsid w:val="00B1353D"/>
    <w:rsid w:val="00B13A9F"/>
    <w:rsid w:val="00B13EED"/>
    <w:rsid w:val="00B14695"/>
    <w:rsid w:val="00B14A20"/>
    <w:rsid w:val="00B14C38"/>
    <w:rsid w:val="00B14D4E"/>
    <w:rsid w:val="00B14DCA"/>
    <w:rsid w:val="00B14E6F"/>
    <w:rsid w:val="00B14FB1"/>
    <w:rsid w:val="00B15088"/>
    <w:rsid w:val="00B1509C"/>
    <w:rsid w:val="00B15A75"/>
    <w:rsid w:val="00B168FD"/>
    <w:rsid w:val="00B16980"/>
    <w:rsid w:val="00B1785F"/>
    <w:rsid w:val="00B17C17"/>
    <w:rsid w:val="00B17CCC"/>
    <w:rsid w:val="00B202AF"/>
    <w:rsid w:val="00B202E3"/>
    <w:rsid w:val="00B20965"/>
    <w:rsid w:val="00B20CF3"/>
    <w:rsid w:val="00B2103D"/>
    <w:rsid w:val="00B21480"/>
    <w:rsid w:val="00B21A94"/>
    <w:rsid w:val="00B21C68"/>
    <w:rsid w:val="00B22177"/>
    <w:rsid w:val="00B224AF"/>
    <w:rsid w:val="00B2254C"/>
    <w:rsid w:val="00B225E1"/>
    <w:rsid w:val="00B2295B"/>
    <w:rsid w:val="00B22967"/>
    <w:rsid w:val="00B229F5"/>
    <w:rsid w:val="00B22F5A"/>
    <w:rsid w:val="00B2315D"/>
    <w:rsid w:val="00B232E8"/>
    <w:rsid w:val="00B23350"/>
    <w:rsid w:val="00B2347F"/>
    <w:rsid w:val="00B248BC"/>
    <w:rsid w:val="00B24B9A"/>
    <w:rsid w:val="00B24F58"/>
    <w:rsid w:val="00B25080"/>
    <w:rsid w:val="00B2508F"/>
    <w:rsid w:val="00B250A4"/>
    <w:rsid w:val="00B25907"/>
    <w:rsid w:val="00B25B38"/>
    <w:rsid w:val="00B26572"/>
    <w:rsid w:val="00B265A1"/>
    <w:rsid w:val="00B26BFF"/>
    <w:rsid w:val="00B27151"/>
    <w:rsid w:val="00B27226"/>
    <w:rsid w:val="00B273C0"/>
    <w:rsid w:val="00B30637"/>
    <w:rsid w:val="00B30686"/>
    <w:rsid w:val="00B310A7"/>
    <w:rsid w:val="00B315B5"/>
    <w:rsid w:val="00B31E2F"/>
    <w:rsid w:val="00B32720"/>
    <w:rsid w:val="00B32883"/>
    <w:rsid w:val="00B32AD4"/>
    <w:rsid w:val="00B32B7D"/>
    <w:rsid w:val="00B32E9C"/>
    <w:rsid w:val="00B33679"/>
    <w:rsid w:val="00B336F8"/>
    <w:rsid w:val="00B33D72"/>
    <w:rsid w:val="00B33DEB"/>
    <w:rsid w:val="00B34000"/>
    <w:rsid w:val="00B34036"/>
    <w:rsid w:val="00B34C1B"/>
    <w:rsid w:val="00B34CB1"/>
    <w:rsid w:val="00B34D00"/>
    <w:rsid w:val="00B351AC"/>
    <w:rsid w:val="00B352EF"/>
    <w:rsid w:val="00B35725"/>
    <w:rsid w:val="00B35C20"/>
    <w:rsid w:val="00B36B68"/>
    <w:rsid w:val="00B37752"/>
    <w:rsid w:val="00B37757"/>
    <w:rsid w:val="00B37794"/>
    <w:rsid w:val="00B37A41"/>
    <w:rsid w:val="00B40034"/>
    <w:rsid w:val="00B404B5"/>
    <w:rsid w:val="00B404ED"/>
    <w:rsid w:val="00B40A57"/>
    <w:rsid w:val="00B40D48"/>
    <w:rsid w:val="00B4103B"/>
    <w:rsid w:val="00B410EE"/>
    <w:rsid w:val="00B41248"/>
    <w:rsid w:val="00B41AC1"/>
    <w:rsid w:val="00B41C6B"/>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A26"/>
    <w:rsid w:val="00B46AED"/>
    <w:rsid w:val="00B46C8F"/>
    <w:rsid w:val="00B47278"/>
    <w:rsid w:val="00B47281"/>
    <w:rsid w:val="00B47339"/>
    <w:rsid w:val="00B47587"/>
    <w:rsid w:val="00B47B8E"/>
    <w:rsid w:val="00B5036D"/>
    <w:rsid w:val="00B50699"/>
    <w:rsid w:val="00B506F1"/>
    <w:rsid w:val="00B506F8"/>
    <w:rsid w:val="00B50C5D"/>
    <w:rsid w:val="00B51419"/>
    <w:rsid w:val="00B514C6"/>
    <w:rsid w:val="00B517C7"/>
    <w:rsid w:val="00B52B3C"/>
    <w:rsid w:val="00B5323E"/>
    <w:rsid w:val="00B53305"/>
    <w:rsid w:val="00B53697"/>
    <w:rsid w:val="00B537D6"/>
    <w:rsid w:val="00B54AD1"/>
    <w:rsid w:val="00B54E09"/>
    <w:rsid w:val="00B55837"/>
    <w:rsid w:val="00B5591C"/>
    <w:rsid w:val="00B55CB0"/>
    <w:rsid w:val="00B56633"/>
    <w:rsid w:val="00B56B14"/>
    <w:rsid w:val="00B57055"/>
    <w:rsid w:val="00B573BC"/>
    <w:rsid w:val="00B575B3"/>
    <w:rsid w:val="00B57848"/>
    <w:rsid w:val="00B578FB"/>
    <w:rsid w:val="00B57E6C"/>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ACA"/>
    <w:rsid w:val="00B6640E"/>
    <w:rsid w:val="00B6693D"/>
    <w:rsid w:val="00B66E08"/>
    <w:rsid w:val="00B67197"/>
    <w:rsid w:val="00B6736C"/>
    <w:rsid w:val="00B6776B"/>
    <w:rsid w:val="00B67C6F"/>
    <w:rsid w:val="00B67F9A"/>
    <w:rsid w:val="00B704C6"/>
    <w:rsid w:val="00B71609"/>
    <w:rsid w:val="00B71C49"/>
    <w:rsid w:val="00B71D51"/>
    <w:rsid w:val="00B725C6"/>
    <w:rsid w:val="00B729FE"/>
    <w:rsid w:val="00B72ED4"/>
    <w:rsid w:val="00B73885"/>
    <w:rsid w:val="00B73980"/>
    <w:rsid w:val="00B73B76"/>
    <w:rsid w:val="00B73C35"/>
    <w:rsid w:val="00B73DFA"/>
    <w:rsid w:val="00B7498F"/>
    <w:rsid w:val="00B74E1F"/>
    <w:rsid w:val="00B750D3"/>
    <w:rsid w:val="00B750F8"/>
    <w:rsid w:val="00B753E6"/>
    <w:rsid w:val="00B75CB1"/>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20F5"/>
    <w:rsid w:val="00B82446"/>
    <w:rsid w:val="00B82906"/>
    <w:rsid w:val="00B82F81"/>
    <w:rsid w:val="00B833DF"/>
    <w:rsid w:val="00B83874"/>
    <w:rsid w:val="00B84505"/>
    <w:rsid w:val="00B84772"/>
    <w:rsid w:val="00B848F1"/>
    <w:rsid w:val="00B850D2"/>
    <w:rsid w:val="00B851D9"/>
    <w:rsid w:val="00B852EE"/>
    <w:rsid w:val="00B8569C"/>
    <w:rsid w:val="00B85AFB"/>
    <w:rsid w:val="00B85FC4"/>
    <w:rsid w:val="00B8600C"/>
    <w:rsid w:val="00B86397"/>
    <w:rsid w:val="00B86764"/>
    <w:rsid w:val="00B86AAC"/>
    <w:rsid w:val="00B870AB"/>
    <w:rsid w:val="00B8793C"/>
    <w:rsid w:val="00B87F4C"/>
    <w:rsid w:val="00B903F6"/>
    <w:rsid w:val="00B9094A"/>
    <w:rsid w:val="00B91D41"/>
    <w:rsid w:val="00B91F91"/>
    <w:rsid w:val="00B91F97"/>
    <w:rsid w:val="00B92070"/>
    <w:rsid w:val="00B9213E"/>
    <w:rsid w:val="00B923F7"/>
    <w:rsid w:val="00B9245A"/>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70F2"/>
    <w:rsid w:val="00B975A8"/>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3648"/>
    <w:rsid w:val="00BA38DF"/>
    <w:rsid w:val="00BA399B"/>
    <w:rsid w:val="00BA39B8"/>
    <w:rsid w:val="00BA40FE"/>
    <w:rsid w:val="00BA46FB"/>
    <w:rsid w:val="00BA505C"/>
    <w:rsid w:val="00BA5119"/>
    <w:rsid w:val="00BA5BFD"/>
    <w:rsid w:val="00BA5F31"/>
    <w:rsid w:val="00BA61DB"/>
    <w:rsid w:val="00BA6609"/>
    <w:rsid w:val="00BA6927"/>
    <w:rsid w:val="00BA697B"/>
    <w:rsid w:val="00BA6B39"/>
    <w:rsid w:val="00BA6BFE"/>
    <w:rsid w:val="00BA6E09"/>
    <w:rsid w:val="00BA7274"/>
    <w:rsid w:val="00BA73DC"/>
    <w:rsid w:val="00BB0317"/>
    <w:rsid w:val="00BB0BBF"/>
    <w:rsid w:val="00BB1051"/>
    <w:rsid w:val="00BB1184"/>
    <w:rsid w:val="00BB1333"/>
    <w:rsid w:val="00BB144C"/>
    <w:rsid w:val="00BB1544"/>
    <w:rsid w:val="00BB1560"/>
    <w:rsid w:val="00BB20B7"/>
    <w:rsid w:val="00BB238D"/>
    <w:rsid w:val="00BB2585"/>
    <w:rsid w:val="00BB27CC"/>
    <w:rsid w:val="00BB30FA"/>
    <w:rsid w:val="00BB3677"/>
    <w:rsid w:val="00BB371A"/>
    <w:rsid w:val="00BB3AC5"/>
    <w:rsid w:val="00BB3FBF"/>
    <w:rsid w:val="00BB4BC2"/>
    <w:rsid w:val="00BB4CE3"/>
    <w:rsid w:val="00BB623C"/>
    <w:rsid w:val="00BB671D"/>
    <w:rsid w:val="00BB6732"/>
    <w:rsid w:val="00BB6FF5"/>
    <w:rsid w:val="00BB720F"/>
    <w:rsid w:val="00BB72BF"/>
    <w:rsid w:val="00BB746D"/>
    <w:rsid w:val="00BB77AC"/>
    <w:rsid w:val="00BB7A73"/>
    <w:rsid w:val="00BB7D51"/>
    <w:rsid w:val="00BB7FBD"/>
    <w:rsid w:val="00BC04D6"/>
    <w:rsid w:val="00BC0CC3"/>
    <w:rsid w:val="00BC0CEB"/>
    <w:rsid w:val="00BC118A"/>
    <w:rsid w:val="00BC12E3"/>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63F5"/>
    <w:rsid w:val="00BC6C7E"/>
    <w:rsid w:val="00BC71DC"/>
    <w:rsid w:val="00BD03F7"/>
    <w:rsid w:val="00BD04E0"/>
    <w:rsid w:val="00BD0C99"/>
    <w:rsid w:val="00BD0DA7"/>
    <w:rsid w:val="00BD0E08"/>
    <w:rsid w:val="00BD0E45"/>
    <w:rsid w:val="00BD1003"/>
    <w:rsid w:val="00BD1366"/>
    <w:rsid w:val="00BD1484"/>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B26"/>
    <w:rsid w:val="00BD4D4F"/>
    <w:rsid w:val="00BD4E9E"/>
    <w:rsid w:val="00BD523E"/>
    <w:rsid w:val="00BD536C"/>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13AF"/>
    <w:rsid w:val="00BE1BE8"/>
    <w:rsid w:val="00BE2276"/>
    <w:rsid w:val="00BE2336"/>
    <w:rsid w:val="00BE2406"/>
    <w:rsid w:val="00BE2694"/>
    <w:rsid w:val="00BE2967"/>
    <w:rsid w:val="00BE2A25"/>
    <w:rsid w:val="00BE2A6F"/>
    <w:rsid w:val="00BE3461"/>
    <w:rsid w:val="00BE4D92"/>
    <w:rsid w:val="00BE574C"/>
    <w:rsid w:val="00BE600A"/>
    <w:rsid w:val="00BE6028"/>
    <w:rsid w:val="00BE6147"/>
    <w:rsid w:val="00BE6263"/>
    <w:rsid w:val="00BE631A"/>
    <w:rsid w:val="00BE67C5"/>
    <w:rsid w:val="00BE680D"/>
    <w:rsid w:val="00BE6E5D"/>
    <w:rsid w:val="00BE6F02"/>
    <w:rsid w:val="00BE7005"/>
    <w:rsid w:val="00BE7105"/>
    <w:rsid w:val="00BE7179"/>
    <w:rsid w:val="00BE7CDB"/>
    <w:rsid w:val="00BE7F02"/>
    <w:rsid w:val="00BF051D"/>
    <w:rsid w:val="00BF0754"/>
    <w:rsid w:val="00BF0A7A"/>
    <w:rsid w:val="00BF0CB9"/>
    <w:rsid w:val="00BF1327"/>
    <w:rsid w:val="00BF1B25"/>
    <w:rsid w:val="00BF2179"/>
    <w:rsid w:val="00BF23D7"/>
    <w:rsid w:val="00BF280F"/>
    <w:rsid w:val="00BF2865"/>
    <w:rsid w:val="00BF28E8"/>
    <w:rsid w:val="00BF309B"/>
    <w:rsid w:val="00BF36CB"/>
    <w:rsid w:val="00BF3E4B"/>
    <w:rsid w:val="00BF44D6"/>
    <w:rsid w:val="00BF459F"/>
    <w:rsid w:val="00BF477C"/>
    <w:rsid w:val="00BF4CBB"/>
    <w:rsid w:val="00BF55F5"/>
    <w:rsid w:val="00BF619D"/>
    <w:rsid w:val="00BF62E2"/>
    <w:rsid w:val="00BF6AB9"/>
    <w:rsid w:val="00BF6E03"/>
    <w:rsid w:val="00BF6E72"/>
    <w:rsid w:val="00BF701C"/>
    <w:rsid w:val="00BF7159"/>
    <w:rsid w:val="00BF79C7"/>
    <w:rsid w:val="00BF7A16"/>
    <w:rsid w:val="00BF7A2A"/>
    <w:rsid w:val="00C000B6"/>
    <w:rsid w:val="00C00387"/>
    <w:rsid w:val="00C00AAF"/>
    <w:rsid w:val="00C00AD9"/>
    <w:rsid w:val="00C00F21"/>
    <w:rsid w:val="00C01249"/>
    <w:rsid w:val="00C0139C"/>
    <w:rsid w:val="00C01746"/>
    <w:rsid w:val="00C02182"/>
    <w:rsid w:val="00C02A77"/>
    <w:rsid w:val="00C03AD5"/>
    <w:rsid w:val="00C0512E"/>
    <w:rsid w:val="00C0526E"/>
    <w:rsid w:val="00C0588C"/>
    <w:rsid w:val="00C05BEC"/>
    <w:rsid w:val="00C05DB0"/>
    <w:rsid w:val="00C05E5F"/>
    <w:rsid w:val="00C0612E"/>
    <w:rsid w:val="00C0627A"/>
    <w:rsid w:val="00C06409"/>
    <w:rsid w:val="00C06904"/>
    <w:rsid w:val="00C0697F"/>
    <w:rsid w:val="00C06EAE"/>
    <w:rsid w:val="00C073C5"/>
    <w:rsid w:val="00C07BB8"/>
    <w:rsid w:val="00C10030"/>
    <w:rsid w:val="00C100E8"/>
    <w:rsid w:val="00C1026D"/>
    <w:rsid w:val="00C10631"/>
    <w:rsid w:val="00C10B3D"/>
    <w:rsid w:val="00C11456"/>
    <w:rsid w:val="00C11477"/>
    <w:rsid w:val="00C114FD"/>
    <w:rsid w:val="00C11747"/>
    <w:rsid w:val="00C117E0"/>
    <w:rsid w:val="00C1183E"/>
    <w:rsid w:val="00C121C2"/>
    <w:rsid w:val="00C123CF"/>
    <w:rsid w:val="00C124A7"/>
    <w:rsid w:val="00C12909"/>
    <w:rsid w:val="00C12C72"/>
    <w:rsid w:val="00C13151"/>
    <w:rsid w:val="00C13A3C"/>
    <w:rsid w:val="00C13E03"/>
    <w:rsid w:val="00C14543"/>
    <w:rsid w:val="00C14583"/>
    <w:rsid w:val="00C14986"/>
    <w:rsid w:val="00C14BE2"/>
    <w:rsid w:val="00C14F97"/>
    <w:rsid w:val="00C1521D"/>
    <w:rsid w:val="00C15399"/>
    <w:rsid w:val="00C153DB"/>
    <w:rsid w:val="00C157A7"/>
    <w:rsid w:val="00C158E6"/>
    <w:rsid w:val="00C1593B"/>
    <w:rsid w:val="00C15AE9"/>
    <w:rsid w:val="00C15CAB"/>
    <w:rsid w:val="00C17498"/>
    <w:rsid w:val="00C17ACB"/>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3247"/>
    <w:rsid w:val="00C23375"/>
    <w:rsid w:val="00C233D4"/>
    <w:rsid w:val="00C23BB4"/>
    <w:rsid w:val="00C24647"/>
    <w:rsid w:val="00C246D9"/>
    <w:rsid w:val="00C24908"/>
    <w:rsid w:val="00C24AEB"/>
    <w:rsid w:val="00C253D5"/>
    <w:rsid w:val="00C25488"/>
    <w:rsid w:val="00C2577B"/>
    <w:rsid w:val="00C25A24"/>
    <w:rsid w:val="00C26132"/>
    <w:rsid w:val="00C26507"/>
    <w:rsid w:val="00C26573"/>
    <w:rsid w:val="00C26A20"/>
    <w:rsid w:val="00C26A4E"/>
    <w:rsid w:val="00C26D66"/>
    <w:rsid w:val="00C26D7B"/>
    <w:rsid w:val="00C27045"/>
    <w:rsid w:val="00C271BB"/>
    <w:rsid w:val="00C273FD"/>
    <w:rsid w:val="00C2782B"/>
    <w:rsid w:val="00C30016"/>
    <w:rsid w:val="00C3056A"/>
    <w:rsid w:val="00C30A25"/>
    <w:rsid w:val="00C30E98"/>
    <w:rsid w:val="00C30F5C"/>
    <w:rsid w:val="00C31377"/>
    <w:rsid w:val="00C3171C"/>
    <w:rsid w:val="00C32F02"/>
    <w:rsid w:val="00C3307B"/>
    <w:rsid w:val="00C33113"/>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8B5"/>
    <w:rsid w:val="00C36B4D"/>
    <w:rsid w:val="00C36C17"/>
    <w:rsid w:val="00C37953"/>
    <w:rsid w:val="00C37977"/>
    <w:rsid w:val="00C40016"/>
    <w:rsid w:val="00C40353"/>
    <w:rsid w:val="00C40945"/>
    <w:rsid w:val="00C409F6"/>
    <w:rsid w:val="00C40A9B"/>
    <w:rsid w:val="00C40C22"/>
    <w:rsid w:val="00C40D01"/>
    <w:rsid w:val="00C41D93"/>
    <w:rsid w:val="00C41EC8"/>
    <w:rsid w:val="00C42A8D"/>
    <w:rsid w:val="00C4306A"/>
    <w:rsid w:val="00C4346D"/>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1EB"/>
    <w:rsid w:val="00C465B8"/>
    <w:rsid w:val="00C46BB9"/>
    <w:rsid w:val="00C4752F"/>
    <w:rsid w:val="00C47597"/>
    <w:rsid w:val="00C503BB"/>
    <w:rsid w:val="00C50CD5"/>
    <w:rsid w:val="00C50F2F"/>
    <w:rsid w:val="00C51976"/>
    <w:rsid w:val="00C519AA"/>
    <w:rsid w:val="00C51A0F"/>
    <w:rsid w:val="00C51EC7"/>
    <w:rsid w:val="00C51F3D"/>
    <w:rsid w:val="00C52088"/>
    <w:rsid w:val="00C527CF"/>
    <w:rsid w:val="00C52B0B"/>
    <w:rsid w:val="00C53716"/>
    <w:rsid w:val="00C53CDE"/>
    <w:rsid w:val="00C540BA"/>
    <w:rsid w:val="00C54243"/>
    <w:rsid w:val="00C5434A"/>
    <w:rsid w:val="00C547BE"/>
    <w:rsid w:val="00C548ED"/>
    <w:rsid w:val="00C54CBF"/>
    <w:rsid w:val="00C54D52"/>
    <w:rsid w:val="00C553E7"/>
    <w:rsid w:val="00C55685"/>
    <w:rsid w:val="00C558C0"/>
    <w:rsid w:val="00C55B11"/>
    <w:rsid w:val="00C55D39"/>
    <w:rsid w:val="00C55E84"/>
    <w:rsid w:val="00C56023"/>
    <w:rsid w:val="00C56118"/>
    <w:rsid w:val="00C56400"/>
    <w:rsid w:val="00C564DE"/>
    <w:rsid w:val="00C565CD"/>
    <w:rsid w:val="00C565D3"/>
    <w:rsid w:val="00C56CC4"/>
    <w:rsid w:val="00C570B1"/>
    <w:rsid w:val="00C57218"/>
    <w:rsid w:val="00C572D7"/>
    <w:rsid w:val="00C57388"/>
    <w:rsid w:val="00C574DE"/>
    <w:rsid w:val="00C60244"/>
    <w:rsid w:val="00C6078D"/>
    <w:rsid w:val="00C607D8"/>
    <w:rsid w:val="00C608A4"/>
    <w:rsid w:val="00C608FF"/>
    <w:rsid w:val="00C60B7A"/>
    <w:rsid w:val="00C60F95"/>
    <w:rsid w:val="00C6150F"/>
    <w:rsid w:val="00C61675"/>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B"/>
    <w:rsid w:val="00C6729C"/>
    <w:rsid w:val="00C672DB"/>
    <w:rsid w:val="00C67689"/>
    <w:rsid w:val="00C6798A"/>
    <w:rsid w:val="00C7079B"/>
    <w:rsid w:val="00C70D18"/>
    <w:rsid w:val="00C70EE1"/>
    <w:rsid w:val="00C7185F"/>
    <w:rsid w:val="00C71A6D"/>
    <w:rsid w:val="00C72196"/>
    <w:rsid w:val="00C72886"/>
    <w:rsid w:val="00C729B8"/>
    <w:rsid w:val="00C72DD8"/>
    <w:rsid w:val="00C72E29"/>
    <w:rsid w:val="00C72E38"/>
    <w:rsid w:val="00C7347E"/>
    <w:rsid w:val="00C735C8"/>
    <w:rsid w:val="00C7380B"/>
    <w:rsid w:val="00C73851"/>
    <w:rsid w:val="00C73A38"/>
    <w:rsid w:val="00C73E39"/>
    <w:rsid w:val="00C7411B"/>
    <w:rsid w:val="00C74160"/>
    <w:rsid w:val="00C74800"/>
    <w:rsid w:val="00C7486B"/>
    <w:rsid w:val="00C74C72"/>
    <w:rsid w:val="00C74D79"/>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E2E"/>
    <w:rsid w:val="00C80EFD"/>
    <w:rsid w:val="00C811B8"/>
    <w:rsid w:val="00C814DC"/>
    <w:rsid w:val="00C81AAA"/>
    <w:rsid w:val="00C81E55"/>
    <w:rsid w:val="00C8210C"/>
    <w:rsid w:val="00C824D8"/>
    <w:rsid w:val="00C826EC"/>
    <w:rsid w:val="00C826FB"/>
    <w:rsid w:val="00C827C2"/>
    <w:rsid w:val="00C82CBC"/>
    <w:rsid w:val="00C8302A"/>
    <w:rsid w:val="00C84150"/>
    <w:rsid w:val="00C84623"/>
    <w:rsid w:val="00C852D9"/>
    <w:rsid w:val="00C8549E"/>
    <w:rsid w:val="00C8563E"/>
    <w:rsid w:val="00C858B7"/>
    <w:rsid w:val="00C859C0"/>
    <w:rsid w:val="00C86DB1"/>
    <w:rsid w:val="00C86FCA"/>
    <w:rsid w:val="00C871B1"/>
    <w:rsid w:val="00C90138"/>
    <w:rsid w:val="00C902C4"/>
    <w:rsid w:val="00C9045A"/>
    <w:rsid w:val="00C917CD"/>
    <w:rsid w:val="00C91AA4"/>
    <w:rsid w:val="00C91B3B"/>
    <w:rsid w:val="00C91D65"/>
    <w:rsid w:val="00C9237E"/>
    <w:rsid w:val="00C92568"/>
    <w:rsid w:val="00C927A8"/>
    <w:rsid w:val="00C92B74"/>
    <w:rsid w:val="00C92BCE"/>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A0365"/>
    <w:rsid w:val="00CA0610"/>
    <w:rsid w:val="00CA1244"/>
    <w:rsid w:val="00CA125C"/>
    <w:rsid w:val="00CA15A7"/>
    <w:rsid w:val="00CA16CB"/>
    <w:rsid w:val="00CA21BD"/>
    <w:rsid w:val="00CA21E8"/>
    <w:rsid w:val="00CA23E1"/>
    <w:rsid w:val="00CA2454"/>
    <w:rsid w:val="00CA276C"/>
    <w:rsid w:val="00CA2CC3"/>
    <w:rsid w:val="00CA323C"/>
    <w:rsid w:val="00CA339C"/>
    <w:rsid w:val="00CA37A8"/>
    <w:rsid w:val="00CA3C3F"/>
    <w:rsid w:val="00CA3D6B"/>
    <w:rsid w:val="00CA40AE"/>
    <w:rsid w:val="00CA41BE"/>
    <w:rsid w:val="00CA48DF"/>
    <w:rsid w:val="00CA4AAB"/>
    <w:rsid w:val="00CA4D6E"/>
    <w:rsid w:val="00CA4DF9"/>
    <w:rsid w:val="00CA4E5A"/>
    <w:rsid w:val="00CA5755"/>
    <w:rsid w:val="00CA57BD"/>
    <w:rsid w:val="00CA643B"/>
    <w:rsid w:val="00CA65D4"/>
    <w:rsid w:val="00CA6660"/>
    <w:rsid w:val="00CA6F28"/>
    <w:rsid w:val="00CA736D"/>
    <w:rsid w:val="00CA7C6A"/>
    <w:rsid w:val="00CA7E3A"/>
    <w:rsid w:val="00CB0004"/>
    <w:rsid w:val="00CB02D9"/>
    <w:rsid w:val="00CB0454"/>
    <w:rsid w:val="00CB0816"/>
    <w:rsid w:val="00CB0FB5"/>
    <w:rsid w:val="00CB0FE7"/>
    <w:rsid w:val="00CB1582"/>
    <w:rsid w:val="00CB1EC2"/>
    <w:rsid w:val="00CB1F9E"/>
    <w:rsid w:val="00CB226F"/>
    <w:rsid w:val="00CB22AC"/>
    <w:rsid w:val="00CB261A"/>
    <w:rsid w:val="00CB28B8"/>
    <w:rsid w:val="00CB2E71"/>
    <w:rsid w:val="00CB30B0"/>
    <w:rsid w:val="00CB389B"/>
    <w:rsid w:val="00CB4838"/>
    <w:rsid w:val="00CB4D9A"/>
    <w:rsid w:val="00CB537B"/>
    <w:rsid w:val="00CB5CF4"/>
    <w:rsid w:val="00CB5EED"/>
    <w:rsid w:val="00CB6078"/>
    <w:rsid w:val="00CB639F"/>
    <w:rsid w:val="00CB63EC"/>
    <w:rsid w:val="00CB6637"/>
    <w:rsid w:val="00CB6ADE"/>
    <w:rsid w:val="00CB6AE4"/>
    <w:rsid w:val="00CB6B1B"/>
    <w:rsid w:val="00CB7434"/>
    <w:rsid w:val="00CB7694"/>
    <w:rsid w:val="00CB7FEF"/>
    <w:rsid w:val="00CC0239"/>
    <w:rsid w:val="00CC0252"/>
    <w:rsid w:val="00CC0450"/>
    <w:rsid w:val="00CC07C2"/>
    <w:rsid w:val="00CC0AA0"/>
    <w:rsid w:val="00CC0F56"/>
    <w:rsid w:val="00CC138A"/>
    <w:rsid w:val="00CC17A2"/>
    <w:rsid w:val="00CC1AA9"/>
    <w:rsid w:val="00CC1F2D"/>
    <w:rsid w:val="00CC23E0"/>
    <w:rsid w:val="00CC2976"/>
    <w:rsid w:val="00CC2BC9"/>
    <w:rsid w:val="00CC2BF7"/>
    <w:rsid w:val="00CC3113"/>
    <w:rsid w:val="00CC356D"/>
    <w:rsid w:val="00CC36D3"/>
    <w:rsid w:val="00CC3CFF"/>
    <w:rsid w:val="00CC42D8"/>
    <w:rsid w:val="00CC4507"/>
    <w:rsid w:val="00CC4786"/>
    <w:rsid w:val="00CC48E9"/>
    <w:rsid w:val="00CC48F6"/>
    <w:rsid w:val="00CC4DBC"/>
    <w:rsid w:val="00CC5082"/>
    <w:rsid w:val="00CC5357"/>
    <w:rsid w:val="00CC57DF"/>
    <w:rsid w:val="00CC7024"/>
    <w:rsid w:val="00CC78D5"/>
    <w:rsid w:val="00CC7EB4"/>
    <w:rsid w:val="00CD0307"/>
    <w:rsid w:val="00CD03DC"/>
    <w:rsid w:val="00CD0682"/>
    <w:rsid w:val="00CD141E"/>
    <w:rsid w:val="00CD15EE"/>
    <w:rsid w:val="00CD1CE6"/>
    <w:rsid w:val="00CD23BA"/>
    <w:rsid w:val="00CD2DEF"/>
    <w:rsid w:val="00CD306B"/>
    <w:rsid w:val="00CD3AD4"/>
    <w:rsid w:val="00CD3D0C"/>
    <w:rsid w:val="00CD3E66"/>
    <w:rsid w:val="00CD43E6"/>
    <w:rsid w:val="00CD4774"/>
    <w:rsid w:val="00CD4BE1"/>
    <w:rsid w:val="00CD4D33"/>
    <w:rsid w:val="00CD5A51"/>
    <w:rsid w:val="00CD606E"/>
    <w:rsid w:val="00CD661D"/>
    <w:rsid w:val="00CD66B0"/>
    <w:rsid w:val="00CD674A"/>
    <w:rsid w:val="00CD68AC"/>
    <w:rsid w:val="00CD6948"/>
    <w:rsid w:val="00CD6B2D"/>
    <w:rsid w:val="00CD6F80"/>
    <w:rsid w:val="00CD73B0"/>
    <w:rsid w:val="00CD789F"/>
    <w:rsid w:val="00CD78B0"/>
    <w:rsid w:val="00CD7AFA"/>
    <w:rsid w:val="00CE0993"/>
    <w:rsid w:val="00CE0B3B"/>
    <w:rsid w:val="00CE0CE2"/>
    <w:rsid w:val="00CE0E0F"/>
    <w:rsid w:val="00CE0F06"/>
    <w:rsid w:val="00CE104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F9"/>
    <w:rsid w:val="00CE4713"/>
    <w:rsid w:val="00CE4882"/>
    <w:rsid w:val="00CE4BD1"/>
    <w:rsid w:val="00CE5242"/>
    <w:rsid w:val="00CE52C1"/>
    <w:rsid w:val="00CE5401"/>
    <w:rsid w:val="00CE54EC"/>
    <w:rsid w:val="00CE5930"/>
    <w:rsid w:val="00CE5941"/>
    <w:rsid w:val="00CE6416"/>
    <w:rsid w:val="00CE6493"/>
    <w:rsid w:val="00CE6555"/>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7"/>
    <w:rsid w:val="00CF1F8C"/>
    <w:rsid w:val="00CF2213"/>
    <w:rsid w:val="00CF2650"/>
    <w:rsid w:val="00CF2C53"/>
    <w:rsid w:val="00CF2E6B"/>
    <w:rsid w:val="00CF3343"/>
    <w:rsid w:val="00CF3830"/>
    <w:rsid w:val="00CF385D"/>
    <w:rsid w:val="00CF3C08"/>
    <w:rsid w:val="00CF450C"/>
    <w:rsid w:val="00CF4692"/>
    <w:rsid w:val="00CF480E"/>
    <w:rsid w:val="00CF4FDD"/>
    <w:rsid w:val="00CF5710"/>
    <w:rsid w:val="00CF5AFF"/>
    <w:rsid w:val="00CF5D47"/>
    <w:rsid w:val="00CF6399"/>
    <w:rsid w:val="00CF6955"/>
    <w:rsid w:val="00CF6DFA"/>
    <w:rsid w:val="00CF72F8"/>
    <w:rsid w:val="00CF75A6"/>
    <w:rsid w:val="00CF77B2"/>
    <w:rsid w:val="00CF7B48"/>
    <w:rsid w:val="00D00809"/>
    <w:rsid w:val="00D00885"/>
    <w:rsid w:val="00D00C3A"/>
    <w:rsid w:val="00D01208"/>
    <w:rsid w:val="00D01D1D"/>
    <w:rsid w:val="00D02568"/>
    <w:rsid w:val="00D029E4"/>
    <w:rsid w:val="00D03266"/>
    <w:rsid w:val="00D03894"/>
    <w:rsid w:val="00D03D82"/>
    <w:rsid w:val="00D046AF"/>
    <w:rsid w:val="00D04D03"/>
    <w:rsid w:val="00D057AB"/>
    <w:rsid w:val="00D0580F"/>
    <w:rsid w:val="00D06719"/>
    <w:rsid w:val="00D070A2"/>
    <w:rsid w:val="00D0712B"/>
    <w:rsid w:val="00D076E6"/>
    <w:rsid w:val="00D0799F"/>
    <w:rsid w:val="00D1011E"/>
    <w:rsid w:val="00D10450"/>
    <w:rsid w:val="00D1120C"/>
    <w:rsid w:val="00D11341"/>
    <w:rsid w:val="00D1135E"/>
    <w:rsid w:val="00D11449"/>
    <w:rsid w:val="00D11DE6"/>
    <w:rsid w:val="00D1206F"/>
    <w:rsid w:val="00D12306"/>
    <w:rsid w:val="00D132F8"/>
    <w:rsid w:val="00D133D2"/>
    <w:rsid w:val="00D1391D"/>
    <w:rsid w:val="00D13B5F"/>
    <w:rsid w:val="00D13F3D"/>
    <w:rsid w:val="00D149CB"/>
    <w:rsid w:val="00D14AA7"/>
    <w:rsid w:val="00D14C51"/>
    <w:rsid w:val="00D152E9"/>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5A8"/>
    <w:rsid w:val="00D208A8"/>
    <w:rsid w:val="00D20ECD"/>
    <w:rsid w:val="00D21101"/>
    <w:rsid w:val="00D21321"/>
    <w:rsid w:val="00D214B2"/>
    <w:rsid w:val="00D22009"/>
    <w:rsid w:val="00D2200A"/>
    <w:rsid w:val="00D2206C"/>
    <w:rsid w:val="00D22561"/>
    <w:rsid w:val="00D23498"/>
    <w:rsid w:val="00D234CA"/>
    <w:rsid w:val="00D237EF"/>
    <w:rsid w:val="00D23C5D"/>
    <w:rsid w:val="00D2408C"/>
    <w:rsid w:val="00D2421A"/>
    <w:rsid w:val="00D243A3"/>
    <w:rsid w:val="00D248E1"/>
    <w:rsid w:val="00D24956"/>
    <w:rsid w:val="00D24BFA"/>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8A4"/>
    <w:rsid w:val="00D27CEB"/>
    <w:rsid w:val="00D300D5"/>
    <w:rsid w:val="00D3013D"/>
    <w:rsid w:val="00D3019D"/>
    <w:rsid w:val="00D30455"/>
    <w:rsid w:val="00D3045C"/>
    <w:rsid w:val="00D305EE"/>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956"/>
    <w:rsid w:val="00D3599D"/>
    <w:rsid w:val="00D36360"/>
    <w:rsid w:val="00D36479"/>
    <w:rsid w:val="00D36542"/>
    <w:rsid w:val="00D3675B"/>
    <w:rsid w:val="00D368EF"/>
    <w:rsid w:val="00D377AA"/>
    <w:rsid w:val="00D377F0"/>
    <w:rsid w:val="00D400FB"/>
    <w:rsid w:val="00D40965"/>
    <w:rsid w:val="00D40D10"/>
    <w:rsid w:val="00D40DCB"/>
    <w:rsid w:val="00D41515"/>
    <w:rsid w:val="00D41711"/>
    <w:rsid w:val="00D41C27"/>
    <w:rsid w:val="00D42058"/>
    <w:rsid w:val="00D42212"/>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45C"/>
    <w:rsid w:val="00D46619"/>
    <w:rsid w:val="00D46EBF"/>
    <w:rsid w:val="00D47115"/>
    <w:rsid w:val="00D4716F"/>
    <w:rsid w:val="00D47253"/>
    <w:rsid w:val="00D474EE"/>
    <w:rsid w:val="00D47973"/>
    <w:rsid w:val="00D47B0A"/>
    <w:rsid w:val="00D47D6B"/>
    <w:rsid w:val="00D47D74"/>
    <w:rsid w:val="00D47D96"/>
    <w:rsid w:val="00D50079"/>
    <w:rsid w:val="00D50100"/>
    <w:rsid w:val="00D502F7"/>
    <w:rsid w:val="00D504A6"/>
    <w:rsid w:val="00D507ED"/>
    <w:rsid w:val="00D508EF"/>
    <w:rsid w:val="00D517A5"/>
    <w:rsid w:val="00D517E6"/>
    <w:rsid w:val="00D519F8"/>
    <w:rsid w:val="00D51A6B"/>
    <w:rsid w:val="00D51CEC"/>
    <w:rsid w:val="00D51F92"/>
    <w:rsid w:val="00D5219A"/>
    <w:rsid w:val="00D52BB2"/>
    <w:rsid w:val="00D52D01"/>
    <w:rsid w:val="00D532C7"/>
    <w:rsid w:val="00D5358A"/>
    <w:rsid w:val="00D53633"/>
    <w:rsid w:val="00D53B26"/>
    <w:rsid w:val="00D53FE4"/>
    <w:rsid w:val="00D5410D"/>
    <w:rsid w:val="00D54C15"/>
    <w:rsid w:val="00D54EDB"/>
    <w:rsid w:val="00D553B1"/>
    <w:rsid w:val="00D55678"/>
    <w:rsid w:val="00D5594F"/>
    <w:rsid w:val="00D55D71"/>
    <w:rsid w:val="00D56691"/>
    <w:rsid w:val="00D56834"/>
    <w:rsid w:val="00D56A42"/>
    <w:rsid w:val="00D56A70"/>
    <w:rsid w:val="00D57150"/>
    <w:rsid w:val="00D574D1"/>
    <w:rsid w:val="00D603E1"/>
    <w:rsid w:val="00D6043B"/>
    <w:rsid w:val="00D604A4"/>
    <w:rsid w:val="00D60510"/>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6DB"/>
    <w:rsid w:val="00D64E71"/>
    <w:rsid w:val="00D64EE7"/>
    <w:rsid w:val="00D655C6"/>
    <w:rsid w:val="00D65AD6"/>
    <w:rsid w:val="00D65CE9"/>
    <w:rsid w:val="00D65D81"/>
    <w:rsid w:val="00D65E58"/>
    <w:rsid w:val="00D66095"/>
    <w:rsid w:val="00D66CC9"/>
    <w:rsid w:val="00D66F0F"/>
    <w:rsid w:val="00D67482"/>
    <w:rsid w:val="00D67938"/>
    <w:rsid w:val="00D67DAC"/>
    <w:rsid w:val="00D70240"/>
    <w:rsid w:val="00D70C7F"/>
    <w:rsid w:val="00D712AE"/>
    <w:rsid w:val="00D71CF7"/>
    <w:rsid w:val="00D71FD4"/>
    <w:rsid w:val="00D7219F"/>
    <w:rsid w:val="00D72467"/>
    <w:rsid w:val="00D72554"/>
    <w:rsid w:val="00D7285A"/>
    <w:rsid w:val="00D73F4A"/>
    <w:rsid w:val="00D73FAE"/>
    <w:rsid w:val="00D741D1"/>
    <w:rsid w:val="00D7437F"/>
    <w:rsid w:val="00D748EB"/>
    <w:rsid w:val="00D74C65"/>
    <w:rsid w:val="00D750C9"/>
    <w:rsid w:val="00D75E6E"/>
    <w:rsid w:val="00D7635C"/>
    <w:rsid w:val="00D76875"/>
    <w:rsid w:val="00D76FA6"/>
    <w:rsid w:val="00D771B4"/>
    <w:rsid w:val="00D7742E"/>
    <w:rsid w:val="00D77547"/>
    <w:rsid w:val="00D77A8A"/>
    <w:rsid w:val="00D80055"/>
    <w:rsid w:val="00D80308"/>
    <w:rsid w:val="00D8035F"/>
    <w:rsid w:val="00D80BD4"/>
    <w:rsid w:val="00D813D0"/>
    <w:rsid w:val="00D818CB"/>
    <w:rsid w:val="00D81BCD"/>
    <w:rsid w:val="00D8270E"/>
    <w:rsid w:val="00D83173"/>
    <w:rsid w:val="00D83799"/>
    <w:rsid w:val="00D839C4"/>
    <w:rsid w:val="00D83C41"/>
    <w:rsid w:val="00D83F06"/>
    <w:rsid w:val="00D84DF7"/>
    <w:rsid w:val="00D853C8"/>
    <w:rsid w:val="00D85EBE"/>
    <w:rsid w:val="00D868A6"/>
    <w:rsid w:val="00D86BC0"/>
    <w:rsid w:val="00D87294"/>
    <w:rsid w:val="00D872D6"/>
    <w:rsid w:val="00D8749F"/>
    <w:rsid w:val="00D875AB"/>
    <w:rsid w:val="00D91248"/>
    <w:rsid w:val="00D912E1"/>
    <w:rsid w:val="00D916E6"/>
    <w:rsid w:val="00D9184C"/>
    <w:rsid w:val="00D91A20"/>
    <w:rsid w:val="00D91BAE"/>
    <w:rsid w:val="00D91F98"/>
    <w:rsid w:val="00D92563"/>
    <w:rsid w:val="00D925D7"/>
    <w:rsid w:val="00D9285B"/>
    <w:rsid w:val="00D92D6B"/>
    <w:rsid w:val="00D93082"/>
    <w:rsid w:val="00D930B8"/>
    <w:rsid w:val="00D93172"/>
    <w:rsid w:val="00D9357A"/>
    <w:rsid w:val="00D93C4F"/>
    <w:rsid w:val="00D93D2A"/>
    <w:rsid w:val="00D94016"/>
    <w:rsid w:val="00D94131"/>
    <w:rsid w:val="00D9451D"/>
    <w:rsid w:val="00D9452E"/>
    <w:rsid w:val="00D948B5"/>
    <w:rsid w:val="00D956B2"/>
    <w:rsid w:val="00D959BF"/>
    <w:rsid w:val="00D95BAB"/>
    <w:rsid w:val="00D962D2"/>
    <w:rsid w:val="00D963A1"/>
    <w:rsid w:val="00D96D35"/>
    <w:rsid w:val="00D96DF3"/>
    <w:rsid w:val="00D97617"/>
    <w:rsid w:val="00D9770A"/>
    <w:rsid w:val="00D979FC"/>
    <w:rsid w:val="00D97A50"/>
    <w:rsid w:val="00D97F34"/>
    <w:rsid w:val="00DA0E46"/>
    <w:rsid w:val="00DA14CF"/>
    <w:rsid w:val="00DA1772"/>
    <w:rsid w:val="00DA1949"/>
    <w:rsid w:val="00DA2067"/>
    <w:rsid w:val="00DA23BE"/>
    <w:rsid w:val="00DA2714"/>
    <w:rsid w:val="00DA2BFC"/>
    <w:rsid w:val="00DA2E4A"/>
    <w:rsid w:val="00DA33D3"/>
    <w:rsid w:val="00DA38AC"/>
    <w:rsid w:val="00DA3950"/>
    <w:rsid w:val="00DA39A5"/>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4124"/>
    <w:rsid w:val="00DB49E8"/>
    <w:rsid w:val="00DB4BE5"/>
    <w:rsid w:val="00DB4DCB"/>
    <w:rsid w:val="00DB5349"/>
    <w:rsid w:val="00DB590D"/>
    <w:rsid w:val="00DB5997"/>
    <w:rsid w:val="00DB5B56"/>
    <w:rsid w:val="00DB70CF"/>
    <w:rsid w:val="00DB71D2"/>
    <w:rsid w:val="00DB78FC"/>
    <w:rsid w:val="00DB7A20"/>
    <w:rsid w:val="00DC06F7"/>
    <w:rsid w:val="00DC0812"/>
    <w:rsid w:val="00DC09BC"/>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B9B"/>
    <w:rsid w:val="00DC4CAC"/>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D0163"/>
    <w:rsid w:val="00DD0ACA"/>
    <w:rsid w:val="00DD0B45"/>
    <w:rsid w:val="00DD0FB3"/>
    <w:rsid w:val="00DD134C"/>
    <w:rsid w:val="00DD137D"/>
    <w:rsid w:val="00DD17B7"/>
    <w:rsid w:val="00DD1C1D"/>
    <w:rsid w:val="00DD1CD3"/>
    <w:rsid w:val="00DD2B2F"/>
    <w:rsid w:val="00DD2C64"/>
    <w:rsid w:val="00DD3133"/>
    <w:rsid w:val="00DD39A5"/>
    <w:rsid w:val="00DD4857"/>
    <w:rsid w:val="00DD50E5"/>
    <w:rsid w:val="00DD5363"/>
    <w:rsid w:val="00DD5950"/>
    <w:rsid w:val="00DD5A93"/>
    <w:rsid w:val="00DD5CBB"/>
    <w:rsid w:val="00DD5FC0"/>
    <w:rsid w:val="00DD6396"/>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297"/>
    <w:rsid w:val="00DE26FA"/>
    <w:rsid w:val="00DE2CC6"/>
    <w:rsid w:val="00DE3304"/>
    <w:rsid w:val="00DE344F"/>
    <w:rsid w:val="00DE39DC"/>
    <w:rsid w:val="00DE41DB"/>
    <w:rsid w:val="00DE4298"/>
    <w:rsid w:val="00DE4422"/>
    <w:rsid w:val="00DE461E"/>
    <w:rsid w:val="00DE46FA"/>
    <w:rsid w:val="00DE4C60"/>
    <w:rsid w:val="00DE4EA7"/>
    <w:rsid w:val="00DE5E4E"/>
    <w:rsid w:val="00DE63F0"/>
    <w:rsid w:val="00DE645D"/>
    <w:rsid w:val="00DE66AA"/>
    <w:rsid w:val="00DE6982"/>
    <w:rsid w:val="00DE6D42"/>
    <w:rsid w:val="00DE7B30"/>
    <w:rsid w:val="00DF09F3"/>
    <w:rsid w:val="00DF0D3C"/>
    <w:rsid w:val="00DF15D1"/>
    <w:rsid w:val="00DF17CB"/>
    <w:rsid w:val="00DF23EF"/>
    <w:rsid w:val="00DF24C6"/>
    <w:rsid w:val="00DF25E0"/>
    <w:rsid w:val="00DF2FF2"/>
    <w:rsid w:val="00DF316D"/>
    <w:rsid w:val="00DF329C"/>
    <w:rsid w:val="00DF380D"/>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DCC"/>
    <w:rsid w:val="00E02502"/>
    <w:rsid w:val="00E027DB"/>
    <w:rsid w:val="00E02E35"/>
    <w:rsid w:val="00E02FD6"/>
    <w:rsid w:val="00E030D2"/>
    <w:rsid w:val="00E0338E"/>
    <w:rsid w:val="00E0344A"/>
    <w:rsid w:val="00E03681"/>
    <w:rsid w:val="00E03787"/>
    <w:rsid w:val="00E038AD"/>
    <w:rsid w:val="00E039B1"/>
    <w:rsid w:val="00E03A89"/>
    <w:rsid w:val="00E03BB2"/>
    <w:rsid w:val="00E04331"/>
    <w:rsid w:val="00E04C40"/>
    <w:rsid w:val="00E04E9A"/>
    <w:rsid w:val="00E052B1"/>
    <w:rsid w:val="00E052C4"/>
    <w:rsid w:val="00E058B0"/>
    <w:rsid w:val="00E063F8"/>
    <w:rsid w:val="00E064B8"/>
    <w:rsid w:val="00E0690B"/>
    <w:rsid w:val="00E06A82"/>
    <w:rsid w:val="00E06D6E"/>
    <w:rsid w:val="00E0769A"/>
    <w:rsid w:val="00E07A83"/>
    <w:rsid w:val="00E07DE4"/>
    <w:rsid w:val="00E10003"/>
    <w:rsid w:val="00E10863"/>
    <w:rsid w:val="00E10B8F"/>
    <w:rsid w:val="00E10D22"/>
    <w:rsid w:val="00E10DF7"/>
    <w:rsid w:val="00E112A8"/>
    <w:rsid w:val="00E116A4"/>
    <w:rsid w:val="00E1186E"/>
    <w:rsid w:val="00E11CFC"/>
    <w:rsid w:val="00E11E05"/>
    <w:rsid w:val="00E120E3"/>
    <w:rsid w:val="00E12616"/>
    <w:rsid w:val="00E12796"/>
    <w:rsid w:val="00E127E9"/>
    <w:rsid w:val="00E1297F"/>
    <w:rsid w:val="00E1299E"/>
    <w:rsid w:val="00E129EF"/>
    <w:rsid w:val="00E1305E"/>
    <w:rsid w:val="00E131FE"/>
    <w:rsid w:val="00E1340F"/>
    <w:rsid w:val="00E139D0"/>
    <w:rsid w:val="00E13BD8"/>
    <w:rsid w:val="00E13F9A"/>
    <w:rsid w:val="00E14098"/>
    <w:rsid w:val="00E145BD"/>
    <w:rsid w:val="00E1464A"/>
    <w:rsid w:val="00E14797"/>
    <w:rsid w:val="00E1498A"/>
    <w:rsid w:val="00E14A07"/>
    <w:rsid w:val="00E14D62"/>
    <w:rsid w:val="00E156A5"/>
    <w:rsid w:val="00E156C7"/>
    <w:rsid w:val="00E15ACD"/>
    <w:rsid w:val="00E15B64"/>
    <w:rsid w:val="00E15E55"/>
    <w:rsid w:val="00E163E0"/>
    <w:rsid w:val="00E16505"/>
    <w:rsid w:val="00E1681D"/>
    <w:rsid w:val="00E16C80"/>
    <w:rsid w:val="00E1769E"/>
    <w:rsid w:val="00E20047"/>
    <w:rsid w:val="00E2014E"/>
    <w:rsid w:val="00E20336"/>
    <w:rsid w:val="00E20488"/>
    <w:rsid w:val="00E20746"/>
    <w:rsid w:val="00E215D8"/>
    <w:rsid w:val="00E21C36"/>
    <w:rsid w:val="00E22656"/>
    <w:rsid w:val="00E22C65"/>
    <w:rsid w:val="00E22E03"/>
    <w:rsid w:val="00E2319B"/>
    <w:rsid w:val="00E23308"/>
    <w:rsid w:val="00E23780"/>
    <w:rsid w:val="00E238D0"/>
    <w:rsid w:val="00E23B10"/>
    <w:rsid w:val="00E24211"/>
    <w:rsid w:val="00E247D7"/>
    <w:rsid w:val="00E24AF4"/>
    <w:rsid w:val="00E250CD"/>
    <w:rsid w:val="00E2557D"/>
    <w:rsid w:val="00E256C8"/>
    <w:rsid w:val="00E25921"/>
    <w:rsid w:val="00E25A26"/>
    <w:rsid w:val="00E26108"/>
    <w:rsid w:val="00E2621C"/>
    <w:rsid w:val="00E26298"/>
    <w:rsid w:val="00E2674B"/>
    <w:rsid w:val="00E267C7"/>
    <w:rsid w:val="00E26F56"/>
    <w:rsid w:val="00E270E0"/>
    <w:rsid w:val="00E27180"/>
    <w:rsid w:val="00E27208"/>
    <w:rsid w:val="00E273D7"/>
    <w:rsid w:val="00E2742E"/>
    <w:rsid w:val="00E274EB"/>
    <w:rsid w:val="00E27B98"/>
    <w:rsid w:val="00E27FE2"/>
    <w:rsid w:val="00E3009D"/>
    <w:rsid w:val="00E30149"/>
    <w:rsid w:val="00E30336"/>
    <w:rsid w:val="00E3085B"/>
    <w:rsid w:val="00E30A54"/>
    <w:rsid w:val="00E31003"/>
    <w:rsid w:val="00E313EB"/>
    <w:rsid w:val="00E31B70"/>
    <w:rsid w:val="00E31C9E"/>
    <w:rsid w:val="00E32B8F"/>
    <w:rsid w:val="00E333D8"/>
    <w:rsid w:val="00E33D9B"/>
    <w:rsid w:val="00E33F30"/>
    <w:rsid w:val="00E342F5"/>
    <w:rsid w:val="00E34677"/>
    <w:rsid w:val="00E346D5"/>
    <w:rsid w:val="00E356D8"/>
    <w:rsid w:val="00E357E7"/>
    <w:rsid w:val="00E35850"/>
    <w:rsid w:val="00E35CF5"/>
    <w:rsid w:val="00E3670F"/>
    <w:rsid w:val="00E369B6"/>
    <w:rsid w:val="00E372A8"/>
    <w:rsid w:val="00E372B9"/>
    <w:rsid w:val="00E37970"/>
    <w:rsid w:val="00E37A72"/>
    <w:rsid w:val="00E37CB1"/>
    <w:rsid w:val="00E40A8B"/>
    <w:rsid w:val="00E40D33"/>
    <w:rsid w:val="00E40D8C"/>
    <w:rsid w:val="00E411DB"/>
    <w:rsid w:val="00E414CA"/>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3C3"/>
    <w:rsid w:val="00E46533"/>
    <w:rsid w:val="00E466C4"/>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A36"/>
    <w:rsid w:val="00E51D1F"/>
    <w:rsid w:val="00E51D66"/>
    <w:rsid w:val="00E52D3B"/>
    <w:rsid w:val="00E53729"/>
    <w:rsid w:val="00E53B70"/>
    <w:rsid w:val="00E53B7A"/>
    <w:rsid w:val="00E53FC3"/>
    <w:rsid w:val="00E543E3"/>
    <w:rsid w:val="00E54B48"/>
    <w:rsid w:val="00E54BBB"/>
    <w:rsid w:val="00E54F56"/>
    <w:rsid w:val="00E54FE4"/>
    <w:rsid w:val="00E564AC"/>
    <w:rsid w:val="00E56E7C"/>
    <w:rsid w:val="00E57389"/>
    <w:rsid w:val="00E57844"/>
    <w:rsid w:val="00E57D13"/>
    <w:rsid w:val="00E57D94"/>
    <w:rsid w:val="00E57DAC"/>
    <w:rsid w:val="00E60488"/>
    <w:rsid w:val="00E60801"/>
    <w:rsid w:val="00E60C37"/>
    <w:rsid w:val="00E60DE5"/>
    <w:rsid w:val="00E60F84"/>
    <w:rsid w:val="00E61669"/>
    <w:rsid w:val="00E61D1B"/>
    <w:rsid w:val="00E61DC8"/>
    <w:rsid w:val="00E61FFB"/>
    <w:rsid w:val="00E621DF"/>
    <w:rsid w:val="00E6228C"/>
    <w:rsid w:val="00E622CB"/>
    <w:rsid w:val="00E62A17"/>
    <w:rsid w:val="00E62F5A"/>
    <w:rsid w:val="00E631FD"/>
    <w:rsid w:val="00E63319"/>
    <w:rsid w:val="00E633BE"/>
    <w:rsid w:val="00E635F7"/>
    <w:rsid w:val="00E639DA"/>
    <w:rsid w:val="00E63BA0"/>
    <w:rsid w:val="00E64417"/>
    <w:rsid w:val="00E646EF"/>
    <w:rsid w:val="00E64F97"/>
    <w:rsid w:val="00E6543A"/>
    <w:rsid w:val="00E6562D"/>
    <w:rsid w:val="00E6572A"/>
    <w:rsid w:val="00E65C8F"/>
    <w:rsid w:val="00E65D4B"/>
    <w:rsid w:val="00E660AB"/>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CDE"/>
    <w:rsid w:val="00E73212"/>
    <w:rsid w:val="00E734C8"/>
    <w:rsid w:val="00E74012"/>
    <w:rsid w:val="00E740A3"/>
    <w:rsid w:val="00E74247"/>
    <w:rsid w:val="00E7424B"/>
    <w:rsid w:val="00E746DA"/>
    <w:rsid w:val="00E749BD"/>
    <w:rsid w:val="00E74B8A"/>
    <w:rsid w:val="00E74EA8"/>
    <w:rsid w:val="00E756BE"/>
    <w:rsid w:val="00E769AD"/>
    <w:rsid w:val="00E76FA7"/>
    <w:rsid w:val="00E770B8"/>
    <w:rsid w:val="00E77AAE"/>
    <w:rsid w:val="00E802F5"/>
    <w:rsid w:val="00E80501"/>
    <w:rsid w:val="00E80593"/>
    <w:rsid w:val="00E809E9"/>
    <w:rsid w:val="00E80D04"/>
    <w:rsid w:val="00E80E9E"/>
    <w:rsid w:val="00E80F2C"/>
    <w:rsid w:val="00E81745"/>
    <w:rsid w:val="00E81B7C"/>
    <w:rsid w:val="00E81D4A"/>
    <w:rsid w:val="00E821F8"/>
    <w:rsid w:val="00E824A9"/>
    <w:rsid w:val="00E824CB"/>
    <w:rsid w:val="00E8259B"/>
    <w:rsid w:val="00E82879"/>
    <w:rsid w:val="00E82A5F"/>
    <w:rsid w:val="00E82B1E"/>
    <w:rsid w:val="00E8307A"/>
    <w:rsid w:val="00E8310E"/>
    <w:rsid w:val="00E83553"/>
    <w:rsid w:val="00E83D88"/>
    <w:rsid w:val="00E83F38"/>
    <w:rsid w:val="00E84457"/>
    <w:rsid w:val="00E84739"/>
    <w:rsid w:val="00E84D10"/>
    <w:rsid w:val="00E84D2D"/>
    <w:rsid w:val="00E855B2"/>
    <w:rsid w:val="00E85602"/>
    <w:rsid w:val="00E858A0"/>
    <w:rsid w:val="00E85B3C"/>
    <w:rsid w:val="00E85D7D"/>
    <w:rsid w:val="00E85D93"/>
    <w:rsid w:val="00E8602B"/>
    <w:rsid w:val="00E861FA"/>
    <w:rsid w:val="00E86793"/>
    <w:rsid w:val="00E8696D"/>
    <w:rsid w:val="00E869D0"/>
    <w:rsid w:val="00E86E2B"/>
    <w:rsid w:val="00E86E4B"/>
    <w:rsid w:val="00E876EF"/>
    <w:rsid w:val="00E878DC"/>
    <w:rsid w:val="00E90608"/>
    <w:rsid w:val="00E908F5"/>
    <w:rsid w:val="00E90AF3"/>
    <w:rsid w:val="00E91695"/>
    <w:rsid w:val="00E91788"/>
    <w:rsid w:val="00E92279"/>
    <w:rsid w:val="00E92BE9"/>
    <w:rsid w:val="00E92C37"/>
    <w:rsid w:val="00E92C77"/>
    <w:rsid w:val="00E93AE0"/>
    <w:rsid w:val="00E93D05"/>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3C7"/>
    <w:rsid w:val="00EA06BD"/>
    <w:rsid w:val="00EA07D6"/>
    <w:rsid w:val="00EA0861"/>
    <w:rsid w:val="00EA0E2B"/>
    <w:rsid w:val="00EA0E88"/>
    <w:rsid w:val="00EA17BE"/>
    <w:rsid w:val="00EA2EE3"/>
    <w:rsid w:val="00EA2F45"/>
    <w:rsid w:val="00EA3344"/>
    <w:rsid w:val="00EA360E"/>
    <w:rsid w:val="00EA37C9"/>
    <w:rsid w:val="00EA3A27"/>
    <w:rsid w:val="00EA3C11"/>
    <w:rsid w:val="00EA41A7"/>
    <w:rsid w:val="00EA480D"/>
    <w:rsid w:val="00EA4EAA"/>
    <w:rsid w:val="00EA4EC7"/>
    <w:rsid w:val="00EA4F99"/>
    <w:rsid w:val="00EA5092"/>
    <w:rsid w:val="00EA5530"/>
    <w:rsid w:val="00EA58C9"/>
    <w:rsid w:val="00EA5A05"/>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63A"/>
    <w:rsid w:val="00EB2D55"/>
    <w:rsid w:val="00EB330F"/>
    <w:rsid w:val="00EB3521"/>
    <w:rsid w:val="00EB43B2"/>
    <w:rsid w:val="00EB4CB1"/>
    <w:rsid w:val="00EB4CCD"/>
    <w:rsid w:val="00EB5733"/>
    <w:rsid w:val="00EB5F88"/>
    <w:rsid w:val="00EB641E"/>
    <w:rsid w:val="00EB7147"/>
    <w:rsid w:val="00EB77CE"/>
    <w:rsid w:val="00EB790C"/>
    <w:rsid w:val="00EB7DA8"/>
    <w:rsid w:val="00EB7F30"/>
    <w:rsid w:val="00EC0017"/>
    <w:rsid w:val="00EC0248"/>
    <w:rsid w:val="00EC084A"/>
    <w:rsid w:val="00EC0FA8"/>
    <w:rsid w:val="00EC1090"/>
    <w:rsid w:val="00EC1A1C"/>
    <w:rsid w:val="00EC25BD"/>
    <w:rsid w:val="00EC2696"/>
    <w:rsid w:val="00EC2A1D"/>
    <w:rsid w:val="00EC2F1D"/>
    <w:rsid w:val="00EC36DB"/>
    <w:rsid w:val="00EC3924"/>
    <w:rsid w:val="00EC3A43"/>
    <w:rsid w:val="00EC3D37"/>
    <w:rsid w:val="00EC3E3B"/>
    <w:rsid w:val="00EC4B84"/>
    <w:rsid w:val="00EC4CCE"/>
    <w:rsid w:val="00EC4D55"/>
    <w:rsid w:val="00EC5C78"/>
    <w:rsid w:val="00EC5E64"/>
    <w:rsid w:val="00EC62FC"/>
    <w:rsid w:val="00EC63CE"/>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41C3"/>
    <w:rsid w:val="00ED4205"/>
    <w:rsid w:val="00ED47EB"/>
    <w:rsid w:val="00ED4C36"/>
    <w:rsid w:val="00ED4F7E"/>
    <w:rsid w:val="00ED5180"/>
    <w:rsid w:val="00ED54C2"/>
    <w:rsid w:val="00ED579E"/>
    <w:rsid w:val="00ED5CEC"/>
    <w:rsid w:val="00ED61AF"/>
    <w:rsid w:val="00ED6E5D"/>
    <w:rsid w:val="00EE0266"/>
    <w:rsid w:val="00EE037B"/>
    <w:rsid w:val="00EE03B2"/>
    <w:rsid w:val="00EE0CDA"/>
    <w:rsid w:val="00EE0DD0"/>
    <w:rsid w:val="00EE136D"/>
    <w:rsid w:val="00EE147C"/>
    <w:rsid w:val="00EE170A"/>
    <w:rsid w:val="00EE1A3F"/>
    <w:rsid w:val="00EE1AF1"/>
    <w:rsid w:val="00EE2328"/>
    <w:rsid w:val="00EE2378"/>
    <w:rsid w:val="00EE244E"/>
    <w:rsid w:val="00EE28A6"/>
    <w:rsid w:val="00EE2AD5"/>
    <w:rsid w:val="00EE2B49"/>
    <w:rsid w:val="00EE2D4D"/>
    <w:rsid w:val="00EE2D6C"/>
    <w:rsid w:val="00EE2EF6"/>
    <w:rsid w:val="00EE2FEA"/>
    <w:rsid w:val="00EE33AC"/>
    <w:rsid w:val="00EE33B5"/>
    <w:rsid w:val="00EE366B"/>
    <w:rsid w:val="00EE3E48"/>
    <w:rsid w:val="00EE3EA8"/>
    <w:rsid w:val="00EE4B1D"/>
    <w:rsid w:val="00EE4BE2"/>
    <w:rsid w:val="00EE4C76"/>
    <w:rsid w:val="00EE4CF0"/>
    <w:rsid w:val="00EE507B"/>
    <w:rsid w:val="00EE543D"/>
    <w:rsid w:val="00EE5560"/>
    <w:rsid w:val="00EE59CA"/>
    <w:rsid w:val="00EE5A1D"/>
    <w:rsid w:val="00EE644E"/>
    <w:rsid w:val="00EE6468"/>
    <w:rsid w:val="00EE6476"/>
    <w:rsid w:val="00EE6725"/>
    <w:rsid w:val="00EE6B09"/>
    <w:rsid w:val="00EE7348"/>
    <w:rsid w:val="00EE7477"/>
    <w:rsid w:val="00EF066D"/>
    <w:rsid w:val="00EF06F9"/>
    <w:rsid w:val="00EF08D2"/>
    <w:rsid w:val="00EF1066"/>
    <w:rsid w:val="00EF1074"/>
    <w:rsid w:val="00EF11C5"/>
    <w:rsid w:val="00EF13FE"/>
    <w:rsid w:val="00EF1A8A"/>
    <w:rsid w:val="00EF1C26"/>
    <w:rsid w:val="00EF22A4"/>
    <w:rsid w:val="00EF250B"/>
    <w:rsid w:val="00EF3009"/>
    <w:rsid w:val="00EF3700"/>
    <w:rsid w:val="00EF3B68"/>
    <w:rsid w:val="00EF3C5F"/>
    <w:rsid w:val="00EF44F7"/>
    <w:rsid w:val="00EF4576"/>
    <w:rsid w:val="00EF48AC"/>
    <w:rsid w:val="00EF4C05"/>
    <w:rsid w:val="00EF5A52"/>
    <w:rsid w:val="00EF5C22"/>
    <w:rsid w:val="00EF5F3A"/>
    <w:rsid w:val="00EF6111"/>
    <w:rsid w:val="00EF6460"/>
    <w:rsid w:val="00EF655A"/>
    <w:rsid w:val="00EF68BE"/>
    <w:rsid w:val="00EF696A"/>
    <w:rsid w:val="00EF73D1"/>
    <w:rsid w:val="00EF79C7"/>
    <w:rsid w:val="00EF79CB"/>
    <w:rsid w:val="00EF7AEC"/>
    <w:rsid w:val="00EF7B00"/>
    <w:rsid w:val="00EF7B5A"/>
    <w:rsid w:val="00F00440"/>
    <w:rsid w:val="00F00684"/>
    <w:rsid w:val="00F006B4"/>
    <w:rsid w:val="00F00953"/>
    <w:rsid w:val="00F00B21"/>
    <w:rsid w:val="00F011A1"/>
    <w:rsid w:val="00F0131F"/>
    <w:rsid w:val="00F034A7"/>
    <w:rsid w:val="00F03CBC"/>
    <w:rsid w:val="00F03D34"/>
    <w:rsid w:val="00F03F0D"/>
    <w:rsid w:val="00F040E6"/>
    <w:rsid w:val="00F043FA"/>
    <w:rsid w:val="00F047AF"/>
    <w:rsid w:val="00F053BB"/>
    <w:rsid w:val="00F054D8"/>
    <w:rsid w:val="00F054DA"/>
    <w:rsid w:val="00F058BB"/>
    <w:rsid w:val="00F05940"/>
    <w:rsid w:val="00F05C96"/>
    <w:rsid w:val="00F06595"/>
    <w:rsid w:val="00F06696"/>
    <w:rsid w:val="00F0699B"/>
    <w:rsid w:val="00F06AA1"/>
    <w:rsid w:val="00F07991"/>
    <w:rsid w:val="00F079C0"/>
    <w:rsid w:val="00F07BB5"/>
    <w:rsid w:val="00F1014A"/>
    <w:rsid w:val="00F1086F"/>
    <w:rsid w:val="00F10A87"/>
    <w:rsid w:val="00F10FE8"/>
    <w:rsid w:val="00F11212"/>
    <w:rsid w:val="00F11428"/>
    <w:rsid w:val="00F11429"/>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A04"/>
    <w:rsid w:val="00F16E1B"/>
    <w:rsid w:val="00F171A9"/>
    <w:rsid w:val="00F1731A"/>
    <w:rsid w:val="00F17498"/>
    <w:rsid w:val="00F1762A"/>
    <w:rsid w:val="00F176E1"/>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FB1"/>
    <w:rsid w:val="00F24426"/>
    <w:rsid w:val="00F24E13"/>
    <w:rsid w:val="00F2527C"/>
    <w:rsid w:val="00F2529A"/>
    <w:rsid w:val="00F2552E"/>
    <w:rsid w:val="00F25604"/>
    <w:rsid w:val="00F25826"/>
    <w:rsid w:val="00F25C3B"/>
    <w:rsid w:val="00F25E32"/>
    <w:rsid w:val="00F26004"/>
    <w:rsid w:val="00F263D0"/>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8F5"/>
    <w:rsid w:val="00F33D5F"/>
    <w:rsid w:val="00F3446C"/>
    <w:rsid w:val="00F34495"/>
    <w:rsid w:val="00F3456D"/>
    <w:rsid w:val="00F34588"/>
    <w:rsid w:val="00F3462E"/>
    <w:rsid w:val="00F34636"/>
    <w:rsid w:val="00F35183"/>
    <w:rsid w:val="00F3527A"/>
    <w:rsid w:val="00F3542A"/>
    <w:rsid w:val="00F35562"/>
    <w:rsid w:val="00F3570B"/>
    <w:rsid w:val="00F35A90"/>
    <w:rsid w:val="00F35BD6"/>
    <w:rsid w:val="00F35F1B"/>
    <w:rsid w:val="00F36196"/>
    <w:rsid w:val="00F36EF2"/>
    <w:rsid w:val="00F3712B"/>
    <w:rsid w:val="00F371D5"/>
    <w:rsid w:val="00F3732E"/>
    <w:rsid w:val="00F3764F"/>
    <w:rsid w:val="00F37CF2"/>
    <w:rsid w:val="00F37D0C"/>
    <w:rsid w:val="00F37E89"/>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65E"/>
    <w:rsid w:val="00F4572C"/>
    <w:rsid w:val="00F45B27"/>
    <w:rsid w:val="00F45DA7"/>
    <w:rsid w:val="00F4635B"/>
    <w:rsid w:val="00F46F3A"/>
    <w:rsid w:val="00F470AB"/>
    <w:rsid w:val="00F470C6"/>
    <w:rsid w:val="00F470D9"/>
    <w:rsid w:val="00F470F3"/>
    <w:rsid w:val="00F47640"/>
    <w:rsid w:val="00F47D27"/>
    <w:rsid w:val="00F47D41"/>
    <w:rsid w:val="00F5012D"/>
    <w:rsid w:val="00F50675"/>
    <w:rsid w:val="00F50A78"/>
    <w:rsid w:val="00F50BE3"/>
    <w:rsid w:val="00F50E25"/>
    <w:rsid w:val="00F51108"/>
    <w:rsid w:val="00F51328"/>
    <w:rsid w:val="00F51767"/>
    <w:rsid w:val="00F51A29"/>
    <w:rsid w:val="00F51D9A"/>
    <w:rsid w:val="00F52527"/>
    <w:rsid w:val="00F5256E"/>
    <w:rsid w:val="00F528EA"/>
    <w:rsid w:val="00F52FEE"/>
    <w:rsid w:val="00F531FE"/>
    <w:rsid w:val="00F5328E"/>
    <w:rsid w:val="00F53628"/>
    <w:rsid w:val="00F5387E"/>
    <w:rsid w:val="00F53C45"/>
    <w:rsid w:val="00F53F13"/>
    <w:rsid w:val="00F5458A"/>
    <w:rsid w:val="00F548B3"/>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24DD"/>
    <w:rsid w:val="00F62537"/>
    <w:rsid w:val="00F628E1"/>
    <w:rsid w:val="00F62D0F"/>
    <w:rsid w:val="00F63D11"/>
    <w:rsid w:val="00F64247"/>
    <w:rsid w:val="00F646CE"/>
    <w:rsid w:val="00F649C7"/>
    <w:rsid w:val="00F64FD8"/>
    <w:rsid w:val="00F652A0"/>
    <w:rsid w:val="00F65590"/>
    <w:rsid w:val="00F65AA6"/>
    <w:rsid w:val="00F66468"/>
    <w:rsid w:val="00F66542"/>
    <w:rsid w:val="00F66928"/>
    <w:rsid w:val="00F66948"/>
    <w:rsid w:val="00F669FB"/>
    <w:rsid w:val="00F66F91"/>
    <w:rsid w:val="00F671BB"/>
    <w:rsid w:val="00F67332"/>
    <w:rsid w:val="00F70680"/>
    <w:rsid w:val="00F70FEE"/>
    <w:rsid w:val="00F7125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702C"/>
    <w:rsid w:val="00F77681"/>
    <w:rsid w:val="00F7769E"/>
    <w:rsid w:val="00F77881"/>
    <w:rsid w:val="00F77A48"/>
    <w:rsid w:val="00F77B6B"/>
    <w:rsid w:val="00F77E64"/>
    <w:rsid w:val="00F77F49"/>
    <w:rsid w:val="00F77F7B"/>
    <w:rsid w:val="00F80EC6"/>
    <w:rsid w:val="00F810D8"/>
    <w:rsid w:val="00F812D5"/>
    <w:rsid w:val="00F814CE"/>
    <w:rsid w:val="00F81727"/>
    <w:rsid w:val="00F81AB0"/>
    <w:rsid w:val="00F81B7B"/>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686"/>
    <w:rsid w:val="00F86A17"/>
    <w:rsid w:val="00F879BE"/>
    <w:rsid w:val="00F87B1F"/>
    <w:rsid w:val="00F9042C"/>
    <w:rsid w:val="00F904AC"/>
    <w:rsid w:val="00F90566"/>
    <w:rsid w:val="00F9057E"/>
    <w:rsid w:val="00F90616"/>
    <w:rsid w:val="00F908F0"/>
    <w:rsid w:val="00F90E52"/>
    <w:rsid w:val="00F9121B"/>
    <w:rsid w:val="00F91463"/>
    <w:rsid w:val="00F916FB"/>
    <w:rsid w:val="00F9186D"/>
    <w:rsid w:val="00F924B3"/>
    <w:rsid w:val="00F92587"/>
    <w:rsid w:val="00F92733"/>
    <w:rsid w:val="00F92CA1"/>
    <w:rsid w:val="00F92EA8"/>
    <w:rsid w:val="00F93460"/>
    <w:rsid w:val="00F93632"/>
    <w:rsid w:val="00F936B9"/>
    <w:rsid w:val="00F939C9"/>
    <w:rsid w:val="00F94137"/>
    <w:rsid w:val="00F942F7"/>
    <w:rsid w:val="00F94698"/>
    <w:rsid w:val="00F94E29"/>
    <w:rsid w:val="00F95361"/>
    <w:rsid w:val="00F95396"/>
    <w:rsid w:val="00F9554A"/>
    <w:rsid w:val="00F95652"/>
    <w:rsid w:val="00F95FA5"/>
    <w:rsid w:val="00F965BA"/>
    <w:rsid w:val="00F96FB2"/>
    <w:rsid w:val="00F974B6"/>
    <w:rsid w:val="00F974D2"/>
    <w:rsid w:val="00F97680"/>
    <w:rsid w:val="00F9789C"/>
    <w:rsid w:val="00F97ADA"/>
    <w:rsid w:val="00F97FD4"/>
    <w:rsid w:val="00FA01A1"/>
    <w:rsid w:val="00FA01F8"/>
    <w:rsid w:val="00FA0247"/>
    <w:rsid w:val="00FA08D6"/>
    <w:rsid w:val="00FA0A14"/>
    <w:rsid w:val="00FA1072"/>
    <w:rsid w:val="00FA1418"/>
    <w:rsid w:val="00FA1505"/>
    <w:rsid w:val="00FA1DD0"/>
    <w:rsid w:val="00FA24C0"/>
    <w:rsid w:val="00FA2E10"/>
    <w:rsid w:val="00FA31E0"/>
    <w:rsid w:val="00FA329E"/>
    <w:rsid w:val="00FA3541"/>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2BF"/>
    <w:rsid w:val="00FA736E"/>
    <w:rsid w:val="00FA748A"/>
    <w:rsid w:val="00FA74E1"/>
    <w:rsid w:val="00FA7B99"/>
    <w:rsid w:val="00FA7BBC"/>
    <w:rsid w:val="00FA7D7E"/>
    <w:rsid w:val="00FA7E85"/>
    <w:rsid w:val="00FB003E"/>
    <w:rsid w:val="00FB079C"/>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DEF"/>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711"/>
    <w:rsid w:val="00FC594A"/>
    <w:rsid w:val="00FC5B62"/>
    <w:rsid w:val="00FC678A"/>
    <w:rsid w:val="00FC758B"/>
    <w:rsid w:val="00FC7890"/>
    <w:rsid w:val="00FC7A84"/>
    <w:rsid w:val="00FC7BB1"/>
    <w:rsid w:val="00FC7C2F"/>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7A2"/>
    <w:rsid w:val="00FD4D09"/>
    <w:rsid w:val="00FD4D69"/>
    <w:rsid w:val="00FD549F"/>
    <w:rsid w:val="00FD5B02"/>
    <w:rsid w:val="00FD60F4"/>
    <w:rsid w:val="00FD62C3"/>
    <w:rsid w:val="00FD6B4B"/>
    <w:rsid w:val="00FD6D3F"/>
    <w:rsid w:val="00FD6E0E"/>
    <w:rsid w:val="00FD719B"/>
    <w:rsid w:val="00FD774A"/>
    <w:rsid w:val="00FD7A50"/>
    <w:rsid w:val="00FD7B52"/>
    <w:rsid w:val="00FD7CB9"/>
    <w:rsid w:val="00FD7D58"/>
    <w:rsid w:val="00FE0073"/>
    <w:rsid w:val="00FE0413"/>
    <w:rsid w:val="00FE076C"/>
    <w:rsid w:val="00FE0B7C"/>
    <w:rsid w:val="00FE0E5A"/>
    <w:rsid w:val="00FE17E9"/>
    <w:rsid w:val="00FE19D3"/>
    <w:rsid w:val="00FE1B32"/>
    <w:rsid w:val="00FE1ED7"/>
    <w:rsid w:val="00FE2387"/>
    <w:rsid w:val="00FE24CD"/>
    <w:rsid w:val="00FE2D67"/>
    <w:rsid w:val="00FE2E20"/>
    <w:rsid w:val="00FE372A"/>
    <w:rsid w:val="00FE3A49"/>
    <w:rsid w:val="00FE3EED"/>
    <w:rsid w:val="00FE4693"/>
    <w:rsid w:val="00FE54C8"/>
    <w:rsid w:val="00FE55DC"/>
    <w:rsid w:val="00FE5732"/>
    <w:rsid w:val="00FE57AA"/>
    <w:rsid w:val="00FE587E"/>
    <w:rsid w:val="00FE5A54"/>
    <w:rsid w:val="00FE5BAA"/>
    <w:rsid w:val="00FE5D5C"/>
    <w:rsid w:val="00FE6074"/>
    <w:rsid w:val="00FE63F7"/>
    <w:rsid w:val="00FE6600"/>
    <w:rsid w:val="00FE672A"/>
    <w:rsid w:val="00FE6AE1"/>
    <w:rsid w:val="00FE6C5B"/>
    <w:rsid w:val="00FE76AC"/>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AD4"/>
    <w:rsid w:val="00FF53DF"/>
    <w:rsid w:val="00FF580F"/>
    <w:rsid w:val="00FF5AF9"/>
    <w:rsid w:val="00FF5E59"/>
    <w:rsid w:val="00FF5F2C"/>
    <w:rsid w:val="00FF6A0C"/>
    <w:rsid w:val="00FF6E66"/>
    <w:rsid w:val="00FF761C"/>
    <w:rsid w:val="00FF777B"/>
    <w:rsid w:val="00FF788F"/>
    <w:rsid w:val="00FF78A4"/>
    <w:rsid w:val="00FF78A5"/>
    <w:rsid w:val="00FF7C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964B54"/>
  <w15:docId w15:val="{CA244701-2BE5-498B-B231-B69E770B9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FF2AD4"/>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FF2AD4"/>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25585A"/>
    <w:pPr>
      <w:numPr>
        <w:ilvl w:val="1"/>
      </w:numPr>
      <w:ind w:left="432"/>
      <w:outlineLvl w:val="1"/>
    </w:pPr>
    <w:rPr>
      <w:caps/>
    </w:rPr>
  </w:style>
  <w:style w:type="character" w:customStyle="1" w:styleId="PhD-Title2Char">
    <w:name w:val="PhD-Title 2 Char"/>
    <w:basedOn w:val="PhD-Title1Char"/>
    <w:link w:val="PhD-Title2"/>
    <w:rsid w:val="0025585A"/>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styleId="TabeladeGrade4-nfase5">
    <w:name w:val="Grid Table 4 Accent 5"/>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6Colorida-nfase5">
    <w:name w:val="Grid Table 6 Colorful Accent 5"/>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Lista3-nfase5">
    <w:name w:val="List Table 3 Accent 5"/>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styleId="TabeladeGrade4-nfase1">
    <w:name w:val="Grid Table 4 Accent 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styleId="TabeladeLista7Colorida-nfase5">
    <w:name w:val="List Table 7 Colorful Accent 5"/>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styleId="TabeladeGrade1Clara-nfase6">
    <w:name w:val="Grid Table 1 Light Accent 6"/>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styleId="TabeladeGrade3-nfase5">
    <w:name w:val="Grid Table 3 Accent 5"/>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1288046497">
          <w:marLeft w:val="0"/>
          <w:marRight w:val="0"/>
          <w:marTop w:val="0"/>
          <w:marBottom w:val="0"/>
          <w:divBdr>
            <w:top w:val="none" w:sz="0" w:space="0" w:color="auto"/>
            <w:left w:val="none" w:sz="0" w:space="0" w:color="auto"/>
            <w:bottom w:val="none" w:sz="0" w:space="0" w:color="auto"/>
            <w:right w:val="none" w:sz="0" w:space="0" w:color="auto"/>
          </w:divBdr>
        </w:div>
        <w:div w:id="80158046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footer" Target="footer1.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wmf"/><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1.xml"/><Relationship Id="rId16" Type="http://schemas.microsoft.com/office/2016/09/relationships/commentsIds" Target="commentsIds.xml"/><Relationship Id="rId20" Type="http://schemas.openxmlformats.org/officeDocument/2006/relationships/image" Target="media/image4.jpg"/><Relationship Id="rId29" Type="http://schemas.openxmlformats.org/officeDocument/2006/relationships/image" Target="media/image13.PNG"/><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glossaryDocument" Target="glossary/document.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jp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2.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6FBEC776400146FF808C38BDC514E43E"/>
        <w:category>
          <w:name w:val="Geral"/>
          <w:gallery w:val="placeholder"/>
        </w:category>
        <w:types>
          <w:type w:val="bbPlcHdr"/>
        </w:types>
        <w:behaviors>
          <w:behavior w:val="content"/>
        </w:behaviors>
        <w:guid w:val="{357F4653-158E-4699-9F33-FBF314A5487F}"/>
      </w:docPartPr>
      <w:docPartBody>
        <w:p w:rsidR="00B95EA9" w:rsidRDefault="00B95EA9" w:rsidP="00B95EA9">
          <w:pPr>
            <w:pStyle w:val="6FBEC776400146FF808C38BDC514E43E"/>
          </w:pPr>
          <w:r w:rsidRPr="00BB41D3">
            <w:rPr>
              <w:rStyle w:val="TextodoEspaoReservado"/>
            </w:rPr>
            <w:t>[Title]</w:t>
          </w:r>
        </w:p>
      </w:docPartBody>
    </w:docPart>
    <w:docPart>
      <w:docPartPr>
        <w:name w:val="85309D86B392480A8593F92C9E3ECE41"/>
        <w:category>
          <w:name w:val="Geral"/>
          <w:gallery w:val="placeholder"/>
        </w:category>
        <w:types>
          <w:type w:val="bbPlcHdr"/>
        </w:types>
        <w:behaviors>
          <w:behavior w:val="content"/>
        </w:behaviors>
        <w:guid w:val="{73B5E2DD-828D-4FDA-9B82-70700D472020}"/>
      </w:docPartPr>
      <w:docPartBody>
        <w:p w:rsidR="00B41545" w:rsidRDefault="00B41545" w:rsidP="00B41545">
          <w:pPr>
            <w:pStyle w:val="85309D86B392480A8593F92C9E3ECE41"/>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4521"/>
    <w:rsid w:val="00055823"/>
    <w:rsid w:val="00055CDB"/>
    <w:rsid w:val="000642C6"/>
    <w:rsid w:val="00087878"/>
    <w:rsid w:val="000935D5"/>
    <w:rsid w:val="000B2AE1"/>
    <w:rsid w:val="000B6930"/>
    <w:rsid w:val="000C6D6B"/>
    <w:rsid w:val="000E5759"/>
    <w:rsid w:val="00114760"/>
    <w:rsid w:val="0012030F"/>
    <w:rsid w:val="001405FE"/>
    <w:rsid w:val="001751E7"/>
    <w:rsid w:val="0018091C"/>
    <w:rsid w:val="00190B9F"/>
    <w:rsid w:val="001A43E8"/>
    <w:rsid w:val="001A4D91"/>
    <w:rsid w:val="001B4FAE"/>
    <w:rsid w:val="001B5555"/>
    <w:rsid w:val="001D6BDE"/>
    <w:rsid w:val="001E61FF"/>
    <w:rsid w:val="001E7E17"/>
    <w:rsid w:val="00230D1D"/>
    <w:rsid w:val="002461D2"/>
    <w:rsid w:val="00253265"/>
    <w:rsid w:val="00267DE5"/>
    <w:rsid w:val="00272F1F"/>
    <w:rsid w:val="00277E07"/>
    <w:rsid w:val="0029544D"/>
    <w:rsid w:val="002A316A"/>
    <w:rsid w:val="002B05CB"/>
    <w:rsid w:val="002B16B7"/>
    <w:rsid w:val="002B6FF2"/>
    <w:rsid w:val="002C069E"/>
    <w:rsid w:val="002E51A0"/>
    <w:rsid w:val="002F0102"/>
    <w:rsid w:val="00301D27"/>
    <w:rsid w:val="003174E7"/>
    <w:rsid w:val="00323029"/>
    <w:rsid w:val="00330151"/>
    <w:rsid w:val="00365E59"/>
    <w:rsid w:val="00367389"/>
    <w:rsid w:val="00376933"/>
    <w:rsid w:val="003A2939"/>
    <w:rsid w:val="003B3B4F"/>
    <w:rsid w:val="003B663C"/>
    <w:rsid w:val="003D5B66"/>
    <w:rsid w:val="003F2999"/>
    <w:rsid w:val="003F309B"/>
    <w:rsid w:val="003F50E6"/>
    <w:rsid w:val="00402462"/>
    <w:rsid w:val="00403F32"/>
    <w:rsid w:val="0041758C"/>
    <w:rsid w:val="00445641"/>
    <w:rsid w:val="0045613F"/>
    <w:rsid w:val="00471D8B"/>
    <w:rsid w:val="00483965"/>
    <w:rsid w:val="00486688"/>
    <w:rsid w:val="00486A81"/>
    <w:rsid w:val="004938D0"/>
    <w:rsid w:val="004B0E25"/>
    <w:rsid w:val="004B1481"/>
    <w:rsid w:val="004B7306"/>
    <w:rsid w:val="004D12B7"/>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600D9E"/>
    <w:rsid w:val="00604220"/>
    <w:rsid w:val="00613888"/>
    <w:rsid w:val="00620B5D"/>
    <w:rsid w:val="006236A5"/>
    <w:rsid w:val="006245B3"/>
    <w:rsid w:val="00636B86"/>
    <w:rsid w:val="00637F0A"/>
    <w:rsid w:val="0064233F"/>
    <w:rsid w:val="00655720"/>
    <w:rsid w:val="00670A91"/>
    <w:rsid w:val="00682665"/>
    <w:rsid w:val="006A345A"/>
    <w:rsid w:val="006C744F"/>
    <w:rsid w:val="006E43E3"/>
    <w:rsid w:val="006E7157"/>
    <w:rsid w:val="006F263F"/>
    <w:rsid w:val="0070324A"/>
    <w:rsid w:val="00705286"/>
    <w:rsid w:val="007074FF"/>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E4B56"/>
    <w:rsid w:val="008F2080"/>
    <w:rsid w:val="00902EEA"/>
    <w:rsid w:val="00912E12"/>
    <w:rsid w:val="00917905"/>
    <w:rsid w:val="009468A4"/>
    <w:rsid w:val="00967F65"/>
    <w:rsid w:val="009761D2"/>
    <w:rsid w:val="0098144C"/>
    <w:rsid w:val="00981C28"/>
    <w:rsid w:val="009835CD"/>
    <w:rsid w:val="009A5BA3"/>
    <w:rsid w:val="009D066C"/>
    <w:rsid w:val="009D5ED0"/>
    <w:rsid w:val="009E39C8"/>
    <w:rsid w:val="009E3FE8"/>
    <w:rsid w:val="00A202D9"/>
    <w:rsid w:val="00A253B0"/>
    <w:rsid w:val="00A31A72"/>
    <w:rsid w:val="00A474B1"/>
    <w:rsid w:val="00A50F60"/>
    <w:rsid w:val="00A671E8"/>
    <w:rsid w:val="00A717F6"/>
    <w:rsid w:val="00A74D79"/>
    <w:rsid w:val="00A87329"/>
    <w:rsid w:val="00AA66A1"/>
    <w:rsid w:val="00AA6D7E"/>
    <w:rsid w:val="00AB2C2D"/>
    <w:rsid w:val="00AE4949"/>
    <w:rsid w:val="00AE797F"/>
    <w:rsid w:val="00AF06F8"/>
    <w:rsid w:val="00AF0EBB"/>
    <w:rsid w:val="00AF0F88"/>
    <w:rsid w:val="00AF1C9F"/>
    <w:rsid w:val="00AF4148"/>
    <w:rsid w:val="00B03059"/>
    <w:rsid w:val="00B201A1"/>
    <w:rsid w:val="00B41545"/>
    <w:rsid w:val="00B56023"/>
    <w:rsid w:val="00B66D19"/>
    <w:rsid w:val="00B73A44"/>
    <w:rsid w:val="00B74D31"/>
    <w:rsid w:val="00B95EA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C1A0F"/>
    <w:rsid w:val="00CC3997"/>
    <w:rsid w:val="00CC3C1A"/>
    <w:rsid w:val="00CC53AE"/>
    <w:rsid w:val="00CC65E2"/>
    <w:rsid w:val="00CE11BE"/>
    <w:rsid w:val="00CE4745"/>
    <w:rsid w:val="00CE7489"/>
    <w:rsid w:val="00CF459F"/>
    <w:rsid w:val="00CF692C"/>
    <w:rsid w:val="00D012AC"/>
    <w:rsid w:val="00D02DD2"/>
    <w:rsid w:val="00D13D16"/>
    <w:rsid w:val="00D17567"/>
    <w:rsid w:val="00D253D7"/>
    <w:rsid w:val="00D45711"/>
    <w:rsid w:val="00D53D85"/>
    <w:rsid w:val="00D56631"/>
    <w:rsid w:val="00D62565"/>
    <w:rsid w:val="00D66FA7"/>
    <w:rsid w:val="00D8305C"/>
    <w:rsid w:val="00D861F5"/>
    <w:rsid w:val="00D9108A"/>
    <w:rsid w:val="00DB3189"/>
    <w:rsid w:val="00DB4222"/>
    <w:rsid w:val="00DC2853"/>
    <w:rsid w:val="00DC49A8"/>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568C5"/>
    <w:rsid w:val="00E60DFC"/>
    <w:rsid w:val="00E72C7E"/>
    <w:rsid w:val="00E81DA4"/>
    <w:rsid w:val="00E82CB5"/>
    <w:rsid w:val="00EE35CC"/>
    <w:rsid w:val="00EF722B"/>
    <w:rsid w:val="00EF7A3D"/>
    <w:rsid w:val="00F0554A"/>
    <w:rsid w:val="00F34F70"/>
    <w:rsid w:val="00F46C7A"/>
    <w:rsid w:val="00F47B98"/>
    <w:rsid w:val="00F516F1"/>
    <w:rsid w:val="00F538BD"/>
    <w:rsid w:val="00F61576"/>
    <w:rsid w:val="00F828AE"/>
    <w:rsid w:val="00F95B9F"/>
    <w:rsid w:val="00FA0D16"/>
    <w:rsid w:val="00FA6181"/>
    <w:rsid w:val="00FB69A9"/>
    <w:rsid w:val="00FE4AB8"/>
    <w:rsid w:val="00FF6595"/>
    <w:rsid w:val="00FF67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41545"/>
    <w:rPr>
      <w:color w:val="808080"/>
    </w:rPr>
  </w:style>
  <w:style w:type="paragraph" w:customStyle="1" w:styleId="B5972BE893954C1CBE0FB2F2615E055E">
    <w:name w:val="B5972BE893954C1CBE0FB2F2615E055E"/>
    <w:rsid w:val="00B95EA9"/>
    <w:pPr>
      <w:spacing w:after="160" w:line="259" w:lineRule="auto"/>
    </w:pPr>
  </w:style>
  <w:style w:type="paragraph" w:customStyle="1" w:styleId="6FBEC776400146FF808C38BDC514E43E">
    <w:name w:val="6FBEC776400146FF808C38BDC514E43E"/>
    <w:rsid w:val="00B95EA9"/>
    <w:pPr>
      <w:spacing w:after="160" w:line="259" w:lineRule="auto"/>
    </w:pPr>
  </w:style>
  <w:style w:type="paragraph" w:customStyle="1" w:styleId="85309D86B392480A8593F92C9E3ECE41">
    <w:name w:val="85309D86B392480A8593F92C9E3ECE41"/>
    <w:rsid w:val="00B4154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AF70CE-2366-5F43-A5D8-8CF471866A90}">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131837</Words>
  <Characters>711925</Characters>
  <Application>Microsoft Office Word</Application>
  <DocSecurity>0</DocSecurity>
  <Lines>5932</Lines>
  <Paragraphs>1684</Paragraphs>
  <ScaleCrop>false</ScaleCrop>
  <HeadingPairs>
    <vt:vector size="2" baseType="variant">
      <vt:variant>
        <vt:lpstr>Título</vt:lpstr>
      </vt:variant>
      <vt:variant>
        <vt:i4>1</vt:i4>
      </vt:variant>
    </vt:vector>
  </HeadingPairs>
  <TitlesOfParts>
    <vt:vector size="1" baseType="lpstr">
      <vt:lpstr>THE RELATIONSHIPS BETWEEN INDIVIDUAL ADAPTATION, JOB SATISFACTION AND JOB BURNOUT IN SOFTWARE ENGINEERING</vt:lpstr>
    </vt:vector>
  </TitlesOfParts>
  <Company>Toshiba</Company>
  <LinksUpToDate>false</LinksUpToDate>
  <CharactersWithSpaces>842078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RELATIONSHIPS BETWEEN INDIVIDUAL ADAPTATION, JOB SATISFACTION AND JOB BURNOUT IN SOFTWARE ENGINEERING</dc:title>
  <dc:subject/>
  <dc:creator>Cesar Franca</dc:creator>
  <cp:keywords/>
  <dc:description/>
  <cp:lastModifiedBy>Danilo Monteiro Ribeiro</cp:lastModifiedBy>
  <cp:revision>3</cp:revision>
  <cp:lastPrinted>2009-10-30T04:46:00Z</cp:lastPrinted>
  <dcterms:created xsi:type="dcterms:W3CDTF">2020-09-19T20:55:00Z</dcterms:created>
  <dcterms:modified xsi:type="dcterms:W3CDTF">2020-09-19T20:55:00Z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SBUFRGS - ABNT (autoria completa) (Portuguese - Brazil)</vt:lpwstr>
  </property>
  <property fmtid="{D5CDD505-2E9C-101B-9397-08002B2CF9AE}" pid="24" name="Mendeley Unique User Id_1">
    <vt:lpwstr>9fc3de53-a9b1-32f2-9a33-fbd8ceb80cbe</vt:lpwstr>
  </property>
</Properties>
</file>